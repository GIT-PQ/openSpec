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3EA14" w14:textId="77777777" w:rsidR="007D28D6" w:rsidRDefault="007D28D6">
      <w:pPr>
        <w:ind w:left="480" w:firstLine="480"/>
      </w:pPr>
    </w:p>
    <w:p w14:paraId="55F80523" w14:textId="77777777" w:rsidR="007D28D6" w:rsidRDefault="007D28D6">
      <w:pPr>
        <w:ind w:firstLineChars="100" w:firstLine="843"/>
        <w:rPr>
          <w:rFonts w:ascii="黑体" w:eastAsia="黑体" w:hAnsi="宋体"/>
          <w:b/>
          <w:color w:val="000000"/>
          <w:sz w:val="84"/>
          <w:szCs w:val="84"/>
        </w:rPr>
      </w:pPr>
    </w:p>
    <w:p w14:paraId="26EA03EE" w14:textId="77777777" w:rsidR="007D28D6" w:rsidRDefault="007D28D6">
      <w:pPr>
        <w:ind w:firstLineChars="0" w:firstLine="0"/>
        <w:rPr>
          <w:rFonts w:ascii="黑体" w:eastAsia="黑体" w:hAnsi="宋体"/>
          <w:b/>
          <w:color w:val="000000"/>
          <w:sz w:val="84"/>
          <w:szCs w:val="84"/>
        </w:rPr>
      </w:pPr>
    </w:p>
    <w:p w14:paraId="7AA590BB" w14:textId="77777777" w:rsidR="007D28D6" w:rsidRDefault="00000000">
      <w:pPr>
        <w:ind w:firstLineChars="100" w:firstLine="843"/>
        <w:rPr>
          <w:rFonts w:ascii="黑体" w:eastAsia="黑体" w:hAnsi="宋体"/>
          <w:b/>
          <w:sz w:val="52"/>
          <w:szCs w:val="52"/>
        </w:rPr>
      </w:pPr>
      <w:r>
        <w:rPr>
          <w:rFonts w:ascii="黑体" w:eastAsia="黑体" w:hAnsi="宋体" w:hint="eastAsia"/>
          <w:b/>
          <w:color w:val="000000"/>
          <w:sz w:val="84"/>
          <w:szCs w:val="84"/>
        </w:rPr>
        <w:t>硕 士 学 位 论 文</w:t>
      </w:r>
    </w:p>
    <w:p w14:paraId="3CAE5CE1" w14:textId="77777777" w:rsidR="007D28D6" w:rsidRDefault="00000000">
      <w:pPr>
        <w:ind w:firstLineChars="900" w:firstLine="3253"/>
        <w:rPr>
          <w:rFonts w:ascii="黑体" w:eastAsia="黑体"/>
        </w:rPr>
      </w:pPr>
      <w:r>
        <w:rPr>
          <w:rFonts w:ascii="黑体" w:eastAsia="黑体" w:hint="eastAsia"/>
          <w:b/>
          <w:sz w:val="36"/>
          <w:szCs w:val="32"/>
        </w:rPr>
        <w:t>（专业学位硕士）</w:t>
      </w:r>
    </w:p>
    <w:p w14:paraId="082E02D3" w14:textId="77777777" w:rsidR="007D28D6" w:rsidRDefault="007D28D6">
      <w:pPr>
        <w:ind w:firstLine="480"/>
        <w:jc w:val="center"/>
        <w:rPr>
          <w:rFonts w:ascii="黑体" w:eastAsia="黑体"/>
        </w:rPr>
      </w:pPr>
    </w:p>
    <w:p w14:paraId="682F1F62" w14:textId="77777777" w:rsidR="007D28D6" w:rsidRDefault="00000000">
      <w:pPr>
        <w:ind w:firstLine="480"/>
      </w:pPr>
      <w:r>
        <w:rPr>
          <w:rFonts w:hint="eastAsia"/>
        </w:rPr>
        <w:t xml:space="preserve">            </w:t>
      </w:r>
    </w:p>
    <w:p w14:paraId="72D3DE6C" w14:textId="77777777" w:rsidR="007D28D6" w:rsidRDefault="00000000">
      <w:pPr>
        <w:ind w:firstLineChars="0" w:firstLine="0"/>
        <w:jc w:val="center"/>
        <w:rPr>
          <w:rFonts w:ascii="黑体" w:eastAsia="黑体"/>
          <w:b/>
          <w:sz w:val="44"/>
          <w:szCs w:val="44"/>
        </w:rPr>
      </w:pPr>
      <w:r>
        <w:rPr>
          <w:rFonts w:ascii="黑体" w:eastAsia="黑体" w:hint="eastAsia"/>
          <w:b/>
          <w:sz w:val="44"/>
          <w:szCs w:val="44"/>
        </w:rPr>
        <w:t>基于LLM与深度学习的医疗器械专利自动分类研究与应用</w:t>
      </w:r>
    </w:p>
    <w:p w14:paraId="4508BDAF" w14:textId="77777777" w:rsidR="007D28D6" w:rsidRDefault="00000000">
      <w:pPr>
        <w:ind w:firstLineChars="0" w:firstLine="0"/>
        <w:jc w:val="center"/>
      </w:pPr>
      <w:r>
        <w:rPr>
          <w:rFonts w:hint="eastAsia"/>
          <w:b/>
          <w:color w:val="000000"/>
          <w:sz w:val="36"/>
          <w:szCs w:val="36"/>
        </w:rPr>
        <w:t xml:space="preserve">Research and application of medical device patent automatic classification based on LLM and deep learning </w:t>
      </w:r>
      <w:r>
        <w:rPr>
          <w:rFonts w:hint="eastAsia"/>
        </w:rPr>
        <w:t xml:space="preserve">            </w:t>
      </w:r>
    </w:p>
    <w:p w14:paraId="7B61C481" w14:textId="77777777" w:rsidR="007D28D6" w:rsidRDefault="007D28D6">
      <w:pPr>
        <w:ind w:firstLine="480"/>
      </w:pPr>
    </w:p>
    <w:p w14:paraId="70BC7236" w14:textId="77777777" w:rsidR="007D28D6" w:rsidRDefault="007D28D6">
      <w:pPr>
        <w:ind w:firstLine="480"/>
      </w:pPr>
    </w:p>
    <w:p w14:paraId="08766A72" w14:textId="77777777" w:rsidR="007D28D6" w:rsidRDefault="00000000">
      <w:pPr>
        <w:ind w:firstLineChars="794" w:firstLine="2232"/>
        <w:rPr>
          <w:rFonts w:ascii="黑体" w:eastAsia="黑体" w:hAnsi="宋体"/>
          <w:sz w:val="28"/>
          <w:szCs w:val="28"/>
        </w:rPr>
      </w:pPr>
      <w:r>
        <w:rPr>
          <w:rFonts w:ascii="黑体" w:eastAsia="黑体" w:hAnsi="宋体" w:hint="eastAsia"/>
          <w:b/>
          <w:sz w:val="28"/>
          <w:szCs w:val="28"/>
        </w:rPr>
        <w:t>学生姓名</w:t>
      </w:r>
      <w:r>
        <w:rPr>
          <w:rFonts w:ascii="黑体" w:eastAsia="黑体" w:hAnsi="宋体" w:hint="eastAsia"/>
          <w:sz w:val="28"/>
          <w:szCs w:val="28"/>
        </w:rPr>
        <w:t xml:space="preserve"> </w:t>
      </w:r>
      <w:r>
        <w:rPr>
          <w:rFonts w:eastAsia="黑体" w:cs="Times New Roman"/>
          <w:sz w:val="28"/>
          <w:szCs w:val="28"/>
          <w:u w:val="thick"/>
          <w:lang w:bidi="ar"/>
        </w:rPr>
        <w:t xml:space="preserve">       </w:t>
      </w:r>
      <w:r>
        <w:rPr>
          <w:rFonts w:eastAsia="黑体" w:cs="Times New Roman" w:hint="eastAsia"/>
          <w:sz w:val="28"/>
          <w:szCs w:val="28"/>
          <w:u w:val="thick"/>
          <w:lang w:bidi="ar"/>
        </w:rPr>
        <w:t xml:space="preserve">   </w:t>
      </w:r>
      <w:r>
        <w:rPr>
          <w:rFonts w:eastAsia="黑体" w:cs="Times New Roman"/>
          <w:sz w:val="28"/>
          <w:szCs w:val="28"/>
          <w:u w:val="thick"/>
          <w:lang w:bidi="ar"/>
        </w:rPr>
        <w:t xml:space="preserve">      </w:t>
      </w:r>
      <w:r>
        <w:rPr>
          <w:rFonts w:eastAsia="黑体" w:cs="Times New Roman" w:hint="eastAsia"/>
          <w:sz w:val="28"/>
          <w:szCs w:val="28"/>
          <w:u w:val="thick"/>
          <w:lang w:bidi="ar"/>
        </w:rPr>
        <w:t xml:space="preserve">    </w:t>
      </w:r>
      <w:r>
        <w:rPr>
          <w:rFonts w:eastAsia="黑体" w:cs="Times New Roman"/>
          <w:sz w:val="28"/>
          <w:szCs w:val="28"/>
          <w:u w:val="thick"/>
          <w:lang w:bidi="ar"/>
        </w:rPr>
        <w:t xml:space="preserve"> </w:t>
      </w:r>
      <w:r>
        <w:rPr>
          <w:rFonts w:ascii="黑体" w:eastAsia="黑体" w:hAnsi="宋体" w:hint="eastAsia"/>
          <w:sz w:val="28"/>
          <w:szCs w:val="28"/>
        </w:rPr>
        <w:t xml:space="preserve">   </w:t>
      </w:r>
    </w:p>
    <w:p w14:paraId="41DE4F63" w14:textId="77777777" w:rsidR="007D28D6" w:rsidRDefault="00000000">
      <w:pPr>
        <w:ind w:firstLineChars="794" w:firstLine="2232"/>
        <w:rPr>
          <w:rFonts w:ascii="黑体" w:eastAsia="黑体" w:hAnsi="宋体"/>
          <w:sz w:val="28"/>
          <w:szCs w:val="28"/>
        </w:rPr>
      </w:pPr>
      <w:r>
        <w:rPr>
          <w:rFonts w:ascii="黑体" w:eastAsia="黑体" w:hAnsi="宋体" w:hint="eastAsia"/>
          <w:b/>
          <w:sz w:val="28"/>
          <w:szCs w:val="28"/>
        </w:rPr>
        <w:t>指导教师</w:t>
      </w:r>
      <w:r>
        <w:rPr>
          <w:rFonts w:ascii="黑体" w:eastAsia="黑体" w:hAnsi="宋体" w:hint="eastAsia"/>
          <w:sz w:val="28"/>
          <w:szCs w:val="28"/>
        </w:rPr>
        <w:t xml:space="preserve"> </w:t>
      </w:r>
      <w:r>
        <w:rPr>
          <w:rFonts w:eastAsia="黑体" w:cs="Times New Roman"/>
          <w:sz w:val="28"/>
          <w:szCs w:val="28"/>
          <w:u w:val="thick"/>
          <w:lang w:bidi="ar"/>
        </w:rPr>
        <w:t xml:space="preserve">       </w:t>
      </w:r>
      <w:r>
        <w:rPr>
          <w:rFonts w:eastAsia="黑体" w:cs="Times New Roman" w:hint="eastAsia"/>
          <w:sz w:val="28"/>
          <w:szCs w:val="28"/>
          <w:u w:val="thick"/>
          <w:lang w:bidi="ar"/>
        </w:rPr>
        <w:t xml:space="preserve"> </w:t>
      </w:r>
      <w:r>
        <w:rPr>
          <w:rFonts w:eastAsia="黑体" w:cs="Times New Roman"/>
          <w:sz w:val="28"/>
          <w:szCs w:val="28"/>
          <w:u w:val="thick"/>
          <w:lang w:bidi="ar"/>
        </w:rPr>
        <w:t xml:space="preserve">     </w:t>
      </w:r>
      <w:r>
        <w:rPr>
          <w:rFonts w:eastAsia="黑体" w:cs="Times New Roman" w:hint="eastAsia"/>
          <w:sz w:val="28"/>
          <w:szCs w:val="28"/>
          <w:u w:val="thick"/>
          <w:lang w:bidi="ar"/>
        </w:rPr>
        <w:t xml:space="preserve">  </w:t>
      </w:r>
      <w:r>
        <w:rPr>
          <w:rFonts w:eastAsia="黑体" w:cs="Times New Roman"/>
          <w:sz w:val="28"/>
          <w:szCs w:val="28"/>
          <w:u w:val="thick"/>
          <w:lang w:bidi="ar"/>
        </w:rPr>
        <w:t xml:space="preserve">  </w:t>
      </w:r>
      <w:r>
        <w:rPr>
          <w:rFonts w:eastAsia="黑体" w:cs="Times New Roman" w:hint="eastAsia"/>
          <w:sz w:val="28"/>
          <w:szCs w:val="28"/>
          <w:u w:val="thick"/>
          <w:lang w:bidi="ar"/>
        </w:rPr>
        <w:t xml:space="preserve">    </w:t>
      </w:r>
    </w:p>
    <w:p w14:paraId="089856BE" w14:textId="77777777" w:rsidR="007D28D6" w:rsidRDefault="00000000">
      <w:pPr>
        <w:ind w:firstLineChars="794" w:firstLine="2232"/>
        <w:rPr>
          <w:rFonts w:ascii="黑体" w:eastAsia="黑体" w:hAnsi="宋体"/>
          <w:sz w:val="28"/>
          <w:szCs w:val="28"/>
        </w:rPr>
      </w:pPr>
      <w:r>
        <w:rPr>
          <w:rFonts w:ascii="黑体" w:eastAsia="黑体" w:hAnsi="宋体" w:hint="eastAsia"/>
          <w:b/>
          <w:sz w:val="28"/>
          <w:szCs w:val="28"/>
        </w:rPr>
        <w:t>学科专业</w:t>
      </w:r>
      <w:r>
        <w:rPr>
          <w:rFonts w:ascii="黑体" w:eastAsia="黑体" w:hAnsi="宋体" w:hint="eastAsia"/>
          <w:sz w:val="28"/>
          <w:szCs w:val="28"/>
        </w:rPr>
        <w:t xml:space="preserve"> </w:t>
      </w:r>
      <w:r>
        <w:rPr>
          <w:rFonts w:eastAsia="黑体" w:cs="Times New Roman"/>
          <w:sz w:val="28"/>
          <w:szCs w:val="28"/>
          <w:u w:val="thick"/>
          <w:lang w:bidi="ar"/>
        </w:rPr>
        <w:t xml:space="preserve">     </w:t>
      </w:r>
      <w:r>
        <w:rPr>
          <w:rFonts w:eastAsia="黑体" w:cs="Times New Roman" w:hint="eastAsia"/>
          <w:sz w:val="28"/>
          <w:szCs w:val="28"/>
          <w:u w:val="thick"/>
          <w:lang w:bidi="ar"/>
        </w:rPr>
        <w:t xml:space="preserve"> </w:t>
      </w:r>
      <w:r>
        <w:rPr>
          <w:rFonts w:eastAsia="黑体" w:cs="Times New Roman" w:hint="eastAsia"/>
          <w:sz w:val="28"/>
          <w:szCs w:val="28"/>
          <w:u w:val="thick"/>
          <w:lang w:bidi="ar"/>
        </w:rPr>
        <w:t>生物与医药</w:t>
      </w:r>
      <w:r>
        <w:rPr>
          <w:rFonts w:eastAsia="黑体" w:cs="Times New Roman"/>
          <w:sz w:val="28"/>
          <w:szCs w:val="28"/>
          <w:u w:val="thick"/>
          <w:lang w:bidi="ar"/>
        </w:rPr>
        <w:t xml:space="preserve">    </w:t>
      </w:r>
      <w:r>
        <w:rPr>
          <w:rFonts w:eastAsia="黑体" w:cs="Times New Roman" w:hint="eastAsia"/>
          <w:sz w:val="28"/>
          <w:szCs w:val="28"/>
          <w:u w:val="thick"/>
          <w:lang w:bidi="ar"/>
        </w:rPr>
        <w:t xml:space="preserve"> </w:t>
      </w:r>
    </w:p>
    <w:p w14:paraId="57447F54" w14:textId="77777777" w:rsidR="007D28D6" w:rsidRDefault="00000000">
      <w:pPr>
        <w:ind w:firstLineChars="792" w:firstLine="2226"/>
      </w:pPr>
      <w:r>
        <w:rPr>
          <w:rFonts w:ascii="黑体" w:eastAsia="黑体" w:hAnsi="宋体" w:hint="eastAsia"/>
          <w:b/>
          <w:sz w:val="28"/>
          <w:szCs w:val="28"/>
        </w:rPr>
        <w:t>毕业时间</w:t>
      </w:r>
      <w:r>
        <w:rPr>
          <w:rFonts w:ascii="黑体" w:eastAsia="黑体" w:hint="eastAsia"/>
          <w:sz w:val="28"/>
          <w:szCs w:val="28"/>
        </w:rPr>
        <w:t xml:space="preserve"> </w:t>
      </w:r>
      <w:r>
        <w:rPr>
          <w:rFonts w:eastAsia="黑体" w:cs="Times New Roman"/>
          <w:sz w:val="28"/>
          <w:szCs w:val="28"/>
          <w:u w:val="thick"/>
          <w:lang w:bidi="ar"/>
        </w:rPr>
        <w:t xml:space="preserve">   </w:t>
      </w:r>
      <w:r>
        <w:rPr>
          <w:rFonts w:eastAsia="黑体" w:cs="Times New Roman" w:hint="eastAsia"/>
          <w:sz w:val="28"/>
          <w:szCs w:val="28"/>
          <w:u w:val="thick"/>
          <w:lang w:bidi="ar"/>
        </w:rPr>
        <w:t xml:space="preserve"> </w:t>
      </w:r>
      <w:r>
        <w:rPr>
          <w:rFonts w:eastAsia="黑体" w:cs="Times New Roman" w:hint="eastAsia"/>
          <w:sz w:val="28"/>
          <w:szCs w:val="28"/>
          <w:u w:val="thick"/>
          <w:lang w:bidi="ar"/>
        </w:rPr>
        <w:t>二零二六年六月</w:t>
      </w:r>
      <w:r>
        <w:rPr>
          <w:rFonts w:eastAsia="黑体" w:cs="Times New Roman"/>
          <w:sz w:val="28"/>
          <w:szCs w:val="28"/>
          <w:u w:val="thick"/>
          <w:lang w:bidi="ar"/>
        </w:rPr>
        <w:t xml:space="preserve">   </w:t>
      </w:r>
      <w:r>
        <w:rPr>
          <w:rFonts w:ascii="黑体" w:eastAsia="黑体" w:hint="eastAsia"/>
          <w:sz w:val="28"/>
          <w:szCs w:val="28"/>
        </w:rPr>
        <w:t xml:space="preserve">  </w:t>
      </w:r>
    </w:p>
    <w:p w14:paraId="79D59E37" w14:textId="77777777" w:rsidR="007D28D6" w:rsidRDefault="00000000">
      <w:pPr>
        <w:ind w:firstLine="482"/>
        <w:rPr>
          <w:b/>
        </w:rPr>
      </w:pPr>
      <w:r>
        <w:rPr>
          <w:b/>
        </w:rPr>
        <w:br w:type="page"/>
      </w:r>
    </w:p>
    <w:p w14:paraId="1323A8FB" w14:textId="77777777" w:rsidR="007D28D6" w:rsidRDefault="00000000">
      <w:pPr>
        <w:ind w:firstLineChars="0" w:firstLine="0"/>
        <w:jc w:val="center"/>
        <w:rPr>
          <w:rFonts w:ascii="黑体" w:eastAsia="黑体"/>
          <w:bCs/>
          <w:sz w:val="32"/>
          <w:szCs w:val="32"/>
        </w:rPr>
      </w:pPr>
      <w:r>
        <w:rPr>
          <w:rFonts w:ascii="黑体" w:eastAsia="黑体" w:hint="eastAsia"/>
          <w:bCs/>
          <w:sz w:val="32"/>
          <w:szCs w:val="32"/>
        </w:rPr>
        <w:lastRenderedPageBreak/>
        <w:t>基于LLM与深度学习的医疗器械专利自动分类研究与应用</w:t>
      </w:r>
    </w:p>
    <w:p w14:paraId="5A16688B" w14:textId="77777777" w:rsidR="007D28D6" w:rsidRDefault="007D28D6">
      <w:pPr>
        <w:pStyle w:val="a5"/>
        <w:ind w:firstLineChars="0" w:firstLine="0"/>
        <w:rPr>
          <w:rFonts w:ascii="黑体" w:eastAsia="黑体" w:hAnsi="黑体"/>
          <w:color w:val="000000"/>
          <w:sz w:val="32"/>
          <w:szCs w:val="32"/>
        </w:rPr>
      </w:pPr>
    </w:p>
    <w:p w14:paraId="28B581A7"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hint="eastAsia"/>
          <w:color w:val="000000"/>
          <w:sz w:val="28"/>
          <w:szCs w:val="28"/>
        </w:rPr>
        <w:t>学位授予</w:t>
      </w:r>
      <w:r>
        <w:rPr>
          <w:rFonts w:asciiTheme="majorEastAsia" w:eastAsiaTheme="majorEastAsia" w:hAnsiTheme="majorEastAsia"/>
          <w:color w:val="000000"/>
          <w:sz w:val="28"/>
          <w:szCs w:val="28"/>
        </w:rPr>
        <w:t>单位：</w:t>
      </w:r>
      <w:r>
        <w:rPr>
          <w:rFonts w:hAnsi="宋体" w:cs="宋体" w:hint="eastAsia"/>
          <w:color w:val="000000"/>
          <w:sz w:val="28"/>
          <w:szCs w:val="28"/>
        </w:rPr>
        <w:t>沈阳药科大学</w:t>
      </w:r>
      <w:r>
        <w:rPr>
          <w:rFonts w:asciiTheme="majorEastAsia" w:eastAsiaTheme="majorEastAsia" w:hAnsiTheme="majorEastAsia"/>
          <w:color w:val="000000"/>
          <w:sz w:val="28"/>
          <w:szCs w:val="28"/>
        </w:rPr>
        <w:t xml:space="preserve">       </w:t>
      </w:r>
      <w:r>
        <w:rPr>
          <w:rFonts w:asciiTheme="majorEastAsia" w:eastAsiaTheme="majorEastAsia" w:hAnsiTheme="majorEastAsia" w:hint="eastAsia"/>
          <w:color w:val="000000"/>
          <w:sz w:val="28"/>
          <w:szCs w:val="28"/>
        </w:rPr>
        <w:t xml:space="preserve">     </w:t>
      </w:r>
      <w:r>
        <w:rPr>
          <w:rFonts w:asciiTheme="majorEastAsia" w:eastAsiaTheme="majorEastAsia" w:hAnsiTheme="majorEastAsia"/>
          <w:color w:val="000000"/>
          <w:sz w:val="28"/>
          <w:szCs w:val="28"/>
        </w:rPr>
        <w:t>代码：10163</w:t>
      </w:r>
    </w:p>
    <w:p w14:paraId="563B9F63"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研究生姓名：</w:t>
      </w:r>
    </w:p>
    <w:p w14:paraId="485E69E3"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所学专业：</w:t>
      </w:r>
      <w:r>
        <w:rPr>
          <w:rFonts w:hAnsi="宋体" w:cs="宋体" w:hint="eastAsia"/>
          <w:color w:val="000000"/>
          <w:sz w:val="28"/>
          <w:szCs w:val="28"/>
        </w:rPr>
        <w:t>生物与医药</w:t>
      </w:r>
    </w:p>
    <w:p w14:paraId="691109E5"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学位类别：</w:t>
      </w:r>
      <w:r>
        <w:rPr>
          <w:rFonts w:hAnsi="宋体" w:cs="宋体" w:hint="eastAsia"/>
          <w:color w:val="000000"/>
          <w:sz w:val="28"/>
          <w:szCs w:val="28"/>
        </w:rPr>
        <w:t>硕士</w:t>
      </w:r>
    </w:p>
    <w:p w14:paraId="4DB58DA0"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指导教师：           职称：</w:t>
      </w:r>
    </w:p>
    <w:p w14:paraId="4907217F"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评阅人：             职称：</w:t>
      </w:r>
    </w:p>
    <w:p w14:paraId="319CCDF8"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学位论文完成日期：</w:t>
      </w:r>
      <w:r>
        <w:rPr>
          <w:rFonts w:asciiTheme="majorEastAsia" w:eastAsiaTheme="majorEastAsia" w:hAnsiTheme="majorEastAsia" w:hint="eastAsia"/>
          <w:color w:val="000000"/>
          <w:sz w:val="28"/>
          <w:szCs w:val="28"/>
        </w:rPr>
        <w:t>2026</w:t>
      </w:r>
      <w:r>
        <w:rPr>
          <w:rFonts w:hAnsi="宋体" w:cs="宋体" w:hint="eastAsia"/>
          <w:color w:val="000000"/>
          <w:sz w:val="28"/>
          <w:szCs w:val="28"/>
        </w:rPr>
        <w:t>年</w:t>
      </w:r>
      <w:r>
        <w:rPr>
          <w:rFonts w:asciiTheme="majorEastAsia" w:eastAsiaTheme="majorEastAsia" w:hAnsiTheme="majorEastAsia" w:hint="eastAsia"/>
          <w:color w:val="000000"/>
          <w:sz w:val="28"/>
          <w:szCs w:val="28"/>
        </w:rPr>
        <w:t>5</w:t>
      </w:r>
      <w:r>
        <w:rPr>
          <w:rFonts w:hAnsi="宋体" w:cs="宋体" w:hint="eastAsia"/>
          <w:color w:val="000000"/>
          <w:sz w:val="28"/>
          <w:szCs w:val="28"/>
        </w:rPr>
        <w:t>月</w:t>
      </w:r>
    </w:p>
    <w:p w14:paraId="67966BD9"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答辩委员会主席：</w:t>
      </w:r>
    </w:p>
    <w:p w14:paraId="10B44BFC"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答辩时间：</w:t>
      </w:r>
      <w:r>
        <w:rPr>
          <w:rFonts w:asciiTheme="majorEastAsia" w:eastAsiaTheme="majorEastAsia" w:hAnsiTheme="majorEastAsia" w:hint="eastAsia"/>
          <w:color w:val="000000"/>
          <w:sz w:val="28"/>
          <w:szCs w:val="28"/>
        </w:rPr>
        <w:t>2026</w:t>
      </w:r>
      <w:r>
        <w:rPr>
          <w:rFonts w:hAnsi="宋体" w:cs="宋体" w:hint="eastAsia"/>
          <w:color w:val="000000"/>
          <w:sz w:val="28"/>
          <w:szCs w:val="28"/>
        </w:rPr>
        <w:t>年</w:t>
      </w:r>
      <w:r>
        <w:rPr>
          <w:rFonts w:asciiTheme="majorEastAsia" w:eastAsiaTheme="majorEastAsia" w:hAnsiTheme="majorEastAsia" w:hint="eastAsia"/>
          <w:color w:val="000000"/>
          <w:sz w:val="28"/>
          <w:szCs w:val="28"/>
        </w:rPr>
        <w:t>6</w:t>
      </w:r>
      <w:r>
        <w:rPr>
          <w:rFonts w:hAnsi="宋体" w:cs="宋体" w:hint="eastAsia"/>
          <w:color w:val="000000"/>
          <w:sz w:val="28"/>
          <w:szCs w:val="28"/>
        </w:rPr>
        <w:t>月</w:t>
      </w:r>
      <w:r>
        <w:rPr>
          <w:rFonts w:asciiTheme="majorEastAsia" w:eastAsiaTheme="majorEastAsia" w:hAnsiTheme="majorEastAsia" w:hint="eastAsia"/>
          <w:color w:val="000000"/>
          <w:sz w:val="28"/>
          <w:szCs w:val="28"/>
        </w:rPr>
        <w:t>x</w:t>
      </w:r>
      <w:r>
        <w:rPr>
          <w:rFonts w:hAnsi="宋体" w:cs="宋体" w:hint="eastAsia"/>
          <w:color w:val="000000"/>
          <w:sz w:val="28"/>
          <w:szCs w:val="28"/>
        </w:rPr>
        <w:t>日</w:t>
      </w:r>
    </w:p>
    <w:p w14:paraId="6FD3C874"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 xml:space="preserve">计：学位论文   </w:t>
      </w:r>
      <w:r>
        <w:rPr>
          <w:rFonts w:asciiTheme="majorEastAsia" w:eastAsiaTheme="majorEastAsia" w:hAnsiTheme="majorEastAsia" w:hint="eastAsia"/>
          <w:color w:val="000000"/>
          <w:sz w:val="28"/>
          <w:szCs w:val="28"/>
        </w:rPr>
        <w:t xml:space="preserve"> </w:t>
      </w:r>
      <w:r>
        <w:rPr>
          <w:rFonts w:asciiTheme="majorEastAsia" w:eastAsiaTheme="majorEastAsia" w:hAnsiTheme="majorEastAsia"/>
          <w:color w:val="000000"/>
          <w:sz w:val="28"/>
          <w:szCs w:val="28"/>
        </w:rPr>
        <w:t>页</w:t>
      </w:r>
    </w:p>
    <w:p w14:paraId="2ABDF60A"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 xml:space="preserve">        表格   </w:t>
      </w:r>
      <w:r>
        <w:rPr>
          <w:rFonts w:asciiTheme="majorEastAsia" w:eastAsiaTheme="majorEastAsia" w:hAnsiTheme="majorEastAsia" w:hint="eastAsia"/>
          <w:color w:val="000000"/>
          <w:sz w:val="28"/>
          <w:szCs w:val="28"/>
        </w:rPr>
        <w:t xml:space="preserve"> </w:t>
      </w:r>
      <w:r>
        <w:rPr>
          <w:rFonts w:asciiTheme="majorEastAsia" w:eastAsiaTheme="majorEastAsia" w:hAnsiTheme="majorEastAsia"/>
          <w:color w:val="000000"/>
          <w:sz w:val="28"/>
          <w:szCs w:val="28"/>
        </w:rPr>
        <w:t>个</w:t>
      </w:r>
    </w:p>
    <w:p w14:paraId="5494A6B0"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t xml:space="preserve">        插图 </w:t>
      </w:r>
      <w:r>
        <w:rPr>
          <w:rFonts w:asciiTheme="majorEastAsia" w:eastAsiaTheme="majorEastAsia" w:hAnsiTheme="majorEastAsia" w:hint="eastAsia"/>
          <w:color w:val="000000"/>
          <w:sz w:val="28"/>
          <w:szCs w:val="28"/>
        </w:rPr>
        <w:t xml:space="preserve"> </w:t>
      </w:r>
      <w:r>
        <w:rPr>
          <w:rFonts w:asciiTheme="majorEastAsia" w:eastAsiaTheme="majorEastAsia" w:hAnsiTheme="majorEastAsia"/>
          <w:color w:val="000000"/>
          <w:sz w:val="28"/>
          <w:szCs w:val="28"/>
        </w:rPr>
        <w:t xml:space="preserve">  幅</w:t>
      </w:r>
    </w:p>
    <w:p w14:paraId="65CB8B99" w14:textId="77777777" w:rsidR="007D28D6" w:rsidRDefault="00000000">
      <w:pPr>
        <w:ind w:firstLine="560"/>
        <w:rPr>
          <w:rFonts w:asciiTheme="majorEastAsia" w:eastAsiaTheme="majorEastAsia" w:hAnsiTheme="majorEastAsia"/>
          <w:color w:val="000000"/>
          <w:sz w:val="28"/>
          <w:szCs w:val="28"/>
        </w:rPr>
      </w:pPr>
      <w:r>
        <w:rPr>
          <w:rFonts w:asciiTheme="majorEastAsia" w:eastAsiaTheme="majorEastAsia" w:hAnsiTheme="majorEastAsia"/>
          <w:color w:val="000000"/>
          <w:sz w:val="28"/>
          <w:szCs w:val="28"/>
        </w:rPr>
        <w:br w:type="page"/>
      </w:r>
    </w:p>
    <w:p w14:paraId="4CB7485E" w14:textId="77777777" w:rsidR="007D28D6" w:rsidRDefault="00000000">
      <w:pPr>
        <w:ind w:firstLineChars="0" w:firstLine="0"/>
        <w:jc w:val="center"/>
        <w:rPr>
          <w:rFonts w:ascii="黑体" w:eastAsia="黑体"/>
          <w:bCs/>
          <w:sz w:val="32"/>
          <w:szCs w:val="32"/>
        </w:rPr>
      </w:pPr>
      <w:r>
        <w:rPr>
          <w:rFonts w:ascii="黑体" w:eastAsia="黑体" w:hint="eastAsia"/>
          <w:bCs/>
          <w:sz w:val="32"/>
          <w:szCs w:val="32"/>
        </w:rPr>
        <w:lastRenderedPageBreak/>
        <w:t>基于LLM与深度学习的医疗器械专利自动分类研究与应用</w:t>
      </w:r>
    </w:p>
    <w:p w14:paraId="2E602B8C" w14:textId="77777777" w:rsidR="007D28D6" w:rsidRDefault="007D28D6">
      <w:pPr>
        <w:pStyle w:val="a5"/>
        <w:ind w:firstLineChars="0" w:firstLine="0"/>
        <w:rPr>
          <w:rFonts w:asciiTheme="majorEastAsia" w:eastAsiaTheme="majorEastAsia" w:hAnsiTheme="majorEastAsia"/>
          <w:color w:val="000000"/>
          <w:sz w:val="28"/>
          <w:szCs w:val="28"/>
        </w:rPr>
      </w:pPr>
    </w:p>
    <w:p w14:paraId="3A7354D4"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hint="eastAsia"/>
          <w:color w:val="000000"/>
          <w:sz w:val="28"/>
          <w:szCs w:val="28"/>
        </w:rPr>
        <w:t>研究生姓名：</w:t>
      </w:r>
    </w:p>
    <w:p w14:paraId="758A20FA" w14:textId="77777777" w:rsidR="007D28D6" w:rsidRDefault="007D28D6">
      <w:pPr>
        <w:pStyle w:val="a5"/>
        <w:ind w:firstLine="560"/>
        <w:rPr>
          <w:rFonts w:asciiTheme="majorEastAsia" w:eastAsiaTheme="majorEastAsia" w:hAnsiTheme="majorEastAsia"/>
          <w:color w:val="000000"/>
          <w:sz w:val="28"/>
          <w:szCs w:val="28"/>
        </w:rPr>
      </w:pPr>
    </w:p>
    <w:p w14:paraId="4F202077"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hint="eastAsia"/>
          <w:color w:val="000000"/>
          <w:sz w:val="28"/>
          <w:szCs w:val="28"/>
        </w:rPr>
        <w:t>导</w:t>
      </w:r>
      <w:r>
        <w:rPr>
          <w:rFonts w:asciiTheme="majorEastAsia" w:eastAsiaTheme="majorEastAsia" w:hAnsiTheme="majorEastAsia"/>
          <w:color w:val="000000"/>
          <w:sz w:val="28"/>
          <w:szCs w:val="28"/>
        </w:rPr>
        <w:t xml:space="preserve"> </w:t>
      </w:r>
      <w:r>
        <w:rPr>
          <w:rFonts w:asciiTheme="majorEastAsia" w:eastAsiaTheme="majorEastAsia" w:hAnsiTheme="majorEastAsia" w:hint="eastAsia"/>
          <w:color w:val="000000"/>
          <w:sz w:val="28"/>
          <w:szCs w:val="28"/>
        </w:rPr>
        <w:t>师</w:t>
      </w:r>
      <w:r>
        <w:rPr>
          <w:rFonts w:asciiTheme="majorEastAsia" w:eastAsiaTheme="majorEastAsia" w:hAnsiTheme="majorEastAsia"/>
          <w:color w:val="000000"/>
          <w:sz w:val="28"/>
          <w:szCs w:val="28"/>
        </w:rPr>
        <w:t xml:space="preserve"> </w:t>
      </w:r>
      <w:r>
        <w:rPr>
          <w:rFonts w:asciiTheme="majorEastAsia" w:eastAsiaTheme="majorEastAsia" w:hAnsiTheme="majorEastAsia" w:hint="eastAsia"/>
          <w:color w:val="000000"/>
          <w:sz w:val="28"/>
          <w:szCs w:val="28"/>
        </w:rPr>
        <w:t>姓名：</w:t>
      </w:r>
    </w:p>
    <w:p w14:paraId="1E8A42A2" w14:textId="77777777" w:rsidR="007D28D6" w:rsidRDefault="007D28D6">
      <w:pPr>
        <w:pStyle w:val="a5"/>
        <w:ind w:firstLine="560"/>
        <w:rPr>
          <w:rFonts w:asciiTheme="majorEastAsia" w:eastAsiaTheme="majorEastAsia" w:hAnsiTheme="majorEastAsia"/>
          <w:color w:val="000000"/>
          <w:sz w:val="28"/>
          <w:szCs w:val="28"/>
        </w:rPr>
      </w:pPr>
    </w:p>
    <w:p w14:paraId="392B0CAE"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hint="eastAsia"/>
          <w:color w:val="000000"/>
          <w:sz w:val="28"/>
          <w:szCs w:val="28"/>
        </w:rPr>
        <w:t>答辩委员会主席：</w:t>
      </w:r>
    </w:p>
    <w:p w14:paraId="43924228" w14:textId="77777777" w:rsidR="007D28D6" w:rsidRDefault="007D28D6">
      <w:pPr>
        <w:pStyle w:val="a5"/>
        <w:ind w:firstLine="560"/>
        <w:rPr>
          <w:rFonts w:asciiTheme="majorEastAsia" w:eastAsiaTheme="majorEastAsia" w:hAnsiTheme="majorEastAsia"/>
          <w:color w:val="000000"/>
          <w:sz w:val="28"/>
          <w:szCs w:val="28"/>
        </w:rPr>
      </w:pPr>
    </w:p>
    <w:p w14:paraId="5D00D54B"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hint="eastAsia"/>
          <w:color w:val="000000"/>
          <w:sz w:val="28"/>
          <w:szCs w:val="28"/>
        </w:rPr>
        <w:t>答辩委员会委员：</w:t>
      </w:r>
    </w:p>
    <w:p w14:paraId="04037325" w14:textId="77777777" w:rsidR="007D28D6" w:rsidRDefault="007D28D6">
      <w:pPr>
        <w:pStyle w:val="a5"/>
        <w:ind w:firstLine="560"/>
        <w:rPr>
          <w:rFonts w:asciiTheme="majorEastAsia" w:eastAsiaTheme="majorEastAsia" w:hAnsiTheme="majorEastAsia"/>
          <w:color w:val="000000"/>
          <w:sz w:val="28"/>
          <w:szCs w:val="28"/>
        </w:rPr>
      </w:pPr>
    </w:p>
    <w:p w14:paraId="1364FE34"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hint="eastAsia"/>
          <w:color w:val="000000"/>
          <w:sz w:val="28"/>
          <w:szCs w:val="28"/>
        </w:rPr>
        <w:t>申请学位级别：硕士学位</w:t>
      </w:r>
      <w:r>
        <w:rPr>
          <w:rFonts w:asciiTheme="majorEastAsia" w:eastAsiaTheme="majorEastAsia" w:hAnsiTheme="majorEastAsia"/>
          <w:color w:val="000000"/>
          <w:sz w:val="28"/>
          <w:szCs w:val="28"/>
        </w:rPr>
        <w:t xml:space="preserve"> </w:t>
      </w:r>
      <w:r>
        <w:rPr>
          <w:rFonts w:asciiTheme="majorEastAsia" w:eastAsiaTheme="majorEastAsia" w:hAnsiTheme="majorEastAsia" w:hint="eastAsia"/>
          <w:color w:val="000000"/>
          <w:sz w:val="28"/>
          <w:szCs w:val="28"/>
        </w:rPr>
        <w:t xml:space="preserve">     专业名称：生物与医药</w:t>
      </w:r>
    </w:p>
    <w:p w14:paraId="2478C75E" w14:textId="77777777" w:rsidR="007D28D6" w:rsidRDefault="00000000">
      <w:pPr>
        <w:pStyle w:val="a5"/>
        <w:ind w:firstLine="560"/>
        <w:rPr>
          <w:rFonts w:asciiTheme="majorEastAsia" w:eastAsiaTheme="majorEastAsia" w:hAnsiTheme="majorEastAsia"/>
          <w:color w:val="000000"/>
          <w:sz w:val="28"/>
          <w:szCs w:val="28"/>
        </w:rPr>
      </w:pPr>
      <w:r>
        <w:rPr>
          <w:rFonts w:asciiTheme="majorEastAsia" w:eastAsiaTheme="majorEastAsia" w:hAnsiTheme="majorEastAsia" w:hint="eastAsia"/>
          <w:color w:val="000000"/>
          <w:sz w:val="28"/>
          <w:szCs w:val="28"/>
        </w:rPr>
        <w:t>答辩日期：</w:t>
      </w:r>
    </w:p>
    <w:p w14:paraId="488516A6" w14:textId="77777777" w:rsidR="007D28D6" w:rsidRDefault="00000000">
      <w:pPr>
        <w:ind w:firstLine="560"/>
        <w:rPr>
          <w:rFonts w:ascii="黑体" w:eastAsia="黑体" w:hAnsi="宋体" w:cs="宋体"/>
          <w:b/>
          <w:color w:val="000000"/>
          <w:sz w:val="32"/>
          <w:szCs w:val="32"/>
        </w:rPr>
      </w:pPr>
      <w:r>
        <w:rPr>
          <w:rFonts w:asciiTheme="majorEastAsia" w:eastAsiaTheme="majorEastAsia" w:hAnsiTheme="majorEastAsia"/>
          <w:color w:val="000000"/>
          <w:sz w:val="28"/>
          <w:szCs w:val="28"/>
        </w:rPr>
        <w:br w:type="page"/>
      </w:r>
    </w:p>
    <w:p w14:paraId="34C2AC4E" w14:textId="77777777" w:rsidR="007D28D6" w:rsidRDefault="007D28D6">
      <w:pPr>
        <w:widowControl/>
        <w:ind w:firstLineChars="0" w:firstLine="0"/>
        <w:jc w:val="center"/>
        <w:rPr>
          <w:rFonts w:ascii="黑体" w:eastAsia="黑体" w:hAnsi="宋体" w:cs="宋体"/>
          <w:b/>
          <w:color w:val="000000"/>
          <w:sz w:val="32"/>
          <w:szCs w:val="32"/>
        </w:rPr>
      </w:pPr>
    </w:p>
    <w:p w14:paraId="2B59098C" w14:textId="77777777" w:rsidR="007D28D6" w:rsidRDefault="00000000">
      <w:pPr>
        <w:widowControl/>
        <w:ind w:firstLineChars="0" w:firstLine="0"/>
        <w:jc w:val="center"/>
        <w:rPr>
          <w:rFonts w:ascii="黑体" w:eastAsia="黑体" w:hAnsi="宋体" w:cs="宋体"/>
          <w:b/>
          <w:color w:val="000000"/>
          <w:kern w:val="0"/>
          <w:sz w:val="32"/>
          <w:szCs w:val="32"/>
        </w:rPr>
      </w:pPr>
      <w:r>
        <w:rPr>
          <w:rFonts w:ascii="黑体" w:eastAsia="黑体" w:hAnsi="宋体" w:cs="宋体"/>
          <w:b/>
          <w:color w:val="000000"/>
          <w:kern w:val="0"/>
          <w:sz w:val="32"/>
          <w:szCs w:val="32"/>
        </w:rPr>
        <w:t>关于学位论文独立完成和内容创新的声明</w:t>
      </w:r>
    </w:p>
    <w:p w14:paraId="11D01834" w14:textId="77777777" w:rsidR="007D28D6" w:rsidRDefault="007D28D6">
      <w:pPr>
        <w:widowControl/>
        <w:ind w:firstLine="480"/>
        <w:jc w:val="center"/>
        <w:rPr>
          <w:rFonts w:ascii="宋体" w:hAnsi="宋体" w:cs="宋体"/>
          <w:color w:val="000000"/>
          <w:kern w:val="0"/>
        </w:rPr>
      </w:pPr>
    </w:p>
    <w:p w14:paraId="773D3C48" w14:textId="77777777" w:rsidR="007D28D6" w:rsidRDefault="00000000">
      <w:pPr>
        <w:ind w:firstLineChars="225" w:firstLine="540"/>
      </w:pPr>
      <w:r>
        <w:rPr>
          <w:rFonts w:hint="eastAsia"/>
        </w:rPr>
        <w:t>本人郑重声明：</w:t>
      </w:r>
      <w:r>
        <w:t xml:space="preserve"> </w:t>
      </w:r>
      <w:r>
        <w:rPr>
          <w:rFonts w:hint="eastAsia"/>
        </w:rPr>
        <w:t>所呈交的学位论文是本人在导师的指导下进行的研究工作及所取得的成果。论文中除已注明引用和致谢的内容外，不包含其他个人已经发表或撰写过的研究成果，也不包含为获得任何教育机构的学位或证书而使用过的材料，对论文研究做出贡献的个人或集体，均在论文中作了明确声明并表示了谢意。本声明的法律责任由本人承担。</w:t>
      </w:r>
    </w:p>
    <w:p w14:paraId="033E9B9C" w14:textId="77777777" w:rsidR="007D28D6" w:rsidRDefault="007D28D6">
      <w:pPr>
        <w:spacing w:line="600" w:lineRule="exact"/>
        <w:ind w:firstLine="480"/>
      </w:pPr>
    </w:p>
    <w:p w14:paraId="13E4501E" w14:textId="77777777" w:rsidR="007D28D6" w:rsidRDefault="00000000">
      <w:pPr>
        <w:spacing w:line="600" w:lineRule="exact"/>
        <w:ind w:firstLine="480"/>
        <w:rPr>
          <w:u w:val="single"/>
        </w:rPr>
      </w:pPr>
      <w:r>
        <w:rPr>
          <w:rFonts w:hint="eastAsia"/>
        </w:rPr>
        <w:t>学位论文作者签名：</w:t>
      </w:r>
      <w:r>
        <w:rPr>
          <w:u w:val="single"/>
        </w:rPr>
        <w:t xml:space="preserve">              </w:t>
      </w:r>
      <w:r>
        <w:t xml:space="preserve">  </w:t>
      </w:r>
      <w:r>
        <w:rPr>
          <w:rFonts w:hint="eastAsia"/>
        </w:rPr>
        <w:t xml:space="preserve">   </w:t>
      </w:r>
      <w:r>
        <w:rPr>
          <w:rFonts w:hint="eastAsia"/>
        </w:rPr>
        <w:t>日</w:t>
      </w:r>
      <w:r>
        <w:t xml:space="preserve">    </w:t>
      </w:r>
      <w:r>
        <w:rPr>
          <w:rFonts w:hint="eastAsia"/>
        </w:rPr>
        <w:t>期</w:t>
      </w:r>
      <w:r>
        <w:t xml:space="preserve">    </w:t>
      </w:r>
      <w:r>
        <w:rPr>
          <w:rFonts w:hint="eastAsia"/>
        </w:rPr>
        <w:t>：</w:t>
      </w:r>
      <w:r>
        <w:rPr>
          <w:u w:val="single"/>
        </w:rPr>
        <w:t xml:space="preserve">              </w:t>
      </w:r>
    </w:p>
    <w:p w14:paraId="38E25B54" w14:textId="77777777" w:rsidR="007D28D6" w:rsidRDefault="007D28D6">
      <w:pPr>
        <w:ind w:firstLine="560"/>
        <w:rPr>
          <w:rFonts w:ascii="宋体" w:hAnsi="宋体" w:cs="宋体"/>
          <w:bCs/>
          <w:spacing w:val="20"/>
        </w:rPr>
      </w:pPr>
    </w:p>
    <w:p w14:paraId="5ED67A7C" w14:textId="77777777" w:rsidR="007D28D6" w:rsidRDefault="007D28D6">
      <w:pPr>
        <w:widowControl/>
        <w:spacing w:line="400" w:lineRule="exact"/>
        <w:ind w:firstLine="880"/>
        <w:jc w:val="center"/>
        <w:rPr>
          <w:rFonts w:ascii="黑体" w:eastAsia="黑体" w:hAnsi="宋体" w:cs="宋体"/>
          <w:color w:val="000000"/>
          <w:sz w:val="44"/>
        </w:rPr>
      </w:pPr>
    </w:p>
    <w:p w14:paraId="6525C022" w14:textId="77777777" w:rsidR="007D28D6" w:rsidRDefault="007D28D6">
      <w:pPr>
        <w:widowControl/>
        <w:spacing w:line="400" w:lineRule="exact"/>
        <w:ind w:firstLine="880"/>
        <w:jc w:val="center"/>
        <w:rPr>
          <w:rFonts w:ascii="黑体" w:eastAsia="黑体" w:hAnsi="宋体" w:cs="宋体"/>
          <w:color w:val="000000"/>
          <w:sz w:val="44"/>
        </w:rPr>
      </w:pPr>
    </w:p>
    <w:p w14:paraId="7448D76D" w14:textId="77777777" w:rsidR="007D28D6" w:rsidRDefault="007D28D6">
      <w:pPr>
        <w:widowControl/>
        <w:spacing w:line="400" w:lineRule="exact"/>
        <w:ind w:firstLine="880"/>
        <w:jc w:val="center"/>
        <w:rPr>
          <w:rFonts w:ascii="黑体" w:eastAsia="黑体" w:hAnsi="宋体" w:cs="宋体"/>
          <w:color w:val="000000"/>
          <w:sz w:val="44"/>
        </w:rPr>
      </w:pPr>
    </w:p>
    <w:p w14:paraId="297D7333" w14:textId="77777777" w:rsidR="007D28D6" w:rsidRDefault="007D28D6">
      <w:pPr>
        <w:widowControl/>
        <w:spacing w:line="400" w:lineRule="exact"/>
        <w:ind w:firstLine="880"/>
        <w:jc w:val="center"/>
        <w:rPr>
          <w:rFonts w:ascii="黑体" w:eastAsia="黑体" w:hAnsi="宋体" w:cs="宋体"/>
          <w:color w:val="000000"/>
          <w:sz w:val="44"/>
        </w:rPr>
      </w:pPr>
    </w:p>
    <w:p w14:paraId="4CB93615" w14:textId="77777777" w:rsidR="007D28D6" w:rsidRDefault="007D28D6">
      <w:pPr>
        <w:widowControl/>
        <w:spacing w:line="400" w:lineRule="exact"/>
        <w:ind w:firstLine="880"/>
        <w:jc w:val="center"/>
        <w:rPr>
          <w:rFonts w:ascii="黑体" w:eastAsia="黑体" w:hAnsi="宋体" w:cs="宋体"/>
          <w:color w:val="000000"/>
          <w:sz w:val="44"/>
        </w:rPr>
      </w:pPr>
    </w:p>
    <w:p w14:paraId="785C9333" w14:textId="77777777" w:rsidR="007D28D6" w:rsidRDefault="007D28D6">
      <w:pPr>
        <w:widowControl/>
        <w:spacing w:line="400" w:lineRule="exact"/>
        <w:ind w:firstLine="880"/>
        <w:jc w:val="center"/>
        <w:rPr>
          <w:rFonts w:ascii="黑体" w:eastAsia="黑体" w:hAnsi="宋体" w:cs="宋体"/>
          <w:color w:val="000000"/>
          <w:sz w:val="44"/>
        </w:rPr>
      </w:pPr>
    </w:p>
    <w:p w14:paraId="128807FD" w14:textId="77777777" w:rsidR="007D28D6" w:rsidRDefault="007D28D6">
      <w:pPr>
        <w:widowControl/>
        <w:spacing w:line="400" w:lineRule="exact"/>
        <w:ind w:firstLine="880"/>
        <w:jc w:val="center"/>
        <w:rPr>
          <w:rFonts w:ascii="黑体" w:eastAsia="黑体" w:hAnsi="宋体" w:cs="宋体"/>
          <w:color w:val="000000"/>
          <w:sz w:val="44"/>
        </w:rPr>
      </w:pPr>
    </w:p>
    <w:p w14:paraId="07A71D27" w14:textId="77777777" w:rsidR="007D28D6" w:rsidRDefault="007D28D6">
      <w:pPr>
        <w:widowControl/>
        <w:spacing w:line="400" w:lineRule="exact"/>
        <w:ind w:firstLine="880"/>
        <w:jc w:val="center"/>
        <w:rPr>
          <w:rFonts w:ascii="黑体" w:eastAsia="黑体" w:hAnsi="宋体" w:cs="宋体"/>
          <w:color w:val="000000"/>
          <w:sz w:val="44"/>
        </w:rPr>
      </w:pPr>
    </w:p>
    <w:p w14:paraId="31160309" w14:textId="77777777" w:rsidR="007D28D6" w:rsidRDefault="007D28D6">
      <w:pPr>
        <w:widowControl/>
        <w:spacing w:line="400" w:lineRule="exact"/>
        <w:ind w:firstLine="880"/>
        <w:jc w:val="center"/>
        <w:rPr>
          <w:rFonts w:ascii="黑体" w:eastAsia="黑体" w:hAnsi="宋体" w:cs="宋体"/>
          <w:color w:val="000000"/>
          <w:sz w:val="44"/>
        </w:rPr>
      </w:pPr>
    </w:p>
    <w:p w14:paraId="347F4E01" w14:textId="77777777" w:rsidR="007D28D6" w:rsidRDefault="007D28D6">
      <w:pPr>
        <w:widowControl/>
        <w:spacing w:line="400" w:lineRule="exact"/>
        <w:ind w:firstLine="880"/>
        <w:jc w:val="center"/>
        <w:rPr>
          <w:rFonts w:ascii="黑体" w:eastAsia="黑体" w:hAnsi="宋体" w:cs="宋体"/>
          <w:color w:val="000000"/>
          <w:sz w:val="44"/>
        </w:rPr>
      </w:pPr>
    </w:p>
    <w:p w14:paraId="12E05F1F" w14:textId="77777777" w:rsidR="007D28D6" w:rsidRDefault="007D28D6">
      <w:pPr>
        <w:widowControl/>
        <w:spacing w:line="400" w:lineRule="exact"/>
        <w:ind w:firstLine="880"/>
        <w:jc w:val="center"/>
        <w:rPr>
          <w:rFonts w:ascii="黑体" w:eastAsia="黑体" w:hAnsi="宋体" w:cs="宋体"/>
          <w:color w:val="000000"/>
          <w:sz w:val="44"/>
        </w:rPr>
      </w:pPr>
    </w:p>
    <w:p w14:paraId="44ADEB2C" w14:textId="77777777" w:rsidR="007D28D6" w:rsidRDefault="007D28D6">
      <w:pPr>
        <w:widowControl/>
        <w:spacing w:line="400" w:lineRule="exact"/>
        <w:ind w:firstLine="880"/>
        <w:jc w:val="center"/>
        <w:rPr>
          <w:rFonts w:ascii="黑体" w:eastAsia="黑体" w:hAnsi="宋体" w:cs="宋体"/>
          <w:color w:val="000000"/>
          <w:sz w:val="44"/>
        </w:rPr>
      </w:pPr>
    </w:p>
    <w:p w14:paraId="5F23D8B0" w14:textId="77777777" w:rsidR="007D28D6" w:rsidRDefault="007D28D6">
      <w:pPr>
        <w:widowControl/>
        <w:spacing w:line="400" w:lineRule="exact"/>
        <w:ind w:firstLine="880"/>
        <w:jc w:val="center"/>
        <w:rPr>
          <w:rFonts w:ascii="黑体" w:eastAsia="黑体" w:hAnsi="宋体" w:cs="宋体"/>
          <w:color w:val="000000"/>
          <w:sz w:val="44"/>
        </w:rPr>
      </w:pPr>
    </w:p>
    <w:p w14:paraId="7D3CD2BE" w14:textId="77777777" w:rsidR="007D28D6" w:rsidRDefault="007D28D6">
      <w:pPr>
        <w:widowControl/>
        <w:spacing w:line="400" w:lineRule="exact"/>
        <w:ind w:firstLine="880"/>
        <w:jc w:val="center"/>
        <w:rPr>
          <w:rFonts w:ascii="黑体" w:eastAsia="黑体" w:hAnsi="宋体" w:cs="宋体"/>
          <w:color w:val="000000"/>
          <w:sz w:val="44"/>
        </w:rPr>
      </w:pPr>
    </w:p>
    <w:p w14:paraId="216DB810" w14:textId="77777777" w:rsidR="007D28D6" w:rsidRDefault="007D28D6">
      <w:pPr>
        <w:widowControl/>
        <w:spacing w:line="400" w:lineRule="exact"/>
        <w:ind w:firstLine="880"/>
        <w:jc w:val="center"/>
        <w:rPr>
          <w:rFonts w:ascii="黑体" w:eastAsia="黑体" w:hAnsi="宋体" w:cs="宋体"/>
          <w:color w:val="000000"/>
          <w:sz w:val="44"/>
        </w:rPr>
      </w:pPr>
    </w:p>
    <w:p w14:paraId="093B0D2A" w14:textId="77777777" w:rsidR="007D28D6" w:rsidRDefault="007D28D6">
      <w:pPr>
        <w:widowControl/>
        <w:spacing w:line="400" w:lineRule="exact"/>
        <w:ind w:firstLine="880"/>
        <w:jc w:val="center"/>
        <w:rPr>
          <w:rFonts w:ascii="黑体" w:eastAsia="黑体" w:hAnsi="宋体" w:cs="宋体"/>
          <w:color w:val="000000"/>
          <w:sz w:val="44"/>
        </w:rPr>
      </w:pPr>
    </w:p>
    <w:p w14:paraId="3974C572" w14:textId="77777777" w:rsidR="007D28D6" w:rsidRDefault="007D28D6">
      <w:pPr>
        <w:widowControl/>
        <w:spacing w:line="400" w:lineRule="exact"/>
        <w:ind w:firstLine="880"/>
        <w:jc w:val="center"/>
        <w:rPr>
          <w:rFonts w:ascii="黑体" w:eastAsia="黑体" w:hAnsi="宋体" w:cs="宋体"/>
          <w:color w:val="000000"/>
          <w:sz w:val="44"/>
        </w:rPr>
      </w:pPr>
    </w:p>
    <w:p w14:paraId="4FC7814D" w14:textId="77777777" w:rsidR="007D28D6" w:rsidRDefault="007D28D6">
      <w:pPr>
        <w:widowControl/>
        <w:spacing w:line="400" w:lineRule="exact"/>
        <w:ind w:firstLine="880"/>
        <w:jc w:val="center"/>
        <w:rPr>
          <w:rFonts w:ascii="黑体" w:eastAsia="黑体" w:hAnsi="宋体" w:cs="宋体"/>
          <w:color w:val="000000"/>
          <w:sz w:val="44"/>
        </w:rPr>
      </w:pPr>
    </w:p>
    <w:p w14:paraId="33B84D7A" w14:textId="77777777" w:rsidR="007D28D6" w:rsidRDefault="007D28D6">
      <w:pPr>
        <w:spacing w:before="100" w:beforeAutospacing="1" w:after="100" w:afterAutospacing="1"/>
        <w:ind w:firstLine="482"/>
        <w:rPr>
          <w:rFonts w:cs="Times New Roman"/>
          <w:b/>
        </w:rPr>
      </w:pPr>
    </w:p>
    <w:p w14:paraId="40810761" w14:textId="77777777" w:rsidR="007D28D6" w:rsidRDefault="007D28D6">
      <w:pPr>
        <w:widowControl/>
        <w:ind w:firstLine="643"/>
        <w:rPr>
          <w:rFonts w:eastAsia="黑体" w:cs="宋体"/>
          <w:b/>
          <w:color w:val="000000"/>
          <w:sz w:val="32"/>
          <w:szCs w:val="32"/>
          <w:lang w:bidi="ar"/>
        </w:rPr>
        <w:sectPr w:rsidR="007D28D6">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851" w:footer="992" w:gutter="0"/>
          <w:cols w:space="720"/>
          <w:docGrid w:type="lines" w:linePitch="333"/>
        </w:sectPr>
      </w:pPr>
    </w:p>
    <w:p w14:paraId="3104E7B6" w14:textId="77777777" w:rsidR="007D28D6" w:rsidRDefault="007D28D6">
      <w:pPr>
        <w:widowControl/>
        <w:ind w:firstLine="643"/>
        <w:rPr>
          <w:rFonts w:eastAsia="黑体" w:cs="宋体"/>
          <w:b/>
          <w:color w:val="000000"/>
          <w:sz w:val="32"/>
          <w:szCs w:val="32"/>
          <w:lang w:bidi="ar"/>
        </w:rPr>
      </w:pPr>
    </w:p>
    <w:p w14:paraId="2439F1EF" w14:textId="77777777" w:rsidR="007D28D6" w:rsidRDefault="00000000">
      <w:pPr>
        <w:widowControl/>
        <w:ind w:firstLineChars="0" w:firstLine="0"/>
        <w:jc w:val="center"/>
        <w:rPr>
          <w:rFonts w:eastAsia="黑体" w:cs="宋体"/>
          <w:b/>
          <w:color w:val="000000"/>
          <w:sz w:val="32"/>
          <w:szCs w:val="32"/>
        </w:rPr>
      </w:pPr>
      <w:r>
        <w:rPr>
          <w:rFonts w:eastAsia="黑体" w:cs="黑体" w:hint="eastAsia"/>
          <w:b/>
          <w:color w:val="000000"/>
          <w:sz w:val="32"/>
          <w:szCs w:val="32"/>
          <w:lang w:bidi="ar"/>
        </w:rPr>
        <w:t>学位论文版权使用授权书</w:t>
      </w:r>
    </w:p>
    <w:p w14:paraId="5E0315DE" w14:textId="77777777" w:rsidR="007D28D6" w:rsidRDefault="00000000">
      <w:pPr>
        <w:widowControl/>
        <w:ind w:firstLine="480"/>
        <w:jc w:val="center"/>
        <w:rPr>
          <w:rFonts w:eastAsia="黑体" w:cs="宋体"/>
          <w:color w:val="000000"/>
        </w:rPr>
      </w:pPr>
      <w:r>
        <w:rPr>
          <w:rFonts w:eastAsia="黑体" w:cs="宋体"/>
          <w:color w:val="000000"/>
          <w:lang w:bidi="ar"/>
        </w:rPr>
        <w:t xml:space="preserve"> </w:t>
      </w:r>
    </w:p>
    <w:p w14:paraId="376AE0C2" w14:textId="77777777" w:rsidR="007D28D6" w:rsidRDefault="00000000">
      <w:pPr>
        <w:ind w:firstLine="480"/>
        <w:rPr>
          <w:rFonts w:cs="宋体"/>
          <w:color w:val="000000"/>
        </w:rPr>
      </w:pPr>
      <w:r>
        <w:rPr>
          <w:rFonts w:hint="eastAsia"/>
        </w:rPr>
        <w:t>论文《基于</w:t>
      </w:r>
      <w:r>
        <w:rPr>
          <w:rFonts w:hint="eastAsia"/>
        </w:rPr>
        <w:t>LLM</w:t>
      </w:r>
      <w:r>
        <w:rPr>
          <w:rFonts w:hint="eastAsia"/>
        </w:rPr>
        <w:t>与深度学习的医疗器械专利自动分类研究与应用》</w:t>
      </w:r>
      <w:r>
        <w:rPr>
          <w:rFonts w:cs="宋体" w:hint="eastAsia"/>
          <w:color w:val="000000"/>
          <w:lang w:bidi="ar"/>
        </w:rPr>
        <w:t>系</w:t>
      </w:r>
      <w:r>
        <w:rPr>
          <w:rFonts w:cs="宋体"/>
          <w:color w:val="000000"/>
          <w:u w:val="single"/>
          <w:lang w:bidi="ar"/>
        </w:rPr>
        <w:t xml:space="preserve"> </w:t>
      </w:r>
      <w:r>
        <w:rPr>
          <w:rFonts w:cs="宋体" w:hint="eastAsia"/>
          <w:color w:val="000000"/>
          <w:u w:val="single"/>
          <w:lang w:bidi="ar"/>
        </w:rPr>
        <w:t>医疗器械</w:t>
      </w:r>
      <w:r>
        <w:rPr>
          <w:rFonts w:cs="宋体"/>
          <w:color w:val="000000"/>
          <w:u w:val="single"/>
          <w:lang w:bidi="ar"/>
        </w:rPr>
        <w:t xml:space="preserve"> </w:t>
      </w:r>
      <w:r>
        <w:rPr>
          <w:rFonts w:cs="宋体" w:hint="eastAsia"/>
          <w:color w:val="000000"/>
          <w:lang w:bidi="ar"/>
        </w:rPr>
        <w:t>学院</w:t>
      </w:r>
      <w:r>
        <w:rPr>
          <w:rFonts w:cs="宋体"/>
          <w:color w:val="000000"/>
          <w:u w:val="single"/>
          <w:lang w:bidi="ar"/>
        </w:rPr>
        <w:t xml:space="preserve"> </w:t>
      </w:r>
      <w:r>
        <w:rPr>
          <w:rFonts w:cs="宋体" w:hint="eastAsia"/>
          <w:color w:val="000000"/>
          <w:u w:val="single"/>
          <w:lang w:bidi="ar"/>
        </w:rPr>
        <w:t>生物与医药</w:t>
      </w:r>
      <w:r>
        <w:rPr>
          <w:rFonts w:cs="宋体"/>
          <w:color w:val="000000"/>
          <w:u w:val="single"/>
          <w:lang w:bidi="ar"/>
        </w:rPr>
        <w:t xml:space="preserve"> </w:t>
      </w:r>
      <w:r>
        <w:rPr>
          <w:rFonts w:cs="宋体" w:hint="eastAsia"/>
          <w:color w:val="000000"/>
          <w:lang w:bidi="ar"/>
        </w:rPr>
        <w:t>专业</w:t>
      </w:r>
      <w:r>
        <w:rPr>
          <w:rFonts w:cs="宋体"/>
          <w:color w:val="000000"/>
          <w:u w:val="single"/>
          <w:lang w:bidi="ar"/>
        </w:rPr>
        <w:t xml:space="preserve"> </w:t>
      </w:r>
      <w:r>
        <w:rPr>
          <w:rFonts w:cs="宋体" w:hint="eastAsia"/>
          <w:color w:val="000000"/>
          <w:u w:val="single"/>
          <w:lang w:bidi="ar"/>
        </w:rPr>
        <w:t xml:space="preserve">     </w:t>
      </w:r>
      <w:r>
        <w:rPr>
          <w:rFonts w:cs="宋体" w:hint="eastAsia"/>
          <w:color w:val="000000"/>
          <w:lang w:bidi="ar"/>
        </w:rPr>
        <w:t>在沈阳药科大学攻读博士□</w:t>
      </w:r>
      <w:r>
        <w:rPr>
          <w:rFonts w:cs="宋体"/>
          <w:color w:val="000000"/>
          <w:lang w:bidi="ar"/>
        </w:rPr>
        <w:t>/</w:t>
      </w:r>
      <w:r>
        <w:rPr>
          <w:rFonts w:cs="宋体" w:hint="eastAsia"/>
          <w:color w:val="000000"/>
          <w:lang w:bidi="ar"/>
        </w:rPr>
        <w:t>硕士</w:t>
      </w:r>
      <w:r>
        <w:rPr>
          <w:rFonts w:cs="宋体"/>
          <w:b/>
          <w:bCs/>
          <w:color w:val="000000"/>
          <w:lang w:bidi="ar"/>
        </w:rPr>
        <w:fldChar w:fldCharType="begin"/>
      </w:r>
      <w:r>
        <w:rPr>
          <w:rFonts w:cs="宋体"/>
          <w:b/>
          <w:bCs/>
          <w:color w:val="000000"/>
          <w:lang w:bidi="ar"/>
        </w:rPr>
        <w:instrText xml:space="preserve"> EQ \o\ac(</w:instrText>
      </w:r>
      <w:r>
        <w:rPr>
          <w:rFonts w:cs="宋体" w:hint="eastAsia"/>
          <w:b/>
          <w:bCs/>
          <w:color w:val="000000"/>
          <w:lang w:bidi="ar"/>
        </w:rPr>
        <w:instrText>□</w:instrText>
      </w:r>
      <w:r>
        <w:rPr>
          <w:rFonts w:cs="宋体" w:hint="eastAsia"/>
          <w:b/>
          <w:bCs/>
          <w:color w:val="000000"/>
          <w:lang w:bidi="ar"/>
        </w:rPr>
        <w:instrText>,</w:instrText>
      </w:r>
      <w:r>
        <w:rPr>
          <w:rFonts w:cs="宋体" w:hint="eastAsia"/>
          <w:b/>
          <w:bCs/>
          <w:color w:val="000000"/>
          <w:position w:val="2"/>
          <w:lang w:bidi="ar"/>
        </w:rPr>
        <w:instrText>√</w:instrText>
      </w:r>
      <w:r>
        <w:rPr>
          <w:rFonts w:cs="宋体"/>
          <w:b/>
          <w:bCs/>
          <w:color w:val="000000"/>
          <w:lang w:bidi="ar"/>
        </w:rPr>
        <w:instrText>)</w:instrText>
      </w:r>
      <w:r>
        <w:rPr>
          <w:rFonts w:cs="宋体"/>
          <w:b/>
          <w:bCs/>
          <w:color w:val="000000"/>
          <w:lang w:bidi="ar"/>
        </w:rPr>
        <w:fldChar w:fldCharType="end"/>
      </w:r>
      <w:r>
        <w:rPr>
          <w:rFonts w:cs="宋体" w:hint="eastAsia"/>
          <w:color w:val="000000"/>
          <w:lang w:bidi="ar"/>
        </w:rPr>
        <w:t>学位期间完成的作品。</w:t>
      </w:r>
    </w:p>
    <w:p w14:paraId="1A3D36AA" w14:textId="77777777" w:rsidR="007D28D6" w:rsidRDefault="00000000">
      <w:pPr>
        <w:widowControl/>
        <w:ind w:firstLine="480"/>
        <w:rPr>
          <w:rFonts w:cs="宋体"/>
          <w:color w:val="000000"/>
        </w:rPr>
      </w:pPr>
      <w:r>
        <w:rPr>
          <w:rFonts w:cs="宋体" w:hint="eastAsia"/>
          <w:color w:val="000000"/>
          <w:lang w:bidi="ar"/>
        </w:rPr>
        <w:t>本学位论文作者完全了解学校有关保留、使用学位论文的规定，同意学校保留并向国家有关部门或机构送交论文的印刷件和电子版，允许论文被查阅和借阅。本人授权沈阳药科大学可以将本学位论文的全部或部分内容编入有关数据库进行检索，可以采用影印、缩印或扫描等其他复制手段保存和汇编本学位论文。</w:t>
      </w:r>
    </w:p>
    <w:p w14:paraId="3966D679" w14:textId="77777777" w:rsidR="007D28D6" w:rsidRDefault="00000000">
      <w:pPr>
        <w:widowControl/>
        <w:ind w:firstLineChars="0" w:firstLine="0"/>
        <w:rPr>
          <w:rFonts w:cs="宋体"/>
          <w:color w:val="000000"/>
        </w:rPr>
      </w:pPr>
      <w:r>
        <w:rPr>
          <w:rFonts w:cs="宋体" w:hint="eastAsia"/>
          <w:color w:val="000000"/>
          <w:lang w:bidi="ar"/>
        </w:rPr>
        <w:t>（涉密、内部论文在解密后适用本授权书）</w:t>
      </w:r>
    </w:p>
    <w:p w14:paraId="393EBB12" w14:textId="77777777" w:rsidR="007D28D6" w:rsidRDefault="00000000">
      <w:pPr>
        <w:widowControl/>
        <w:ind w:firstLineChars="0" w:firstLine="0"/>
        <w:rPr>
          <w:rFonts w:cs="宋体"/>
          <w:color w:val="000000"/>
        </w:rPr>
      </w:pPr>
      <w:r>
        <w:rPr>
          <w:rFonts w:cs="宋体" w:hint="eastAsia"/>
          <w:color w:val="000000"/>
          <w:lang w:bidi="ar"/>
        </w:rPr>
        <w:t>本学位论文属于</w:t>
      </w:r>
    </w:p>
    <w:p w14:paraId="369B7695" w14:textId="77777777" w:rsidR="007D28D6" w:rsidRDefault="00000000">
      <w:pPr>
        <w:widowControl/>
        <w:ind w:firstLineChars="0" w:firstLine="0"/>
        <w:rPr>
          <w:rFonts w:cs="宋体"/>
          <w:color w:val="000000"/>
        </w:rPr>
      </w:pPr>
      <w:r>
        <w:rPr>
          <w:rFonts w:cs="宋体"/>
          <w:color w:val="000000"/>
          <w:lang w:bidi="ar"/>
        </w:rPr>
        <w:t>1</w:t>
      </w:r>
      <w:r>
        <w:rPr>
          <w:rFonts w:cs="宋体" w:hint="eastAsia"/>
          <w:color w:val="000000"/>
          <w:lang w:bidi="ar"/>
        </w:rPr>
        <w:t>、内部论文（</w:t>
      </w:r>
      <w:r>
        <w:rPr>
          <w:rFonts w:cs="宋体"/>
          <w:color w:val="000000"/>
          <w:lang w:bidi="ar"/>
        </w:rPr>
        <w:t xml:space="preserve"> </w:t>
      </w:r>
      <w:r>
        <w:rPr>
          <w:rFonts w:cs="宋体" w:hint="eastAsia"/>
          <w:color w:val="000000"/>
          <w:lang w:bidi="ar"/>
        </w:rPr>
        <w:t>√</w:t>
      </w:r>
      <w:r>
        <w:rPr>
          <w:rFonts w:cs="宋体"/>
          <w:color w:val="000000"/>
          <w:lang w:bidi="ar"/>
        </w:rPr>
        <w:t xml:space="preserve"> </w:t>
      </w:r>
      <w:r>
        <w:rPr>
          <w:rFonts w:cs="宋体" w:hint="eastAsia"/>
          <w:color w:val="000000"/>
          <w:lang w:bidi="ar"/>
        </w:rPr>
        <w:t>）（期限</w:t>
      </w:r>
      <w:r>
        <w:rPr>
          <w:rFonts w:cs="宋体"/>
          <w:color w:val="000000"/>
          <w:u w:val="single"/>
          <w:lang w:bidi="ar"/>
        </w:rPr>
        <w:t xml:space="preserve">   </w:t>
      </w:r>
      <w:r>
        <w:rPr>
          <w:rFonts w:cs="宋体" w:hint="eastAsia"/>
          <w:color w:val="000000"/>
          <w:u w:val="single"/>
          <w:lang w:bidi="ar"/>
        </w:rPr>
        <w:t>10</w:t>
      </w:r>
      <w:r>
        <w:rPr>
          <w:rFonts w:cs="宋体"/>
          <w:color w:val="000000"/>
          <w:u w:val="single"/>
          <w:lang w:bidi="ar"/>
        </w:rPr>
        <w:t xml:space="preserve">   </w:t>
      </w:r>
      <w:r>
        <w:rPr>
          <w:rFonts w:cs="宋体" w:hint="eastAsia"/>
          <w:color w:val="000000"/>
          <w:lang w:bidi="ar"/>
        </w:rPr>
        <w:t>年；注：不公开年限不超过年）</w:t>
      </w:r>
    </w:p>
    <w:p w14:paraId="05211231" w14:textId="77777777" w:rsidR="007D28D6" w:rsidRDefault="00000000">
      <w:pPr>
        <w:widowControl/>
        <w:ind w:firstLineChars="0" w:firstLine="0"/>
        <w:rPr>
          <w:rFonts w:cs="宋体"/>
          <w:color w:val="000000"/>
          <w:u w:val="single"/>
        </w:rPr>
      </w:pPr>
      <w:r>
        <w:rPr>
          <w:rFonts w:cs="宋体"/>
          <w:color w:val="000000"/>
          <w:lang w:bidi="ar"/>
        </w:rPr>
        <w:t>2</w:t>
      </w:r>
      <w:r>
        <w:rPr>
          <w:rFonts w:cs="宋体" w:hint="eastAsia"/>
          <w:color w:val="000000"/>
          <w:lang w:bidi="ar"/>
        </w:rPr>
        <w:t>、公开论文（</w:t>
      </w:r>
      <w:r>
        <w:rPr>
          <w:rFonts w:cs="宋体"/>
          <w:color w:val="000000"/>
          <w:lang w:bidi="ar"/>
        </w:rPr>
        <w:t xml:space="preserve">   </w:t>
      </w:r>
      <w:r>
        <w:rPr>
          <w:rFonts w:cs="宋体" w:hint="eastAsia"/>
          <w:color w:val="000000"/>
          <w:lang w:bidi="ar"/>
        </w:rPr>
        <w:t>）</w:t>
      </w:r>
    </w:p>
    <w:p w14:paraId="60C39008" w14:textId="77777777" w:rsidR="007D28D6" w:rsidRDefault="00000000">
      <w:pPr>
        <w:widowControl/>
        <w:ind w:firstLineChars="0" w:firstLine="0"/>
        <w:rPr>
          <w:rFonts w:cs="宋体"/>
          <w:color w:val="000000"/>
        </w:rPr>
      </w:pPr>
      <w:r>
        <w:rPr>
          <w:rFonts w:cs="宋体" w:hint="eastAsia"/>
          <w:color w:val="000000"/>
          <w:lang w:bidi="ar"/>
        </w:rPr>
        <w:t>（请在以上相应方框内打“√”）</w:t>
      </w:r>
    </w:p>
    <w:p w14:paraId="49795F84" w14:textId="77777777" w:rsidR="007D28D6" w:rsidRDefault="00000000">
      <w:pPr>
        <w:widowControl/>
        <w:ind w:firstLineChars="650" w:firstLine="1560"/>
        <w:jc w:val="left"/>
        <w:rPr>
          <w:rFonts w:cs="宋体"/>
          <w:color w:val="000000"/>
          <w:kern w:val="0"/>
        </w:rPr>
      </w:pPr>
      <w:r>
        <w:rPr>
          <w:rFonts w:ascii="宋体" w:cs="宋体" w:hint="eastAsia"/>
          <w:color w:val="000000"/>
          <w:kern w:val="0"/>
        </w:rPr>
        <w:t xml:space="preserve">学位论文作者签名：        </w:t>
      </w:r>
      <w:r>
        <w:rPr>
          <w:rFonts w:ascii="宋体" w:hAnsi="宋体" w:cs="宋体"/>
          <w:color w:val="000000"/>
          <w:kern w:val="0"/>
        </w:rPr>
        <w:t xml:space="preserve"> </w:t>
      </w:r>
      <w:r>
        <w:rPr>
          <w:rFonts w:ascii="宋体" w:hAnsi="宋体" w:cs="宋体" w:hint="eastAsia"/>
          <w:color w:val="000000"/>
          <w:kern w:val="0"/>
        </w:rPr>
        <w:t xml:space="preserve">      </w:t>
      </w:r>
      <w:r>
        <w:rPr>
          <w:rFonts w:ascii="宋体" w:hAnsi="宋体" w:cs="宋体"/>
          <w:color w:val="000000"/>
          <w:kern w:val="0"/>
        </w:rPr>
        <w:t xml:space="preserve">    </w:t>
      </w:r>
      <w:r>
        <w:rPr>
          <w:rFonts w:cs="宋体" w:hint="eastAsia"/>
          <w:color w:val="000000"/>
          <w:kern w:val="0"/>
        </w:rPr>
        <w:t>年</w:t>
      </w:r>
      <w:r>
        <w:rPr>
          <w:rFonts w:ascii="宋体" w:hAnsi="宋体" w:cs="宋体"/>
          <w:color w:val="000000"/>
          <w:kern w:val="0"/>
        </w:rPr>
        <w:t xml:space="preserve">   </w:t>
      </w:r>
      <w:r>
        <w:rPr>
          <w:rFonts w:cs="宋体" w:hint="eastAsia"/>
          <w:color w:val="000000"/>
          <w:kern w:val="0"/>
        </w:rPr>
        <w:t>月</w:t>
      </w:r>
      <w:r>
        <w:rPr>
          <w:rFonts w:ascii="宋体" w:hAnsi="宋体" w:cs="宋体"/>
          <w:color w:val="000000"/>
          <w:kern w:val="0"/>
        </w:rPr>
        <w:t xml:space="preserve">   </w:t>
      </w:r>
      <w:r>
        <w:rPr>
          <w:rFonts w:cs="宋体" w:hint="eastAsia"/>
          <w:color w:val="000000"/>
          <w:kern w:val="0"/>
        </w:rPr>
        <w:t>日</w:t>
      </w:r>
    </w:p>
    <w:p w14:paraId="50523846" w14:textId="77777777" w:rsidR="007D28D6" w:rsidRDefault="007D28D6">
      <w:pPr>
        <w:widowControl/>
        <w:ind w:firstLine="480"/>
        <w:jc w:val="left"/>
        <w:rPr>
          <w:rFonts w:ascii="宋体" w:cs="宋体"/>
          <w:color w:val="000000"/>
          <w:kern w:val="0"/>
        </w:rPr>
      </w:pPr>
    </w:p>
    <w:p w14:paraId="7D45AFCA" w14:textId="77777777" w:rsidR="007D28D6" w:rsidRDefault="00000000">
      <w:pPr>
        <w:widowControl/>
        <w:ind w:firstLineChars="650" w:firstLine="1560"/>
        <w:jc w:val="left"/>
        <w:rPr>
          <w:rFonts w:ascii="宋体" w:hAnsi="宋体" w:cs="宋体"/>
          <w:color w:val="000000"/>
          <w:kern w:val="0"/>
          <w:sz w:val="28"/>
        </w:rPr>
      </w:pPr>
      <w:r>
        <w:rPr>
          <w:rFonts w:ascii="宋体" w:cs="宋体" w:hint="eastAsia"/>
          <w:color w:val="000000"/>
          <w:kern w:val="0"/>
        </w:rPr>
        <w:t xml:space="preserve">导师签名：                      </w:t>
      </w:r>
      <w:r>
        <w:rPr>
          <w:rFonts w:ascii="宋体" w:hAnsi="宋体" w:cs="宋体"/>
          <w:color w:val="000000"/>
          <w:kern w:val="0"/>
        </w:rPr>
        <w:t xml:space="preserve">     </w:t>
      </w:r>
      <w:r>
        <w:rPr>
          <w:rFonts w:cs="宋体" w:hint="eastAsia"/>
          <w:color w:val="000000"/>
          <w:kern w:val="0"/>
        </w:rPr>
        <w:t>年</w:t>
      </w:r>
      <w:r>
        <w:rPr>
          <w:rFonts w:ascii="宋体" w:hAnsi="宋体" w:cs="宋体"/>
          <w:color w:val="000000"/>
          <w:kern w:val="0"/>
        </w:rPr>
        <w:t xml:space="preserve">   </w:t>
      </w:r>
      <w:r>
        <w:rPr>
          <w:rFonts w:cs="宋体" w:hint="eastAsia"/>
          <w:color w:val="000000"/>
          <w:kern w:val="0"/>
        </w:rPr>
        <w:t>月</w:t>
      </w:r>
      <w:r>
        <w:rPr>
          <w:rFonts w:ascii="宋体" w:hAnsi="宋体" w:cs="宋体"/>
          <w:color w:val="000000"/>
          <w:kern w:val="0"/>
        </w:rPr>
        <w:t xml:space="preserve">   </w:t>
      </w:r>
      <w:r>
        <w:rPr>
          <w:rFonts w:cs="宋体" w:hint="eastAsia"/>
          <w:color w:val="000000"/>
          <w:kern w:val="0"/>
        </w:rPr>
        <w:t>日</w:t>
      </w:r>
    </w:p>
    <w:p w14:paraId="7575DAD4" w14:textId="77777777" w:rsidR="007D28D6" w:rsidRDefault="00000000">
      <w:pPr>
        <w:ind w:firstLine="480"/>
        <w:rPr>
          <w:rFonts w:asciiTheme="majorHAnsi" w:eastAsiaTheme="majorEastAsia" w:hAnsiTheme="majorHAnsi" w:cstheme="majorBidi"/>
          <w:b/>
          <w:color w:val="2D53A0" w:themeColor="accent1" w:themeShade="BF"/>
          <w:kern w:val="0"/>
          <w:sz w:val="32"/>
          <w:szCs w:val="32"/>
        </w:rPr>
      </w:pPr>
      <w:r>
        <w:rPr>
          <w:rFonts w:ascii="宋体" w:hAnsi="宋体" w:cs="Times New Roman" w:hint="eastAsia"/>
        </w:rPr>
        <w:br w:type="page"/>
      </w:r>
    </w:p>
    <w:sdt>
      <w:sdtPr>
        <w:rPr>
          <w:rFonts w:ascii="黑体" w:eastAsia="黑体" w:hAnsi="黑体" w:cs="黑体" w:hint="eastAsia"/>
          <w:sz w:val="36"/>
          <w:szCs w:val="36"/>
          <w:lang w:val="zh-CN"/>
        </w:rPr>
        <w:id w:val="-796071412"/>
        <w:docPartObj>
          <w:docPartGallery w:val="Table of Contents"/>
          <w:docPartUnique/>
        </w:docPartObj>
      </w:sdtPr>
      <w:sdtEndPr>
        <w:rPr>
          <w:b/>
          <w:bCs/>
        </w:rPr>
      </w:sdtEndPr>
      <w:sdtContent>
        <w:p w14:paraId="4559005C" w14:textId="77777777" w:rsidR="007D28D6" w:rsidRDefault="00000000">
          <w:pPr>
            <w:ind w:firstLineChars="0" w:firstLine="0"/>
            <w:jc w:val="center"/>
            <w:rPr>
              <w:rFonts w:ascii="黑体" w:eastAsia="黑体" w:hAnsi="黑体" w:cs="黑体"/>
              <w:sz w:val="36"/>
              <w:szCs w:val="36"/>
            </w:rPr>
          </w:pPr>
          <w:r>
            <w:rPr>
              <w:rFonts w:ascii="黑体" w:eastAsia="黑体" w:hAnsi="黑体" w:cs="黑体" w:hint="eastAsia"/>
              <w:sz w:val="36"/>
              <w:szCs w:val="36"/>
              <w:lang w:val="zh-CN"/>
            </w:rPr>
            <w:t>目录</w:t>
          </w:r>
        </w:p>
        <w:p w14:paraId="026FA151" w14:textId="77777777" w:rsidR="007D28D6" w:rsidRDefault="00000000">
          <w:pPr>
            <w:pStyle w:val="TOC1"/>
            <w:tabs>
              <w:tab w:val="right" w:leader="dot" w:pos="9072"/>
            </w:tabs>
          </w:pPr>
          <w:r>
            <w:fldChar w:fldCharType="begin"/>
          </w:r>
          <w:r>
            <w:instrText xml:space="preserve"> TOC \o "1-3" \h \z \u </w:instrText>
          </w:r>
          <w:r>
            <w:fldChar w:fldCharType="separate"/>
          </w:r>
          <w:hyperlink w:anchor="_Toc2755" w:history="1">
            <w:r>
              <w:rPr>
                <w:rFonts w:hint="eastAsia"/>
              </w:rPr>
              <w:t>摘要</w:t>
            </w:r>
            <w:r>
              <w:tab/>
            </w:r>
            <w:r>
              <w:fldChar w:fldCharType="begin"/>
            </w:r>
            <w:r>
              <w:instrText xml:space="preserve"> PAGEREF _Toc2755 \h </w:instrText>
            </w:r>
            <w:r>
              <w:fldChar w:fldCharType="separate"/>
            </w:r>
            <w:r>
              <w:t>I</w:t>
            </w:r>
            <w:r>
              <w:fldChar w:fldCharType="end"/>
            </w:r>
          </w:hyperlink>
        </w:p>
        <w:p w14:paraId="0F8C5661" w14:textId="77777777" w:rsidR="007D28D6" w:rsidRDefault="00000000">
          <w:pPr>
            <w:pStyle w:val="TOC1"/>
            <w:tabs>
              <w:tab w:val="right" w:leader="dot" w:pos="9072"/>
            </w:tabs>
          </w:pPr>
          <w:hyperlink w:anchor="_Toc17973" w:history="1">
            <w:r>
              <w:rPr>
                <w:rFonts w:hint="eastAsia"/>
                <w:bCs/>
              </w:rPr>
              <w:t>ABSTRACT</w:t>
            </w:r>
            <w:r>
              <w:tab/>
            </w:r>
            <w:r>
              <w:fldChar w:fldCharType="begin"/>
            </w:r>
            <w:r>
              <w:instrText xml:space="preserve"> PAGEREF _Toc17973 \h </w:instrText>
            </w:r>
            <w:r>
              <w:fldChar w:fldCharType="separate"/>
            </w:r>
            <w:r>
              <w:t>II</w:t>
            </w:r>
            <w:r>
              <w:fldChar w:fldCharType="end"/>
            </w:r>
          </w:hyperlink>
        </w:p>
        <w:p w14:paraId="15DA7254" w14:textId="77777777" w:rsidR="007D28D6" w:rsidRDefault="00000000">
          <w:pPr>
            <w:pStyle w:val="TOC1"/>
            <w:tabs>
              <w:tab w:val="right" w:leader="dot" w:pos="9072"/>
            </w:tabs>
          </w:pPr>
          <w:hyperlink w:anchor="_Toc25605" w:history="1">
            <w:r>
              <w:rPr>
                <w:rFonts w:hint="eastAsia"/>
                <w:szCs w:val="30"/>
              </w:rPr>
              <w:t>第一章</w:t>
            </w:r>
            <w:r>
              <w:rPr>
                <w:rFonts w:hint="eastAsia"/>
                <w:szCs w:val="30"/>
              </w:rPr>
              <w:t xml:space="preserve"> </w:t>
            </w:r>
            <w:r>
              <w:rPr>
                <w:rFonts w:hint="eastAsia"/>
              </w:rPr>
              <w:t>绪论</w:t>
            </w:r>
            <w:r>
              <w:tab/>
            </w:r>
            <w:r>
              <w:fldChar w:fldCharType="begin"/>
            </w:r>
            <w:r>
              <w:instrText xml:space="preserve"> PAGEREF _Toc25605 \h </w:instrText>
            </w:r>
            <w:r>
              <w:fldChar w:fldCharType="separate"/>
            </w:r>
            <w:r>
              <w:t>1</w:t>
            </w:r>
            <w:r>
              <w:fldChar w:fldCharType="end"/>
            </w:r>
          </w:hyperlink>
        </w:p>
        <w:p w14:paraId="7860B5A3" w14:textId="77777777" w:rsidR="007D28D6" w:rsidRDefault="00000000">
          <w:pPr>
            <w:pStyle w:val="TOC2"/>
            <w:tabs>
              <w:tab w:val="clear" w:pos="9062"/>
              <w:tab w:val="right" w:leader="dot" w:pos="9072"/>
            </w:tabs>
          </w:pPr>
          <w:hyperlink w:anchor="_Toc6159" w:history="1">
            <w:r>
              <w:rPr>
                <w:szCs w:val="28"/>
              </w:rPr>
              <w:t xml:space="preserve">1.1 </w:t>
            </w:r>
            <w:r>
              <w:rPr>
                <w:rFonts w:hint="eastAsia"/>
              </w:rPr>
              <w:t>研究背景及意义</w:t>
            </w:r>
            <w:r>
              <w:tab/>
            </w:r>
            <w:r>
              <w:fldChar w:fldCharType="begin"/>
            </w:r>
            <w:r>
              <w:instrText xml:space="preserve"> PAGEREF _Toc6159 \h </w:instrText>
            </w:r>
            <w:r>
              <w:fldChar w:fldCharType="separate"/>
            </w:r>
            <w:r>
              <w:t>1</w:t>
            </w:r>
            <w:r>
              <w:fldChar w:fldCharType="end"/>
            </w:r>
          </w:hyperlink>
        </w:p>
        <w:p w14:paraId="3125261A" w14:textId="77777777" w:rsidR="007D28D6" w:rsidRDefault="00000000">
          <w:pPr>
            <w:pStyle w:val="TOC3"/>
            <w:tabs>
              <w:tab w:val="right" w:leader="dot" w:pos="9072"/>
            </w:tabs>
            <w:ind w:left="960"/>
          </w:pPr>
          <w:hyperlink w:anchor="_Toc6574" w:history="1">
            <w:r>
              <w:t xml:space="preserve">1.1.1 </w:t>
            </w:r>
            <w:r>
              <w:rPr>
                <w:rFonts w:hint="eastAsia"/>
              </w:rPr>
              <w:t>研究背景</w:t>
            </w:r>
            <w:r>
              <w:tab/>
            </w:r>
            <w:r>
              <w:fldChar w:fldCharType="begin"/>
            </w:r>
            <w:r>
              <w:instrText xml:space="preserve"> PAGEREF _Toc6574 \h </w:instrText>
            </w:r>
            <w:r>
              <w:fldChar w:fldCharType="separate"/>
            </w:r>
            <w:r>
              <w:t>1</w:t>
            </w:r>
            <w:r>
              <w:fldChar w:fldCharType="end"/>
            </w:r>
          </w:hyperlink>
        </w:p>
        <w:p w14:paraId="79337EE5" w14:textId="77777777" w:rsidR="007D28D6" w:rsidRDefault="00000000">
          <w:pPr>
            <w:pStyle w:val="TOC3"/>
            <w:tabs>
              <w:tab w:val="right" w:leader="dot" w:pos="9072"/>
            </w:tabs>
            <w:ind w:left="960"/>
          </w:pPr>
          <w:hyperlink w:anchor="_Toc10506" w:history="1">
            <w:r>
              <w:t xml:space="preserve">1.1.2 </w:t>
            </w:r>
            <w:r>
              <w:rPr>
                <w:rFonts w:hint="eastAsia"/>
              </w:rPr>
              <w:t>研究意义</w:t>
            </w:r>
            <w:r>
              <w:tab/>
            </w:r>
            <w:r>
              <w:fldChar w:fldCharType="begin"/>
            </w:r>
            <w:r>
              <w:instrText xml:space="preserve"> PAGEREF _Toc10506 \h </w:instrText>
            </w:r>
            <w:r>
              <w:fldChar w:fldCharType="separate"/>
            </w:r>
            <w:r>
              <w:t>3</w:t>
            </w:r>
            <w:r>
              <w:fldChar w:fldCharType="end"/>
            </w:r>
          </w:hyperlink>
        </w:p>
        <w:p w14:paraId="47981406" w14:textId="77777777" w:rsidR="007D28D6" w:rsidRDefault="00000000">
          <w:pPr>
            <w:pStyle w:val="TOC2"/>
            <w:tabs>
              <w:tab w:val="clear" w:pos="9062"/>
              <w:tab w:val="right" w:leader="dot" w:pos="9072"/>
            </w:tabs>
          </w:pPr>
          <w:hyperlink w:anchor="_Toc13817" w:history="1">
            <w:r>
              <w:rPr>
                <w:szCs w:val="28"/>
              </w:rPr>
              <w:t xml:space="preserve">1.2 </w:t>
            </w:r>
            <w:r>
              <w:rPr>
                <w:rFonts w:hint="eastAsia"/>
              </w:rPr>
              <w:t>研究现状</w:t>
            </w:r>
            <w:r>
              <w:tab/>
            </w:r>
            <w:r>
              <w:fldChar w:fldCharType="begin"/>
            </w:r>
            <w:r>
              <w:instrText xml:space="preserve"> PAGEREF _Toc13817 \h </w:instrText>
            </w:r>
            <w:r>
              <w:fldChar w:fldCharType="separate"/>
            </w:r>
            <w:r>
              <w:t>3</w:t>
            </w:r>
            <w:r>
              <w:fldChar w:fldCharType="end"/>
            </w:r>
          </w:hyperlink>
        </w:p>
        <w:p w14:paraId="3044F556" w14:textId="77777777" w:rsidR="007D28D6" w:rsidRDefault="00000000">
          <w:pPr>
            <w:pStyle w:val="TOC3"/>
            <w:tabs>
              <w:tab w:val="right" w:leader="dot" w:pos="9072"/>
            </w:tabs>
            <w:ind w:left="960"/>
          </w:pPr>
          <w:hyperlink w:anchor="_Toc14103" w:history="1">
            <w:r>
              <w:t xml:space="preserve">1.2.1 </w:t>
            </w:r>
            <w:r>
              <w:rPr>
                <w:rFonts w:hint="eastAsia"/>
              </w:rPr>
              <w:t>文本分类算法演进</w:t>
            </w:r>
            <w:r>
              <w:tab/>
            </w:r>
            <w:r>
              <w:fldChar w:fldCharType="begin"/>
            </w:r>
            <w:r>
              <w:instrText xml:space="preserve"> PAGEREF _Toc14103 \h </w:instrText>
            </w:r>
            <w:r>
              <w:fldChar w:fldCharType="separate"/>
            </w:r>
            <w:r>
              <w:t>4</w:t>
            </w:r>
            <w:r>
              <w:fldChar w:fldCharType="end"/>
            </w:r>
          </w:hyperlink>
        </w:p>
        <w:p w14:paraId="60849ED6" w14:textId="77777777" w:rsidR="007D28D6" w:rsidRDefault="00000000">
          <w:pPr>
            <w:pStyle w:val="TOC3"/>
            <w:tabs>
              <w:tab w:val="right" w:leader="dot" w:pos="9072"/>
            </w:tabs>
            <w:ind w:left="960"/>
          </w:pPr>
          <w:hyperlink w:anchor="_Toc28970" w:history="1">
            <w:r>
              <w:t xml:space="preserve">1.2.2 </w:t>
            </w:r>
            <w:r>
              <w:rPr>
                <w:rFonts w:hint="eastAsia"/>
              </w:rPr>
              <w:t>现有研究分析</w:t>
            </w:r>
            <w:r>
              <w:tab/>
            </w:r>
            <w:r>
              <w:fldChar w:fldCharType="begin"/>
            </w:r>
            <w:r>
              <w:instrText xml:space="preserve"> PAGEREF _Toc28970 \h </w:instrText>
            </w:r>
            <w:r>
              <w:fldChar w:fldCharType="separate"/>
            </w:r>
            <w:r>
              <w:t>6</w:t>
            </w:r>
            <w:r>
              <w:fldChar w:fldCharType="end"/>
            </w:r>
          </w:hyperlink>
        </w:p>
        <w:p w14:paraId="5ACE533A" w14:textId="77777777" w:rsidR="007D28D6" w:rsidRDefault="00000000">
          <w:pPr>
            <w:pStyle w:val="TOC2"/>
            <w:tabs>
              <w:tab w:val="clear" w:pos="9062"/>
              <w:tab w:val="right" w:leader="dot" w:pos="9072"/>
            </w:tabs>
          </w:pPr>
          <w:hyperlink w:anchor="_Toc11035" w:history="1">
            <w:r>
              <w:rPr>
                <w:szCs w:val="28"/>
              </w:rPr>
              <w:t xml:space="preserve">1.3 </w:t>
            </w:r>
            <w:r>
              <w:rPr>
                <w:rFonts w:hint="eastAsia"/>
              </w:rPr>
              <w:t>研究内容及流程</w:t>
            </w:r>
            <w:r>
              <w:tab/>
            </w:r>
            <w:r>
              <w:fldChar w:fldCharType="begin"/>
            </w:r>
            <w:r>
              <w:instrText xml:space="preserve"> PAGEREF _Toc11035 \h </w:instrText>
            </w:r>
            <w:r>
              <w:fldChar w:fldCharType="separate"/>
            </w:r>
            <w:r>
              <w:t>6</w:t>
            </w:r>
            <w:r>
              <w:fldChar w:fldCharType="end"/>
            </w:r>
          </w:hyperlink>
        </w:p>
        <w:p w14:paraId="385BCFF5" w14:textId="77777777" w:rsidR="007D28D6" w:rsidRDefault="00000000">
          <w:pPr>
            <w:pStyle w:val="TOC3"/>
            <w:tabs>
              <w:tab w:val="right" w:leader="dot" w:pos="9072"/>
            </w:tabs>
            <w:ind w:left="960"/>
          </w:pPr>
          <w:hyperlink w:anchor="_Toc9087" w:history="1">
            <w:r>
              <w:t xml:space="preserve">1.3.1 </w:t>
            </w:r>
            <w:r>
              <w:rPr>
                <w:rFonts w:hint="eastAsia"/>
              </w:rPr>
              <w:t>研究内容</w:t>
            </w:r>
            <w:r>
              <w:tab/>
            </w:r>
            <w:r>
              <w:fldChar w:fldCharType="begin"/>
            </w:r>
            <w:r>
              <w:instrText xml:space="preserve"> PAGEREF _Toc9087 \h </w:instrText>
            </w:r>
            <w:r>
              <w:fldChar w:fldCharType="separate"/>
            </w:r>
            <w:r>
              <w:t>6</w:t>
            </w:r>
            <w:r>
              <w:fldChar w:fldCharType="end"/>
            </w:r>
          </w:hyperlink>
        </w:p>
        <w:p w14:paraId="3545B575" w14:textId="77777777" w:rsidR="007D28D6" w:rsidRDefault="00000000">
          <w:pPr>
            <w:pStyle w:val="TOC3"/>
            <w:tabs>
              <w:tab w:val="right" w:leader="dot" w:pos="9072"/>
            </w:tabs>
            <w:ind w:left="960"/>
          </w:pPr>
          <w:hyperlink w:anchor="_Toc27546" w:history="1">
            <w:r>
              <w:rPr>
                <w:rFonts w:eastAsia="宋体"/>
              </w:rPr>
              <w:t xml:space="preserve">1.3.2 </w:t>
            </w:r>
            <w:r>
              <w:rPr>
                <w:rFonts w:hint="eastAsia"/>
              </w:rPr>
              <w:t>研究流程</w:t>
            </w:r>
            <w:r>
              <w:tab/>
            </w:r>
            <w:r>
              <w:fldChar w:fldCharType="begin"/>
            </w:r>
            <w:r>
              <w:instrText xml:space="preserve"> PAGEREF _Toc27546 \h </w:instrText>
            </w:r>
            <w:r>
              <w:fldChar w:fldCharType="separate"/>
            </w:r>
            <w:r>
              <w:t>7</w:t>
            </w:r>
            <w:r>
              <w:fldChar w:fldCharType="end"/>
            </w:r>
          </w:hyperlink>
        </w:p>
        <w:p w14:paraId="4E4F1FF8" w14:textId="77777777" w:rsidR="007D28D6" w:rsidRDefault="00000000">
          <w:pPr>
            <w:pStyle w:val="TOC2"/>
            <w:tabs>
              <w:tab w:val="clear" w:pos="9062"/>
              <w:tab w:val="right" w:leader="dot" w:pos="9072"/>
            </w:tabs>
          </w:pPr>
          <w:hyperlink w:anchor="_Toc21412" w:history="1">
            <w:r>
              <w:rPr>
                <w:szCs w:val="28"/>
              </w:rPr>
              <w:t xml:space="preserve">1.4 </w:t>
            </w:r>
            <w:r>
              <w:rPr>
                <w:rFonts w:hint="eastAsia"/>
              </w:rPr>
              <w:t>论文结构</w:t>
            </w:r>
            <w:r>
              <w:tab/>
            </w:r>
            <w:r>
              <w:fldChar w:fldCharType="begin"/>
            </w:r>
            <w:r>
              <w:instrText xml:space="preserve"> PAGEREF _Toc21412 \h </w:instrText>
            </w:r>
            <w:r>
              <w:fldChar w:fldCharType="separate"/>
            </w:r>
            <w:r>
              <w:t>9</w:t>
            </w:r>
            <w:r>
              <w:fldChar w:fldCharType="end"/>
            </w:r>
          </w:hyperlink>
        </w:p>
        <w:p w14:paraId="4C8A5E76" w14:textId="77777777" w:rsidR="007D28D6" w:rsidRDefault="00000000">
          <w:pPr>
            <w:pStyle w:val="TOC1"/>
            <w:tabs>
              <w:tab w:val="right" w:leader="dot" w:pos="9072"/>
            </w:tabs>
          </w:pPr>
          <w:hyperlink w:anchor="_Toc7656" w:history="1">
            <w:r>
              <w:rPr>
                <w:rFonts w:hint="eastAsia"/>
                <w:szCs w:val="30"/>
              </w:rPr>
              <w:t>第二章</w:t>
            </w:r>
            <w:r>
              <w:rPr>
                <w:rFonts w:hint="eastAsia"/>
                <w:szCs w:val="30"/>
              </w:rPr>
              <w:t xml:space="preserve"> </w:t>
            </w:r>
            <w:r>
              <w:rPr>
                <w:rFonts w:hint="eastAsia"/>
              </w:rPr>
              <w:t>相关理论与技术概述</w:t>
            </w:r>
            <w:r>
              <w:tab/>
            </w:r>
            <w:r>
              <w:fldChar w:fldCharType="begin"/>
            </w:r>
            <w:r>
              <w:instrText xml:space="preserve"> PAGEREF _Toc7656 \h </w:instrText>
            </w:r>
            <w:r>
              <w:fldChar w:fldCharType="separate"/>
            </w:r>
            <w:r>
              <w:t>10</w:t>
            </w:r>
            <w:r>
              <w:fldChar w:fldCharType="end"/>
            </w:r>
          </w:hyperlink>
        </w:p>
        <w:p w14:paraId="7356A7E3" w14:textId="77777777" w:rsidR="007D28D6" w:rsidRDefault="00000000">
          <w:pPr>
            <w:pStyle w:val="TOC2"/>
            <w:tabs>
              <w:tab w:val="clear" w:pos="9062"/>
              <w:tab w:val="right" w:leader="dot" w:pos="9072"/>
            </w:tabs>
          </w:pPr>
          <w:hyperlink w:anchor="_Toc11687" w:history="1">
            <w:r>
              <w:rPr>
                <w:szCs w:val="28"/>
              </w:rPr>
              <w:t xml:space="preserve">2.1 </w:t>
            </w:r>
            <w:r>
              <w:rPr>
                <w:rFonts w:hint="eastAsia"/>
              </w:rPr>
              <w:t>专利数据</w:t>
            </w:r>
            <w:r>
              <w:tab/>
            </w:r>
            <w:r>
              <w:fldChar w:fldCharType="begin"/>
            </w:r>
            <w:r>
              <w:instrText xml:space="preserve"> PAGEREF _Toc11687 \h </w:instrText>
            </w:r>
            <w:r>
              <w:fldChar w:fldCharType="separate"/>
            </w:r>
            <w:r>
              <w:t>10</w:t>
            </w:r>
            <w:r>
              <w:fldChar w:fldCharType="end"/>
            </w:r>
          </w:hyperlink>
        </w:p>
        <w:p w14:paraId="5E739331" w14:textId="77777777" w:rsidR="007D28D6" w:rsidRDefault="00000000">
          <w:pPr>
            <w:pStyle w:val="TOC2"/>
            <w:tabs>
              <w:tab w:val="clear" w:pos="9062"/>
              <w:tab w:val="right" w:leader="dot" w:pos="9072"/>
            </w:tabs>
          </w:pPr>
          <w:hyperlink w:anchor="_Toc4536" w:history="1">
            <w:r>
              <w:rPr>
                <w:szCs w:val="28"/>
              </w:rPr>
              <w:t xml:space="preserve">2.2 </w:t>
            </w:r>
            <w:r>
              <w:rPr>
                <w:rFonts w:hint="eastAsia"/>
              </w:rPr>
              <w:t>专利分类体系</w:t>
            </w:r>
            <w:r>
              <w:tab/>
            </w:r>
            <w:r>
              <w:fldChar w:fldCharType="begin"/>
            </w:r>
            <w:r>
              <w:instrText xml:space="preserve"> PAGEREF _Toc4536 \h </w:instrText>
            </w:r>
            <w:r>
              <w:fldChar w:fldCharType="separate"/>
            </w:r>
            <w:r>
              <w:t>11</w:t>
            </w:r>
            <w:r>
              <w:fldChar w:fldCharType="end"/>
            </w:r>
          </w:hyperlink>
        </w:p>
        <w:p w14:paraId="12E2B604" w14:textId="77777777" w:rsidR="007D28D6" w:rsidRDefault="00000000">
          <w:pPr>
            <w:pStyle w:val="TOC3"/>
            <w:tabs>
              <w:tab w:val="right" w:leader="dot" w:pos="9072"/>
            </w:tabs>
            <w:ind w:left="960"/>
          </w:pPr>
          <w:hyperlink w:anchor="_Toc20169" w:history="1">
            <w:r>
              <w:t xml:space="preserve">2.2.1 </w:t>
            </w:r>
            <w:r>
              <w:rPr>
                <w:rFonts w:hint="eastAsia"/>
              </w:rPr>
              <w:t>国际专利分类体系</w:t>
            </w:r>
            <w:r>
              <w:tab/>
            </w:r>
            <w:r>
              <w:fldChar w:fldCharType="begin"/>
            </w:r>
            <w:r>
              <w:instrText xml:space="preserve"> PAGEREF _Toc20169 \h </w:instrText>
            </w:r>
            <w:r>
              <w:fldChar w:fldCharType="separate"/>
            </w:r>
            <w:r>
              <w:t>11</w:t>
            </w:r>
            <w:r>
              <w:fldChar w:fldCharType="end"/>
            </w:r>
          </w:hyperlink>
        </w:p>
        <w:p w14:paraId="1E6D6A8E" w14:textId="77777777" w:rsidR="007D28D6" w:rsidRDefault="00000000">
          <w:pPr>
            <w:pStyle w:val="TOC3"/>
            <w:tabs>
              <w:tab w:val="right" w:leader="dot" w:pos="9072"/>
            </w:tabs>
            <w:ind w:left="960"/>
          </w:pPr>
          <w:hyperlink w:anchor="_Toc12859" w:history="1">
            <w:r>
              <w:t xml:space="preserve">2.2.2 </w:t>
            </w:r>
            <w:r>
              <w:rPr>
                <w:rFonts w:hint="eastAsia"/>
              </w:rPr>
              <w:t>联合专利分类体系</w:t>
            </w:r>
            <w:r>
              <w:tab/>
            </w:r>
            <w:r>
              <w:fldChar w:fldCharType="begin"/>
            </w:r>
            <w:r>
              <w:instrText xml:space="preserve"> PAGEREF _Toc12859 \h </w:instrText>
            </w:r>
            <w:r>
              <w:fldChar w:fldCharType="separate"/>
            </w:r>
            <w:r>
              <w:t>12</w:t>
            </w:r>
            <w:r>
              <w:fldChar w:fldCharType="end"/>
            </w:r>
          </w:hyperlink>
        </w:p>
        <w:p w14:paraId="669D9EC7" w14:textId="77777777" w:rsidR="007D28D6" w:rsidRDefault="00000000">
          <w:pPr>
            <w:pStyle w:val="TOC3"/>
            <w:tabs>
              <w:tab w:val="right" w:leader="dot" w:pos="9072"/>
            </w:tabs>
            <w:ind w:left="960"/>
          </w:pPr>
          <w:hyperlink w:anchor="_Toc29855" w:history="1">
            <w:r>
              <w:t xml:space="preserve">2.2.3 </w:t>
            </w:r>
            <w:r>
              <w:rPr>
                <w:rFonts w:hint="eastAsia"/>
              </w:rPr>
              <w:t>医疗器械监管分类体系</w:t>
            </w:r>
            <w:r>
              <w:tab/>
            </w:r>
            <w:r>
              <w:fldChar w:fldCharType="begin"/>
            </w:r>
            <w:r>
              <w:instrText xml:space="preserve"> PAGEREF _Toc29855 \h </w:instrText>
            </w:r>
            <w:r>
              <w:fldChar w:fldCharType="separate"/>
            </w:r>
            <w:r>
              <w:t>12</w:t>
            </w:r>
            <w:r>
              <w:fldChar w:fldCharType="end"/>
            </w:r>
          </w:hyperlink>
        </w:p>
        <w:p w14:paraId="47E1264A" w14:textId="77777777" w:rsidR="007D28D6" w:rsidRDefault="00000000">
          <w:pPr>
            <w:pStyle w:val="TOC2"/>
            <w:tabs>
              <w:tab w:val="clear" w:pos="9062"/>
              <w:tab w:val="right" w:leader="dot" w:pos="9072"/>
            </w:tabs>
          </w:pPr>
          <w:hyperlink w:anchor="_Toc28983" w:history="1">
            <w:r>
              <w:rPr>
                <w:szCs w:val="28"/>
              </w:rPr>
              <w:t xml:space="preserve">2.3 </w:t>
            </w:r>
            <w:r>
              <w:rPr>
                <w:rFonts w:hint="eastAsia"/>
              </w:rPr>
              <w:t>机器学习方法</w:t>
            </w:r>
            <w:r>
              <w:tab/>
            </w:r>
            <w:r>
              <w:fldChar w:fldCharType="begin"/>
            </w:r>
            <w:r>
              <w:instrText xml:space="preserve"> PAGEREF _Toc28983 \h </w:instrText>
            </w:r>
            <w:r>
              <w:fldChar w:fldCharType="separate"/>
            </w:r>
            <w:r>
              <w:t>13</w:t>
            </w:r>
            <w:r>
              <w:fldChar w:fldCharType="end"/>
            </w:r>
          </w:hyperlink>
        </w:p>
        <w:p w14:paraId="2386B13D" w14:textId="77777777" w:rsidR="007D28D6" w:rsidRDefault="00000000">
          <w:pPr>
            <w:pStyle w:val="TOC3"/>
            <w:tabs>
              <w:tab w:val="right" w:leader="dot" w:pos="9072"/>
            </w:tabs>
            <w:ind w:left="960"/>
          </w:pPr>
          <w:hyperlink w:anchor="_Toc21079" w:history="1">
            <w:r>
              <w:t xml:space="preserve">2.3.1 </w:t>
            </w:r>
            <w:r>
              <w:rPr>
                <w:rFonts w:hint="eastAsia"/>
              </w:rPr>
              <w:t>LR</w:t>
            </w:r>
            <w:r>
              <w:tab/>
            </w:r>
            <w:r>
              <w:fldChar w:fldCharType="begin"/>
            </w:r>
            <w:r>
              <w:instrText xml:space="preserve"> PAGEREF _Toc21079 \h </w:instrText>
            </w:r>
            <w:r>
              <w:fldChar w:fldCharType="separate"/>
            </w:r>
            <w:r>
              <w:t>14</w:t>
            </w:r>
            <w:r>
              <w:fldChar w:fldCharType="end"/>
            </w:r>
          </w:hyperlink>
        </w:p>
        <w:p w14:paraId="014A2829" w14:textId="77777777" w:rsidR="007D28D6" w:rsidRDefault="00000000">
          <w:pPr>
            <w:pStyle w:val="TOC3"/>
            <w:tabs>
              <w:tab w:val="right" w:leader="dot" w:pos="9072"/>
            </w:tabs>
            <w:ind w:left="960"/>
          </w:pPr>
          <w:hyperlink w:anchor="_Toc945" w:history="1">
            <w:r>
              <w:t xml:space="preserve">2.3.2 </w:t>
            </w:r>
            <w:r>
              <w:rPr>
                <w:rFonts w:hint="eastAsia"/>
              </w:rPr>
              <w:t>K</w:t>
            </w:r>
            <w:r>
              <w:t>NN</w:t>
            </w:r>
            <w:r>
              <w:tab/>
            </w:r>
            <w:r>
              <w:fldChar w:fldCharType="begin"/>
            </w:r>
            <w:r>
              <w:instrText xml:space="preserve"> PAGEREF _Toc945 \h </w:instrText>
            </w:r>
            <w:r>
              <w:fldChar w:fldCharType="separate"/>
            </w:r>
            <w:r>
              <w:t>14</w:t>
            </w:r>
            <w:r>
              <w:fldChar w:fldCharType="end"/>
            </w:r>
          </w:hyperlink>
        </w:p>
        <w:p w14:paraId="14F36CD0" w14:textId="77777777" w:rsidR="007D28D6" w:rsidRDefault="00000000">
          <w:pPr>
            <w:pStyle w:val="TOC3"/>
            <w:tabs>
              <w:tab w:val="right" w:leader="dot" w:pos="9072"/>
            </w:tabs>
            <w:ind w:left="960"/>
          </w:pPr>
          <w:hyperlink w:anchor="_Toc9511" w:history="1">
            <w:r>
              <w:t xml:space="preserve">2.3.3 </w:t>
            </w:r>
            <w:r>
              <w:rPr>
                <w:rFonts w:hint="eastAsia"/>
              </w:rPr>
              <w:t>R</w:t>
            </w:r>
            <w:r>
              <w:t>F</w:t>
            </w:r>
            <w:r>
              <w:tab/>
            </w:r>
            <w:r>
              <w:fldChar w:fldCharType="begin"/>
            </w:r>
            <w:r>
              <w:instrText xml:space="preserve"> PAGEREF _Toc9511 \h </w:instrText>
            </w:r>
            <w:r>
              <w:fldChar w:fldCharType="separate"/>
            </w:r>
            <w:r>
              <w:t>14</w:t>
            </w:r>
            <w:r>
              <w:fldChar w:fldCharType="end"/>
            </w:r>
          </w:hyperlink>
        </w:p>
        <w:p w14:paraId="59A218B7" w14:textId="77777777" w:rsidR="007D28D6" w:rsidRDefault="00000000">
          <w:pPr>
            <w:pStyle w:val="TOC3"/>
            <w:tabs>
              <w:tab w:val="right" w:leader="dot" w:pos="9072"/>
            </w:tabs>
            <w:ind w:left="960"/>
          </w:pPr>
          <w:hyperlink w:anchor="_Toc17704" w:history="1">
            <w:r>
              <w:t>2.3.4 XGBoost</w:t>
            </w:r>
            <w:r>
              <w:tab/>
            </w:r>
            <w:r>
              <w:fldChar w:fldCharType="begin"/>
            </w:r>
            <w:r>
              <w:instrText xml:space="preserve"> PAGEREF _Toc17704 \h </w:instrText>
            </w:r>
            <w:r>
              <w:fldChar w:fldCharType="separate"/>
            </w:r>
            <w:r>
              <w:t>15</w:t>
            </w:r>
            <w:r>
              <w:fldChar w:fldCharType="end"/>
            </w:r>
          </w:hyperlink>
        </w:p>
        <w:p w14:paraId="3A9B0FD1" w14:textId="77777777" w:rsidR="007D28D6" w:rsidRDefault="00000000">
          <w:pPr>
            <w:pStyle w:val="TOC2"/>
            <w:tabs>
              <w:tab w:val="clear" w:pos="9062"/>
              <w:tab w:val="right" w:leader="dot" w:pos="9072"/>
            </w:tabs>
          </w:pPr>
          <w:hyperlink w:anchor="_Toc10540" w:history="1">
            <w:r>
              <w:rPr>
                <w:szCs w:val="28"/>
              </w:rPr>
              <w:t xml:space="preserve">2.4 </w:t>
            </w:r>
            <w:r>
              <w:rPr>
                <w:rFonts w:hint="eastAsia"/>
              </w:rPr>
              <w:t>深度学习方法</w:t>
            </w:r>
            <w:r>
              <w:tab/>
            </w:r>
            <w:r>
              <w:fldChar w:fldCharType="begin"/>
            </w:r>
            <w:r>
              <w:instrText xml:space="preserve"> PAGEREF _Toc10540 \h </w:instrText>
            </w:r>
            <w:r>
              <w:fldChar w:fldCharType="separate"/>
            </w:r>
            <w:r>
              <w:t>15</w:t>
            </w:r>
            <w:r>
              <w:fldChar w:fldCharType="end"/>
            </w:r>
          </w:hyperlink>
        </w:p>
        <w:p w14:paraId="69BA934C" w14:textId="77777777" w:rsidR="007D28D6" w:rsidRDefault="00000000">
          <w:pPr>
            <w:pStyle w:val="TOC3"/>
            <w:tabs>
              <w:tab w:val="right" w:leader="dot" w:pos="9072"/>
            </w:tabs>
            <w:ind w:left="960"/>
          </w:pPr>
          <w:hyperlink w:anchor="_Toc32118" w:history="1">
            <w:r>
              <w:t xml:space="preserve">2.4.1 </w:t>
            </w:r>
            <w:r>
              <w:rPr>
                <w:rFonts w:hint="eastAsia"/>
              </w:rPr>
              <w:t>Text</w:t>
            </w:r>
            <w:r>
              <w:t>CNN</w:t>
            </w:r>
            <w:r>
              <w:tab/>
            </w:r>
            <w:r>
              <w:fldChar w:fldCharType="begin"/>
            </w:r>
            <w:r>
              <w:instrText xml:space="preserve"> PAGEREF _Toc32118 \h </w:instrText>
            </w:r>
            <w:r>
              <w:fldChar w:fldCharType="separate"/>
            </w:r>
            <w:r>
              <w:t>16</w:t>
            </w:r>
            <w:r>
              <w:fldChar w:fldCharType="end"/>
            </w:r>
          </w:hyperlink>
        </w:p>
        <w:p w14:paraId="35B1CAAA" w14:textId="77777777" w:rsidR="007D28D6" w:rsidRDefault="00000000">
          <w:pPr>
            <w:pStyle w:val="TOC3"/>
            <w:tabs>
              <w:tab w:val="right" w:leader="dot" w:pos="9072"/>
            </w:tabs>
            <w:ind w:left="960"/>
          </w:pPr>
          <w:hyperlink w:anchor="_Toc23108" w:history="1">
            <w:r>
              <w:t>2.4.2 BERT</w:t>
            </w:r>
            <w:r>
              <w:tab/>
            </w:r>
            <w:r>
              <w:fldChar w:fldCharType="begin"/>
            </w:r>
            <w:r>
              <w:instrText xml:space="preserve"> PAGEREF _Toc23108 \h </w:instrText>
            </w:r>
            <w:r>
              <w:fldChar w:fldCharType="separate"/>
            </w:r>
            <w:r>
              <w:t>17</w:t>
            </w:r>
            <w:r>
              <w:fldChar w:fldCharType="end"/>
            </w:r>
          </w:hyperlink>
        </w:p>
        <w:p w14:paraId="00B89F7F" w14:textId="77777777" w:rsidR="007D28D6" w:rsidRDefault="00000000">
          <w:pPr>
            <w:pStyle w:val="TOC2"/>
            <w:tabs>
              <w:tab w:val="clear" w:pos="9062"/>
              <w:tab w:val="right" w:leader="dot" w:pos="9072"/>
            </w:tabs>
          </w:pPr>
          <w:hyperlink w:anchor="_Toc26311" w:history="1">
            <w:r>
              <w:rPr>
                <w:szCs w:val="28"/>
              </w:rPr>
              <w:t xml:space="preserve">2.5 </w:t>
            </w:r>
            <w:r>
              <w:rPr>
                <w:rFonts w:hint="eastAsia"/>
              </w:rPr>
              <w:t>大模型相关技术</w:t>
            </w:r>
            <w:r>
              <w:tab/>
            </w:r>
            <w:r>
              <w:fldChar w:fldCharType="begin"/>
            </w:r>
            <w:r>
              <w:instrText xml:space="preserve"> PAGEREF _Toc26311 \h </w:instrText>
            </w:r>
            <w:r>
              <w:fldChar w:fldCharType="separate"/>
            </w:r>
            <w:r>
              <w:t>18</w:t>
            </w:r>
            <w:r>
              <w:fldChar w:fldCharType="end"/>
            </w:r>
          </w:hyperlink>
        </w:p>
        <w:p w14:paraId="45CB8668" w14:textId="77777777" w:rsidR="007D28D6" w:rsidRDefault="00000000">
          <w:pPr>
            <w:pStyle w:val="TOC3"/>
            <w:tabs>
              <w:tab w:val="right" w:leader="dot" w:pos="9072"/>
            </w:tabs>
            <w:ind w:left="960"/>
          </w:pPr>
          <w:hyperlink w:anchor="_Toc2212" w:history="1">
            <w:r>
              <w:t>2.5.1 Q</w:t>
            </w:r>
            <w:r>
              <w:rPr>
                <w:rFonts w:hint="eastAsia"/>
              </w:rPr>
              <w:t>wen</w:t>
            </w:r>
            <w:r>
              <w:tab/>
            </w:r>
            <w:r>
              <w:fldChar w:fldCharType="begin"/>
            </w:r>
            <w:r>
              <w:instrText xml:space="preserve"> PAGEREF _Toc2212 \h </w:instrText>
            </w:r>
            <w:r>
              <w:fldChar w:fldCharType="separate"/>
            </w:r>
            <w:r>
              <w:t>19</w:t>
            </w:r>
            <w:r>
              <w:fldChar w:fldCharType="end"/>
            </w:r>
          </w:hyperlink>
        </w:p>
        <w:p w14:paraId="2BF01143" w14:textId="77777777" w:rsidR="007D28D6" w:rsidRDefault="00000000">
          <w:pPr>
            <w:pStyle w:val="TOC3"/>
            <w:tabs>
              <w:tab w:val="right" w:leader="dot" w:pos="9072"/>
            </w:tabs>
            <w:ind w:left="960"/>
          </w:pPr>
          <w:hyperlink w:anchor="_Toc31824" w:history="1">
            <w:r>
              <w:t>2.5.2 RAG</w:t>
            </w:r>
            <w:r>
              <w:tab/>
            </w:r>
            <w:r>
              <w:fldChar w:fldCharType="begin"/>
            </w:r>
            <w:r>
              <w:instrText xml:space="preserve"> PAGEREF _Toc31824 \h </w:instrText>
            </w:r>
            <w:r>
              <w:fldChar w:fldCharType="separate"/>
            </w:r>
            <w:r>
              <w:t>19</w:t>
            </w:r>
            <w:r>
              <w:fldChar w:fldCharType="end"/>
            </w:r>
          </w:hyperlink>
        </w:p>
        <w:p w14:paraId="33D2EF3D" w14:textId="77777777" w:rsidR="007D28D6" w:rsidRDefault="00000000">
          <w:pPr>
            <w:pStyle w:val="TOC3"/>
            <w:tabs>
              <w:tab w:val="right" w:leader="dot" w:pos="9072"/>
            </w:tabs>
            <w:ind w:left="960"/>
          </w:pPr>
          <w:hyperlink w:anchor="_Toc18233" w:history="1">
            <w:r>
              <w:t>2.5.3 D</w:t>
            </w:r>
            <w:r>
              <w:rPr>
                <w:rFonts w:hint="eastAsia"/>
              </w:rPr>
              <w:t>ify</w:t>
            </w:r>
            <w:r>
              <w:tab/>
            </w:r>
            <w:r>
              <w:fldChar w:fldCharType="begin"/>
            </w:r>
            <w:r>
              <w:instrText xml:space="preserve"> PAGEREF _Toc18233 \h </w:instrText>
            </w:r>
            <w:r>
              <w:fldChar w:fldCharType="separate"/>
            </w:r>
            <w:r>
              <w:t>20</w:t>
            </w:r>
            <w:r>
              <w:fldChar w:fldCharType="end"/>
            </w:r>
          </w:hyperlink>
        </w:p>
        <w:p w14:paraId="3E30BDF8" w14:textId="77777777" w:rsidR="007D28D6" w:rsidRDefault="00000000">
          <w:pPr>
            <w:pStyle w:val="TOC1"/>
            <w:tabs>
              <w:tab w:val="right" w:leader="dot" w:pos="9072"/>
            </w:tabs>
          </w:pPr>
          <w:hyperlink w:anchor="_Toc8100" w:history="1">
            <w:r>
              <w:rPr>
                <w:rFonts w:hint="eastAsia"/>
                <w:szCs w:val="30"/>
              </w:rPr>
              <w:t>第三章</w:t>
            </w:r>
            <w:r>
              <w:rPr>
                <w:rFonts w:hint="eastAsia"/>
                <w:szCs w:val="30"/>
              </w:rPr>
              <w:t xml:space="preserve"> </w:t>
            </w:r>
            <w:r>
              <w:rPr>
                <w:rFonts w:hint="eastAsia"/>
              </w:rPr>
              <w:t>数据集与预处理</w:t>
            </w:r>
            <w:r>
              <w:tab/>
            </w:r>
            <w:r>
              <w:fldChar w:fldCharType="begin"/>
            </w:r>
            <w:r>
              <w:instrText xml:space="preserve"> PAGEREF _Toc8100 \h </w:instrText>
            </w:r>
            <w:r>
              <w:fldChar w:fldCharType="separate"/>
            </w:r>
            <w:r>
              <w:t>21</w:t>
            </w:r>
            <w:r>
              <w:fldChar w:fldCharType="end"/>
            </w:r>
          </w:hyperlink>
        </w:p>
        <w:p w14:paraId="6EF49F85" w14:textId="77777777" w:rsidR="007D28D6" w:rsidRDefault="00000000">
          <w:pPr>
            <w:pStyle w:val="TOC2"/>
            <w:tabs>
              <w:tab w:val="clear" w:pos="9062"/>
              <w:tab w:val="right" w:leader="dot" w:pos="9072"/>
            </w:tabs>
          </w:pPr>
          <w:hyperlink w:anchor="_Toc10785" w:history="1">
            <w:r>
              <w:rPr>
                <w:szCs w:val="28"/>
              </w:rPr>
              <w:t xml:space="preserve">3.1 </w:t>
            </w:r>
            <w:r>
              <w:rPr>
                <w:rFonts w:hint="eastAsia"/>
              </w:rPr>
              <w:t>数据集介绍</w:t>
            </w:r>
            <w:r>
              <w:tab/>
            </w:r>
            <w:r>
              <w:fldChar w:fldCharType="begin"/>
            </w:r>
            <w:r>
              <w:instrText xml:space="preserve"> PAGEREF _Toc10785 \h </w:instrText>
            </w:r>
            <w:r>
              <w:fldChar w:fldCharType="separate"/>
            </w:r>
            <w:r>
              <w:t>21</w:t>
            </w:r>
            <w:r>
              <w:fldChar w:fldCharType="end"/>
            </w:r>
          </w:hyperlink>
        </w:p>
        <w:p w14:paraId="399895A5" w14:textId="77777777" w:rsidR="007D28D6" w:rsidRDefault="00000000">
          <w:pPr>
            <w:pStyle w:val="TOC2"/>
            <w:tabs>
              <w:tab w:val="clear" w:pos="9062"/>
              <w:tab w:val="right" w:leader="dot" w:pos="9072"/>
            </w:tabs>
          </w:pPr>
          <w:hyperlink w:anchor="_Toc20959" w:history="1">
            <w:r>
              <w:rPr>
                <w:szCs w:val="28"/>
              </w:rPr>
              <w:t xml:space="preserve">3.2 </w:t>
            </w:r>
            <w:r>
              <w:rPr>
                <w:rFonts w:hint="eastAsia"/>
              </w:rPr>
              <w:t>数据清洗</w:t>
            </w:r>
            <w:r>
              <w:tab/>
            </w:r>
            <w:r>
              <w:fldChar w:fldCharType="begin"/>
            </w:r>
            <w:r>
              <w:instrText xml:space="preserve"> PAGEREF _Toc20959 \h </w:instrText>
            </w:r>
            <w:r>
              <w:fldChar w:fldCharType="separate"/>
            </w:r>
            <w:r>
              <w:t>23</w:t>
            </w:r>
            <w:r>
              <w:fldChar w:fldCharType="end"/>
            </w:r>
          </w:hyperlink>
        </w:p>
        <w:p w14:paraId="2DB1BD2D" w14:textId="77777777" w:rsidR="007D28D6" w:rsidRDefault="00000000">
          <w:pPr>
            <w:pStyle w:val="TOC2"/>
            <w:tabs>
              <w:tab w:val="clear" w:pos="9062"/>
              <w:tab w:val="right" w:leader="dot" w:pos="9072"/>
            </w:tabs>
          </w:pPr>
          <w:hyperlink w:anchor="_Toc15795" w:history="1">
            <w:r>
              <w:rPr>
                <w:rFonts w:eastAsia="宋体"/>
                <w:szCs w:val="28"/>
              </w:rPr>
              <w:t xml:space="preserve">3.3 </w:t>
            </w:r>
            <w:r>
              <w:rPr>
                <w:rFonts w:hint="eastAsia"/>
              </w:rPr>
              <w:t>专家标注数据集构建</w:t>
            </w:r>
            <w:r>
              <w:tab/>
            </w:r>
            <w:r>
              <w:fldChar w:fldCharType="begin"/>
            </w:r>
            <w:r>
              <w:instrText xml:space="preserve"> PAGEREF _Toc15795 \h </w:instrText>
            </w:r>
            <w:r>
              <w:fldChar w:fldCharType="separate"/>
            </w:r>
            <w:r>
              <w:t>24</w:t>
            </w:r>
            <w:r>
              <w:fldChar w:fldCharType="end"/>
            </w:r>
          </w:hyperlink>
        </w:p>
        <w:p w14:paraId="16B31FD9" w14:textId="77777777" w:rsidR="007D28D6" w:rsidRDefault="00000000">
          <w:pPr>
            <w:pStyle w:val="TOC3"/>
            <w:tabs>
              <w:tab w:val="right" w:leader="dot" w:pos="9072"/>
            </w:tabs>
            <w:ind w:left="960"/>
          </w:pPr>
          <w:hyperlink w:anchor="_Toc26368" w:history="1">
            <w:r>
              <w:t xml:space="preserve">3.3.1 </w:t>
            </w:r>
            <w:r>
              <w:rPr>
                <w:rFonts w:hint="eastAsia"/>
              </w:rPr>
              <w:t>二级标签获取</w:t>
            </w:r>
            <w:r>
              <w:tab/>
            </w:r>
            <w:r>
              <w:fldChar w:fldCharType="begin"/>
            </w:r>
            <w:r>
              <w:instrText xml:space="preserve"> PAGEREF _Toc26368 \h </w:instrText>
            </w:r>
            <w:r>
              <w:fldChar w:fldCharType="separate"/>
            </w:r>
            <w:r>
              <w:t>24</w:t>
            </w:r>
            <w:r>
              <w:fldChar w:fldCharType="end"/>
            </w:r>
          </w:hyperlink>
        </w:p>
        <w:p w14:paraId="70D979A8" w14:textId="77777777" w:rsidR="007D28D6" w:rsidRDefault="00000000">
          <w:pPr>
            <w:pStyle w:val="TOC3"/>
            <w:tabs>
              <w:tab w:val="right" w:leader="dot" w:pos="9072"/>
            </w:tabs>
            <w:ind w:left="960"/>
          </w:pPr>
          <w:hyperlink w:anchor="_Toc8939" w:history="1">
            <w:r>
              <w:t xml:space="preserve">3.3.2 </w:t>
            </w:r>
            <w:r>
              <w:rPr>
                <w:rFonts w:hint="eastAsia"/>
              </w:rPr>
              <w:t>抽样设计</w:t>
            </w:r>
            <w:r>
              <w:tab/>
            </w:r>
            <w:r>
              <w:fldChar w:fldCharType="begin"/>
            </w:r>
            <w:r>
              <w:instrText xml:space="preserve"> PAGEREF _Toc8939 \h </w:instrText>
            </w:r>
            <w:r>
              <w:fldChar w:fldCharType="separate"/>
            </w:r>
            <w:r>
              <w:t>27</w:t>
            </w:r>
            <w:r>
              <w:fldChar w:fldCharType="end"/>
            </w:r>
          </w:hyperlink>
        </w:p>
        <w:p w14:paraId="621D1A37" w14:textId="77777777" w:rsidR="007D28D6" w:rsidRDefault="00000000">
          <w:pPr>
            <w:pStyle w:val="TOC3"/>
            <w:tabs>
              <w:tab w:val="right" w:leader="dot" w:pos="9072"/>
            </w:tabs>
            <w:ind w:left="960"/>
          </w:pPr>
          <w:hyperlink w:anchor="_Toc3363" w:history="1">
            <w:r>
              <w:t xml:space="preserve">3.3.3 </w:t>
            </w:r>
            <w:r>
              <w:rPr>
                <w:rFonts w:hint="eastAsia"/>
              </w:rPr>
              <w:t>抽样结果评估</w:t>
            </w:r>
            <w:r>
              <w:tab/>
            </w:r>
            <w:r>
              <w:fldChar w:fldCharType="begin"/>
            </w:r>
            <w:r>
              <w:instrText xml:space="preserve"> PAGEREF _Toc3363 \h </w:instrText>
            </w:r>
            <w:r>
              <w:fldChar w:fldCharType="separate"/>
            </w:r>
            <w:r>
              <w:t>29</w:t>
            </w:r>
            <w:r>
              <w:fldChar w:fldCharType="end"/>
            </w:r>
          </w:hyperlink>
        </w:p>
        <w:p w14:paraId="1183974F" w14:textId="77777777" w:rsidR="007D28D6" w:rsidRDefault="00000000">
          <w:pPr>
            <w:pStyle w:val="TOC2"/>
            <w:tabs>
              <w:tab w:val="clear" w:pos="9062"/>
              <w:tab w:val="right" w:leader="dot" w:pos="9072"/>
            </w:tabs>
          </w:pPr>
          <w:hyperlink w:anchor="_Toc25668" w:history="1">
            <w:r>
              <w:rPr>
                <w:szCs w:val="28"/>
              </w:rPr>
              <w:t xml:space="preserve">3.4 </w:t>
            </w:r>
            <w:r>
              <w:rPr>
                <w:rFonts w:hint="eastAsia"/>
              </w:rPr>
              <w:t>自动标注工作流构建</w:t>
            </w:r>
            <w:r>
              <w:tab/>
            </w:r>
            <w:r>
              <w:fldChar w:fldCharType="begin"/>
            </w:r>
            <w:r>
              <w:instrText xml:space="preserve"> PAGEREF _Toc25668 \h </w:instrText>
            </w:r>
            <w:r>
              <w:fldChar w:fldCharType="separate"/>
            </w:r>
            <w:r>
              <w:t>32</w:t>
            </w:r>
            <w:r>
              <w:fldChar w:fldCharType="end"/>
            </w:r>
          </w:hyperlink>
        </w:p>
        <w:p w14:paraId="005077B0" w14:textId="77777777" w:rsidR="007D28D6" w:rsidRDefault="00000000">
          <w:pPr>
            <w:pStyle w:val="TOC3"/>
            <w:tabs>
              <w:tab w:val="right" w:leader="dot" w:pos="9072"/>
            </w:tabs>
            <w:ind w:left="960"/>
          </w:pPr>
          <w:hyperlink w:anchor="_Toc3706" w:history="1">
            <w:r>
              <w:t xml:space="preserve">3.4.1 </w:t>
            </w:r>
            <w:r>
              <w:rPr>
                <w:rFonts w:hint="eastAsia"/>
              </w:rPr>
              <w:t>环境搭建</w:t>
            </w:r>
            <w:r>
              <w:tab/>
            </w:r>
            <w:r>
              <w:fldChar w:fldCharType="begin"/>
            </w:r>
            <w:r>
              <w:instrText xml:space="preserve"> PAGEREF _Toc3706 \h </w:instrText>
            </w:r>
            <w:r>
              <w:fldChar w:fldCharType="separate"/>
            </w:r>
            <w:r>
              <w:t>32</w:t>
            </w:r>
            <w:r>
              <w:fldChar w:fldCharType="end"/>
            </w:r>
          </w:hyperlink>
        </w:p>
        <w:p w14:paraId="2A0C4114" w14:textId="77777777" w:rsidR="007D28D6" w:rsidRDefault="00000000">
          <w:pPr>
            <w:pStyle w:val="TOC3"/>
            <w:tabs>
              <w:tab w:val="right" w:leader="dot" w:pos="9072"/>
            </w:tabs>
            <w:ind w:left="960"/>
          </w:pPr>
          <w:hyperlink w:anchor="_Toc28219" w:history="1">
            <w:r>
              <w:t xml:space="preserve">3.4.2 </w:t>
            </w:r>
            <w:r>
              <w:rPr>
                <w:rFonts w:hint="eastAsia"/>
              </w:rPr>
              <w:t>自动标注工作流设计</w:t>
            </w:r>
            <w:r>
              <w:tab/>
            </w:r>
            <w:r>
              <w:fldChar w:fldCharType="begin"/>
            </w:r>
            <w:r>
              <w:instrText xml:space="preserve"> PAGEREF _Toc28219 \h </w:instrText>
            </w:r>
            <w:r>
              <w:fldChar w:fldCharType="separate"/>
            </w:r>
            <w:r>
              <w:t>33</w:t>
            </w:r>
            <w:r>
              <w:fldChar w:fldCharType="end"/>
            </w:r>
          </w:hyperlink>
        </w:p>
        <w:p w14:paraId="33296134" w14:textId="77777777" w:rsidR="007D28D6" w:rsidRDefault="00000000">
          <w:pPr>
            <w:pStyle w:val="TOC3"/>
            <w:tabs>
              <w:tab w:val="right" w:leader="dot" w:pos="9072"/>
            </w:tabs>
            <w:ind w:left="960"/>
          </w:pPr>
          <w:hyperlink w:anchor="_Toc11326" w:history="1">
            <w:r>
              <w:t xml:space="preserve">3.4.3 </w:t>
            </w:r>
            <w:r>
              <w:rPr>
                <w:rFonts w:hint="eastAsia"/>
              </w:rPr>
              <w:t>自动标注结果评估</w:t>
            </w:r>
            <w:r>
              <w:tab/>
            </w:r>
            <w:r>
              <w:fldChar w:fldCharType="begin"/>
            </w:r>
            <w:r>
              <w:instrText xml:space="preserve"> PAGEREF _Toc11326 \h </w:instrText>
            </w:r>
            <w:r>
              <w:fldChar w:fldCharType="separate"/>
            </w:r>
            <w:r>
              <w:t>35</w:t>
            </w:r>
            <w:r>
              <w:fldChar w:fldCharType="end"/>
            </w:r>
          </w:hyperlink>
        </w:p>
        <w:p w14:paraId="5582CDF3" w14:textId="77777777" w:rsidR="007D28D6" w:rsidRDefault="00000000">
          <w:pPr>
            <w:pStyle w:val="TOC2"/>
            <w:tabs>
              <w:tab w:val="clear" w:pos="9062"/>
              <w:tab w:val="right" w:leader="dot" w:pos="9072"/>
            </w:tabs>
          </w:pPr>
          <w:hyperlink w:anchor="_Toc12562" w:history="1">
            <w:r>
              <w:rPr>
                <w:szCs w:val="28"/>
              </w:rPr>
              <w:t xml:space="preserve">3.5 </w:t>
            </w:r>
            <w:r>
              <w:rPr>
                <w:rFonts w:hint="eastAsia"/>
              </w:rPr>
              <w:t>数据增强</w:t>
            </w:r>
            <w:r>
              <w:tab/>
            </w:r>
            <w:r>
              <w:fldChar w:fldCharType="begin"/>
            </w:r>
            <w:r>
              <w:instrText xml:space="preserve"> PAGEREF _Toc12562 \h </w:instrText>
            </w:r>
            <w:r>
              <w:fldChar w:fldCharType="separate"/>
            </w:r>
            <w:r>
              <w:t>37</w:t>
            </w:r>
            <w:r>
              <w:fldChar w:fldCharType="end"/>
            </w:r>
          </w:hyperlink>
        </w:p>
        <w:p w14:paraId="1623B6C0" w14:textId="77777777" w:rsidR="007D28D6" w:rsidRDefault="00000000">
          <w:pPr>
            <w:pStyle w:val="TOC1"/>
            <w:tabs>
              <w:tab w:val="right" w:leader="dot" w:pos="9072"/>
            </w:tabs>
          </w:pPr>
          <w:hyperlink w:anchor="_Toc8683" w:history="1">
            <w:r>
              <w:rPr>
                <w:rFonts w:hint="eastAsia"/>
                <w:szCs w:val="30"/>
              </w:rPr>
              <w:t>第四章</w:t>
            </w:r>
            <w:r>
              <w:rPr>
                <w:rFonts w:hint="eastAsia"/>
                <w:szCs w:val="30"/>
              </w:rPr>
              <w:t xml:space="preserve"> </w:t>
            </w:r>
            <w:r>
              <w:rPr>
                <w:rFonts w:hint="eastAsia"/>
              </w:rPr>
              <w:t>分类模型设计与评估</w:t>
            </w:r>
            <w:r>
              <w:tab/>
            </w:r>
            <w:r>
              <w:fldChar w:fldCharType="begin"/>
            </w:r>
            <w:r>
              <w:instrText xml:space="preserve"> PAGEREF _Toc8683 \h </w:instrText>
            </w:r>
            <w:r>
              <w:fldChar w:fldCharType="separate"/>
            </w:r>
            <w:r>
              <w:t>39</w:t>
            </w:r>
            <w:r>
              <w:fldChar w:fldCharType="end"/>
            </w:r>
          </w:hyperlink>
        </w:p>
        <w:p w14:paraId="7326A48F" w14:textId="77777777" w:rsidR="007D28D6" w:rsidRDefault="00000000">
          <w:pPr>
            <w:pStyle w:val="TOC2"/>
            <w:tabs>
              <w:tab w:val="clear" w:pos="9062"/>
              <w:tab w:val="right" w:leader="dot" w:pos="9072"/>
            </w:tabs>
          </w:pPr>
          <w:hyperlink w:anchor="_Toc23954" w:history="1">
            <w:r>
              <w:rPr>
                <w:szCs w:val="28"/>
              </w:rPr>
              <w:t xml:space="preserve">4.1 </w:t>
            </w:r>
            <w:r>
              <w:rPr>
                <w:rFonts w:hint="eastAsia"/>
              </w:rPr>
              <w:t>分类模型设计</w:t>
            </w:r>
            <w:r>
              <w:tab/>
            </w:r>
            <w:r>
              <w:fldChar w:fldCharType="begin"/>
            </w:r>
            <w:r>
              <w:instrText xml:space="preserve"> PAGEREF _Toc23954 \h </w:instrText>
            </w:r>
            <w:r>
              <w:fldChar w:fldCharType="separate"/>
            </w:r>
            <w:r>
              <w:t>39</w:t>
            </w:r>
            <w:r>
              <w:fldChar w:fldCharType="end"/>
            </w:r>
          </w:hyperlink>
        </w:p>
        <w:p w14:paraId="2C8406B9" w14:textId="77777777" w:rsidR="007D28D6" w:rsidRDefault="00000000">
          <w:pPr>
            <w:pStyle w:val="TOC3"/>
            <w:tabs>
              <w:tab w:val="right" w:leader="dot" w:pos="9072"/>
            </w:tabs>
            <w:ind w:left="960"/>
          </w:pPr>
          <w:hyperlink w:anchor="_Toc7035" w:history="1">
            <w:r>
              <w:t xml:space="preserve">4.1.1 </w:t>
            </w:r>
            <w:r>
              <w:t>机器学习</w:t>
            </w:r>
            <w:r>
              <w:rPr>
                <w:rFonts w:hint="eastAsia"/>
              </w:rPr>
              <w:t>模型</w:t>
            </w:r>
            <w:r>
              <w:tab/>
            </w:r>
            <w:r>
              <w:fldChar w:fldCharType="begin"/>
            </w:r>
            <w:r>
              <w:instrText xml:space="preserve"> PAGEREF _Toc7035 \h </w:instrText>
            </w:r>
            <w:r>
              <w:fldChar w:fldCharType="separate"/>
            </w:r>
            <w:r>
              <w:t>39</w:t>
            </w:r>
            <w:r>
              <w:fldChar w:fldCharType="end"/>
            </w:r>
          </w:hyperlink>
        </w:p>
        <w:p w14:paraId="6002BBF3" w14:textId="77777777" w:rsidR="007D28D6" w:rsidRDefault="00000000">
          <w:pPr>
            <w:pStyle w:val="TOC3"/>
            <w:tabs>
              <w:tab w:val="right" w:leader="dot" w:pos="9072"/>
            </w:tabs>
            <w:ind w:left="960"/>
          </w:pPr>
          <w:hyperlink w:anchor="_Toc31953" w:history="1">
            <w:r>
              <w:rPr>
                <w:rFonts w:eastAsia="宋体"/>
              </w:rPr>
              <w:t xml:space="preserve">4.1.2 </w:t>
            </w:r>
            <w:r>
              <w:rPr>
                <w:rFonts w:hint="eastAsia"/>
              </w:rPr>
              <w:t>深度</w:t>
            </w:r>
            <w:r>
              <w:t>学习</w:t>
            </w:r>
            <w:r>
              <w:rPr>
                <w:rFonts w:hint="eastAsia"/>
              </w:rPr>
              <w:t>模型</w:t>
            </w:r>
            <w:r>
              <w:tab/>
            </w:r>
            <w:r>
              <w:fldChar w:fldCharType="begin"/>
            </w:r>
            <w:r>
              <w:instrText xml:space="preserve"> PAGEREF _Toc31953 \h </w:instrText>
            </w:r>
            <w:r>
              <w:fldChar w:fldCharType="separate"/>
            </w:r>
            <w:r>
              <w:t>40</w:t>
            </w:r>
            <w:r>
              <w:fldChar w:fldCharType="end"/>
            </w:r>
          </w:hyperlink>
        </w:p>
        <w:p w14:paraId="63F143D3" w14:textId="77777777" w:rsidR="007D28D6" w:rsidRDefault="00000000">
          <w:pPr>
            <w:pStyle w:val="TOC2"/>
            <w:tabs>
              <w:tab w:val="clear" w:pos="9062"/>
              <w:tab w:val="right" w:leader="dot" w:pos="9072"/>
            </w:tabs>
          </w:pPr>
          <w:hyperlink w:anchor="_Toc32398" w:history="1">
            <w:r>
              <w:rPr>
                <w:szCs w:val="28"/>
              </w:rPr>
              <w:t xml:space="preserve">4.2 </w:t>
            </w:r>
            <w:r>
              <w:rPr>
                <w:rFonts w:hint="eastAsia"/>
              </w:rPr>
              <w:t>分类模型评估</w:t>
            </w:r>
            <w:r>
              <w:tab/>
            </w:r>
            <w:r>
              <w:fldChar w:fldCharType="begin"/>
            </w:r>
            <w:r>
              <w:instrText xml:space="preserve"> PAGEREF _Toc32398 \h </w:instrText>
            </w:r>
            <w:r>
              <w:fldChar w:fldCharType="separate"/>
            </w:r>
            <w:r>
              <w:t>43</w:t>
            </w:r>
            <w:r>
              <w:fldChar w:fldCharType="end"/>
            </w:r>
          </w:hyperlink>
        </w:p>
        <w:p w14:paraId="39C3DABB" w14:textId="77777777" w:rsidR="007D28D6" w:rsidRDefault="00000000">
          <w:pPr>
            <w:pStyle w:val="TOC3"/>
            <w:tabs>
              <w:tab w:val="right" w:leader="dot" w:pos="9072"/>
            </w:tabs>
            <w:ind w:left="960"/>
          </w:pPr>
          <w:hyperlink w:anchor="_Toc25423" w:history="1">
            <w:r>
              <w:t xml:space="preserve">4.2.1 </w:t>
            </w:r>
            <w:r>
              <w:rPr>
                <w:rFonts w:hint="eastAsia"/>
              </w:rPr>
              <w:t>模型对比实验</w:t>
            </w:r>
            <w:r>
              <w:tab/>
            </w:r>
            <w:r>
              <w:fldChar w:fldCharType="begin"/>
            </w:r>
            <w:r>
              <w:instrText xml:space="preserve"> PAGEREF _Toc25423 \h </w:instrText>
            </w:r>
            <w:r>
              <w:fldChar w:fldCharType="separate"/>
            </w:r>
            <w:r>
              <w:t>43</w:t>
            </w:r>
            <w:r>
              <w:fldChar w:fldCharType="end"/>
            </w:r>
          </w:hyperlink>
        </w:p>
        <w:p w14:paraId="29AB130C" w14:textId="77777777" w:rsidR="007D28D6" w:rsidRDefault="00000000">
          <w:pPr>
            <w:pStyle w:val="TOC3"/>
            <w:tabs>
              <w:tab w:val="right" w:leader="dot" w:pos="9072"/>
            </w:tabs>
            <w:ind w:left="960"/>
          </w:pPr>
          <w:hyperlink w:anchor="_Toc9616" w:history="1">
            <w:r>
              <w:t xml:space="preserve">4.2.2 </w:t>
            </w:r>
            <w:r>
              <w:rPr>
                <w:rFonts w:hint="eastAsia"/>
              </w:rPr>
              <w:t>消融实验</w:t>
            </w:r>
            <w:r>
              <w:tab/>
            </w:r>
            <w:r>
              <w:fldChar w:fldCharType="begin"/>
            </w:r>
            <w:r>
              <w:instrText xml:space="preserve"> PAGEREF _Toc9616 \h </w:instrText>
            </w:r>
            <w:r>
              <w:fldChar w:fldCharType="separate"/>
            </w:r>
            <w:r>
              <w:t>46</w:t>
            </w:r>
            <w:r>
              <w:fldChar w:fldCharType="end"/>
            </w:r>
          </w:hyperlink>
        </w:p>
        <w:p w14:paraId="23068868" w14:textId="77777777" w:rsidR="007D28D6" w:rsidRDefault="00000000">
          <w:pPr>
            <w:pStyle w:val="TOC3"/>
            <w:tabs>
              <w:tab w:val="right" w:leader="dot" w:pos="9072"/>
            </w:tabs>
            <w:ind w:left="960"/>
          </w:pPr>
          <w:hyperlink w:anchor="_Toc16878" w:history="1">
            <w:r>
              <w:t xml:space="preserve">4.2.3 </w:t>
            </w:r>
            <w:r>
              <w:rPr>
                <w:rFonts w:hint="eastAsia"/>
              </w:rPr>
              <w:t>外部验证</w:t>
            </w:r>
            <w:r>
              <w:tab/>
            </w:r>
            <w:r>
              <w:fldChar w:fldCharType="begin"/>
            </w:r>
            <w:r>
              <w:instrText xml:space="preserve"> PAGEREF _Toc16878 \h </w:instrText>
            </w:r>
            <w:r>
              <w:fldChar w:fldCharType="separate"/>
            </w:r>
            <w:r>
              <w:t>48</w:t>
            </w:r>
            <w:r>
              <w:fldChar w:fldCharType="end"/>
            </w:r>
          </w:hyperlink>
        </w:p>
        <w:p w14:paraId="4CABB77A" w14:textId="77777777" w:rsidR="007D28D6" w:rsidRDefault="00000000">
          <w:pPr>
            <w:pStyle w:val="TOC1"/>
            <w:tabs>
              <w:tab w:val="right" w:leader="dot" w:pos="9072"/>
            </w:tabs>
          </w:pPr>
          <w:hyperlink w:anchor="_Toc25956" w:history="1">
            <w:r>
              <w:rPr>
                <w:rFonts w:hint="eastAsia"/>
                <w:szCs w:val="30"/>
              </w:rPr>
              <w:t>第五章</w:t>
            </w:r>
            <w:r>
              <w:rPr>
                <w:rFonts w:hint="eastAsia"/>
                <w:szCs w:val="30"/>
              </w:rPr>
              <w:t xml:space="preserve"> </w:t>
            </w:r>
            <w:r>
              <w:rPr>
                <w:rFonts w:hint="eastAsia"/>
              </w:rPr>
              <w:t>系统设计与实现</w:t>
            </w:r>
            <w:r>
              <w:tab/>
            </w:r>
            <w:r>
              <w:fldChar w:fldCharType="begin"/>
            </w:r>
            <w:r>
              <w:instrText xml:space="preserve"> PAGEREF _Toc25956 \h </w:instrText>
            </w:r>
            <w:r>
              <w:fldChar w:fldCharType="separate"/>
            </w:r>
            <w:r>
              <w:t>50</w:t>
            </w:r>
            <w:r>
              <w:fldChar w:fldCharType="end"/>
            </w:r>
          </w:hyperlink>
        </w:p>
        <w:p w14:paraId="72AA97E9" w14:textId="77777777" w:rsidR="007D28D6" w:rsidRDefault="00000000">
          <w:pPr>
            <w:pStyle w:val="TOC2"/>
            <w:tabs>
              <w:tab w:val="clear" w:pos="9062"/>
              <w:tab w:val="right" w:leader="dot" w:pos="9072"/>
            </w:tabs>
          </w:pPr>
          <w:hyperlink w:anchor="_Toc27521" w:history="1">
            <w:r>
              <w:rPr>
                <w:szCs w:val="28"/>
              </w:rPr>
              <w:t xml:space="preserve">5.1 </w:t>
            </w:r>
            <w:r>
              <w:rPr>
                <w:rFonts w:hint="eastAsia"/>
              </w:rPr>
              <w:t>需求分析</w:t>
            </w:r>
            <w:r>
              <w:tab/>
            </w:r>
            <w:r>
              <w:fldChar w:fldCharType="begin"/>
            </w:r>
            <w:r>
              <w:instrText xml:space="preserve"> PAGEREF _Toc27521 \h </w:instrText>
            </w:r>
            <w:r>
              <w:fldChar w:fldCharType="separate"/>
            </w:r>
            <w:r>
              <w:t>50</w:t>
            </w:r>
            <w:r>
              <w:fldChar w:fldCharType="end"/>
            </w:r>
          </w:hyperlink>
        </w:p>
        <w:p w14:paraId="1592C89F" w14:textId="77777777" w:rsidR="007D28D6" w:rsidRDefault="00000000">
          <w:pPr>
            <w:pStyle w:val="TOC3"/>
            <w:tabs>
              <w:tab w:val="right" w:leader="dot" w:pos="9072"/>
            </w:tabs>
            <w:ind w:left="960"/>
          </w:pPr>
          <w:hyperlink w:anchor="_Toc14624" w:history="1">
            <w:r>
              <w:t xml:space="preserve">5.1.1 </w:t>
            </w:r>
            <w:r>
              <w:rPr>
                <w:rFonts w:hint="eastAsia"/>
              </w:rPr>
              <w:t>功能需求分析</w:t>
            </w:r>
            <w:r>
              <w:tab/>
            </w:r>
            <w:r>
              <w:fldChar w:fldCharType="begin"/>
            </w:r>
            <w:r>
              <w:instrText xml:space="preserve"> PAGEREF _Toc14624 \h </w:instrText>
            </w:r>
            <w:r>
              <w:fldChar w:fldCharType="separate"/>
            </w:r>
            <w:r>
              <w:t>50</w:t>
            </w:r>
            <w:r>
              <w:fldChar w:fldCharType="end"/>
            </w:r>
          </w:hyperlink>
        </w:p>
        <w:p w14:paraId="3B2742B8" w14:textId="77777777" w:rsidR="007D28D6" w:rsidRDefault="00000000">
          <w:pPr>
            <w:pStyle w:val="TOC3"/>
            <w:tabs>
              <w:tab w:val="right" w:leader="dot" w:pos="9072"/>
            </w:tabs>
            <w:ind w:left="960"/>
          </w:pPr>
          <w:hyperlink w:anchor="_Toc23565" w:history="1">
            <w:r>
              <w:t xml:space="preserve">5.1.2 </w:t>
            </w:r>
            <w:r>
              <w:rPr>
                <w:rFonts w:hint="eastAsia"/>
              </w:rPr>
              <w:t>非功能性需求分析</w:t>
            </w:r>
            <w:r>
              <w:tab/>
            </w:r>
            <w:r>
              <w:fldChar w:fldCharType="begin"/>
            </w:r>
            <w:r>
              <w:instrText xml:space="preserve"> PAGEREF _Toc23565 \h </w:instrText>
            </w:r>
            <w:r>
              <w:fldChar w:fldCharType="separate"/>
            </w:r>
            <w:r>
              <w:t>51</w:t>
            </w:r>
            <w:r>
              <w:fldChar w:fldCharType="end"/>
            </w:r>
          </w:hyperlink>
        </w:p>
        <w:p w14:paraId="6C376734" w14:textId="77777777" w:rsidR="007D28D6" w:rsidRDefault="00000000">
          <w:pPr>
            <w:pStyle w:val="TOC2"/>
            <w:tabs>
              <w:tab w:val="clear" w:pos="9062"/>
              <w:tab w:val="right" w:leader="dot" w:pos="9072"/>
            </w:tabs>
          </w:pPr>
          <w:hyperlink w:anchor="_Toc3286" w:history="1">
            <w:r>
              <w:rPr>
                <w:szCs w:val="28"/>
              </w:rPr>
              <w:t xml:space="preserve">5.2 </w:t>
            </w:r>
            <w:r>
              <w:rPr>
                <w:rFonts w:hint="eastAsia"/>
              </w:rPr>
              <w:t>系统设计</w:t>
            </w:r>
            <w:r>
              <w:tab/>
            </w:r>
            <w:r>
              <w:fldChar w:fldCharType="begin"/>
            </w:r>
            <w:r>
              <w:instrText xml:space="preserve"> PAGEREF _Toc3286 \h </w:instrText>
            </w:r>
            <w:r>
              <w:fldChar w:fldCharType="separate"/>
            </w:r>
            <w:r>
              <w:t>51</w:t>
            </w:r>
            <w:r>
              <w:fldChar w:fldCharType="end"/>
            </w:r>
          </w:hyperlink>
        </w:p>
        <w:p w14:paraId="247F3858" w14:textId="77777777" w:rsidR="007D28D6" w:rsidRDefault="00000000">
          <w:pPr>
            <w:pStyle w:val="TOC3"/>
            <w:tabs>
              <w:tab w:val="right" w:leader="dot" w:pos="9072"/>
            </w:tabs>
            <w:ind w:left="960"/>
          </w:pPr>
          <w:hyperlink w:anchor="_Toc14074" w:history="1">
            <w:r>
              <w:t xml:space="preserve">5.2.1 </w:t>
            </w:r>
            <w:r>
              <w:rPr>
                <w:rFonts w:hint="eastAsia"/>
              </w:rPr>
              <w:t>系统架构设计</w:t>
            </w:r>
            <w:r>
              <w:tab/>
            </w:r>
            <w:r>
              <w:fldChar w:fldCharType="begin"/>
            </w:r>
            <w:r>
              <w:instrText xml:space="preserve"> PAGEREF _Toc14074 \h </w:instrText>
            </w:r>
            <w:r>
              <w:fldChar w:fldCharType="separate"/>
            </w:r>
            <w:r>
              <w:t>51</w:t>
            </w:r>
            <w:r>
              <w:fldChar w:fldCharType="end"/>
            </w:r>
          </w:hyperlink>
        </w:p>
        <w:p w14:paraId="3FA14496" w14:textId="77777777" w:rsidR="007D28D6" w:rsidRDefault="00000000">
          <w:pPr>
            <w:pStyle w:val="TOC3"/>
            <w:tabs>
              <w:tab w:val="right" w:leader="dot" w:pos="9072"/>
            </w:tabs>
            <w:ind w:left="960"/>
          </w:pPr>
          <w:hyperlink w:anchor="_Toc10116" w:history="1">
            <w:r>
              <w:t xml:space="preserve">5.2.2 </w:t>
            </w:r>
            <w:r>
              <w:rPr>
                <w:rFonts w:hint="eastAsia"/>
              </w:rPr>
              <w:t>数据库设计</w:t>
            </w:r>
            <w:r>
              <w:tab/>
            </w:r>
            <w:r>
              <w:fldChar w:fldCharType="begin"/>
            </w:r>
            <w:r>
              <w:instrText xml:space="preserve"> PAGEREF _Toc10116 \h </w:instrText>
            </w:r>
            <w:r>
              <w:fldChar w:fldCharType="separate"/>
            </w:r>
            <w:r>
              <w:t>53</w:t>
            </w:r>
            <w:r>
              <w:fldChar w:fldCharType="end"/>
            </w:r>
          </w:hyperlink>
        </w:p>
        <w:p w14:paraId="28D1064F" w14:textId="77777777" w:rsidR="007D28D6" w:rsidRDefault="00000000">
          <w:pPr>
            <w:pStyle w:val="TOC2"/>
            <w:tabs>
              <w:tab w:val="clear" w:pos="9062"/>
              <w:tab w:val="right" w:leader="dot" w:pos="9072"/>
            </w:tabs>
          </w:pPr>
          <w:hyperlink w:anchor="_Toc23478" w:history="1">
            <w:r>
              <w:rPr>
                <w:szCs w:val="28"/>
              </w:rPr>
              <w:t xml:space="preserve">5.3 </w:t>
            </w:r>
            <w:r>
              <w:rPr>
                <w:rFonts w:hint="eastAsia"/>
              </w:rPr>
              <w:t>系统实现</w:t>
            </w:r>
            <w:r>
              <w:tab/>
            </w:r>
            <w:r>
              <w:fldChar w:fldCharType="begin"/>
            </w:r>
            <w:r>
              <w:instrText xml:space="preserve"> PAGEREF _Toc23478 \h </w:instrText>
            </w:r>
            <w:r>
              <w:fldChar w:fldCharType="separate"/>
            </w:r>
            <w:r>
              <w:t>53</w:t>
            </w:r>
            <w:r>
              <w:fldChar w:fldCharType="end"/>
            </w:r>
          </w:hyperlink>
        </w:p>
        <w:p w14:paraId="75EBDA0A" w14:textId="77777777" w:rsidR="007D28D6" w:rsidRDefault="00000000">
          <w:pPr>
            <w:pStyle w:val="TOC3"/>
            <w:tabs>
              <w:tab w:val="right" w:leader="dot" w:pos="9072"/>
            </w:tabs>
            <w:ind w:left="960"/>
          </w:pPr>
          <w:hyperlink w:anchor="_Toc30109" w:history="1">
            <w:r>
              <w:t xml:space="preserve">5.3.1 </w:t>
            </w:r>
            <w:r>
              <w:rPr>
                <w:rFonts w:hint="eastAsia"/>
              </w:rPr>
              <w:t>开发环境及工具</w:t>
            </w:r>
            <w:r>
              <w:tab/>
            </w:r>
            <w:r>
              <w:fldChar w:fldCharType="begin"/>
            </w:r>
            <w:r>
              <w:instrText xml:space="preserve"> PAGEREF _Toc30109 \h </w:instrText>
            </w:r>
            <w:r>
              <w:fldChar w:fldCharType="separate"/>
            </w:r>
            <w:r>
              <w:t>53</w:t>
            </w:r>
            <w:r>
              <w:fldChar w:fldCharType="end"/>
            </w:r>
          </w:hyperlink>
        </w:p>
        <w:p w14:paraId="7418AD90" w14:textId="77777777" w:rsidR="007D28D6" w:rsidRDefault="00000000">
          <w:pPr>
            <w:pStyle w:val="TOC3"/>
            <w:tabs>
              <w:tab w:val="right" w:leader="dot" w:pos="9072"/>
            </w:tabs>
            <w:ind w:left="960"/>
          </w:pPr>
          <w:hyperlink w:anchor="_Toc27813" w:history="1">
            <w:r>
              <w:t xml:space="preserve">5.3.2 </w:t>
            </w:r>
            <w:r>
              <w:rPr>
                <w:rFonts w:hint="eastAsia"/>
              </w:rPr>
              <w:t>用户模块实现</w:t>
            </w:r>
            <w:r>
              <w:tab/>
            </w:r>
            <w:r>
              <w:fldChar w:fldCharType="begin"/>
            </w:r>
            <w:r>
              <w:instrText xml:space="preserve"> PAGEREF _Toc27813 \h </w:instrText>
            </w:r>
            <w:r>
              <w:fldChar w:fldCharType="separate"/>
            </w:r>
            <w:r>
              <w:t>54</w:t>
            </w:r>
            <w:r>
              <w:fldChar w:fldCharType="end"/>
            </w:r>
          </w:hyperlink>
        </w:p>
        <w:p w14:paraId="71C757EF" w14:textId="77777777" w:rsidR="007D28D6" w:rsidRDefault="00000000">
          <w:pPr>
            <w:pStyle w:val="TOC3"/>
            <w:tabs>
              <w:tab w:val="right" w:leader="dot" w:pos="9072"/>
            </w:tabs>
            <w:ind w:left="960"/>
          </w:pPr>
          <w:hyperlink w:anchor="_Toc16587" w:history="1">
            <w:r>
              <w:t xml:space="preserve">5.3.3 </w:t>
            </w:r>
            <w:r>
              <w:rPr>
                <w:rFonts w:hint="eastAsia"/>
              </w:rPr>
              <w:t>专利分类模块实现</w:t>
            </w:r>
            <w:r>
              <w:tab/>
            </w:r>
            <w:r>
              <w:fldChar w:fldCharType="begin"/>
            </w:r>
            <w:r>
              <w:instrText xml:space="preserve"> PAGEREF _Toc16587 \h </w:instrText>
            </w:r>
            <w:r>
              <w:fldChar w:fldCharType="separate"/>
            </w:r>
            <w:r>
              <w:t>55</w:t>
            </w:r>
            <w:r>
              <w:fldChar w:fldCharType="end"/>
            </w:r>
          </w:hyperlink>
        </w:p>
        <w:p w14:paraId="078557F3" w14:textId="77777777" w:rsidR="007D28D6" w:rsidRDefault="00000000">
          <w:pPr>
            <w:pStyle w:val="TOC1"/>
            <w:tabs>
              <w:tab w:val="right" w:leader="dot" w:pos="9072"/>
            </w:tabs>
          </w:pPr>
          <w:hyperlink w:anchor="_Toc16971" w:history="1">
            <w:r>
              <w:rPr>
                <w:rFonts w:hint="eastAsia"/>
                <w:szCs w:val="30"/>
              </w:rPr>
              <w:t>第六章</w:t>
            </w:r>
            <w:r>
              <w:rPr>
                <w:rFonts w:hint="eastAsia"/>
                <w:szCs w:val="30"/>
              </w:rPr>
              <w:t xml:space="preserve"> </w:t>
            </w:r>
            <w:r>
              <w:rPr>
                <w:rFonts w:hint="eastAsia"/>
              </w:rPr>
              <w:t>总结与展望</w:t>
            </w:r>
            <w:r>
              <w:tab/>
            </w:r>
            <w:r>
              <w:fldChar w:fldCharType="begin"/>
            </w:r>
            <w:r>
              <w:instrText xml:space="preserve"> PAGEREF _Toc16971 \h </w:instrText>
            </w:r>
            <w:r>
              <w:fldChar w:fldCharType="separate"/>
            </w:r>
            <w:r>
              <w:t>57</w:t>
            </w:r>
            <w:r>
              <w:fldChar w:fldCharType="end"/>
            </w:r>
          </w:hyperlink>
        </w:p>
        <w:p w14:paraId="218BBCF4" w14:textId="77777777" w:rsidR="007D28D6" w:rsidRDefault="00000000">
          <w:pPr>
            <w:pStyle w:val="TOC2"/>
            <w:tabs>
              <w:tab w:val="clear" w:pos="9062"/>
              <w:tab w:val="right" w:leader="dot" w:pos="9072"/>
            </w:tabs>
          </w:pPr>
          <w:hyperlink w:anchor="_Toc1759" w:history="1">
            <w:r>
              <w:rPr>
                <w:szCs w:val="28"/>
              </w:rPr>
              <w:t xml:space="preserve">6.1 </w:t>
            </w:r>
            <w:r>
              <w:rPr>
                <w:rFonts w:hint="eastAsia"/>
              </w:rPr>
              <w:t>总结</w:t>
            </w:r>
            <w:r>
              <w:tab/>
            </w:r>
            <w:r>
              <w:fldChar w:fldCharType="begin"/>
            </w:r>
            <w:r>
              <w:instrText xml:space="preserve"> PAGEREF _Toc1759 \h </w:instrText>
            </w:r>
            <w:r>
              <w:fldChar w:fldCharType="separate"/>
            </w:r>
            <w:r>
              <w:t>57</w:t>
            </w:r>
            <w:r>
              <w:fldChar w:fldCharType="end"/>
            </w:r>
          </w:hyperlink>
        </w:p>
        <w:p w14:paraId="08DC8E8C" w14:textId="77777777" w:rsidR="007D28D6" w:rsidRDefault="00000000">
          <w:pPr>
            <w:pStyle w:val="TOC2"/>
            <w:tabs>
              <w:tab w:val="clear" w:pos="9062"/>
              <w:tab w:val="right" w:leader="dot" w:pos="9072"/>
            </w:tabs>
          </w:pPr>
          <w:hyperlink w:anchor="_Toc21785" w:history="1">
            <w:r>
              <w:rPr>
                <w:szCs w:val="28"/>
              </w:rPr>
              <w:t xml:space="preserve">6.2 </w:t>
            </w:r>
            <w:r>
              <w:rPr>
                <w:rFonts w:hint="eastAsia"/>
              </w:rPr>
              <w:t>创新点</w:t>
            </w:r>
            <w:r>
              <w:tab/>
            </w:r>
            <w:r>
              <w:fldChar w:fldCharType="begin"/>
            </w:r>
            <w:r>
              <w:instrText xml:space="preserve"> PAGEREF _Toc21785 \h </w:instrText>
            </w:r>
            <w:r>
              <w:fldChar w:fldCharType="separate"/>
            </w:r>
            <w:r>
              <w:t>58</w:t>
            </w:r>
            <w:r>
              <w:fldChar w:fldCharType="end"/>
            </w:r>
          </w:hyperlink>
        </w:p>
        <w:p w14:paraId="1055434A" w14:textId="77777777" w:rsidR="007D28D6" w:rsidRDefault="00000000">
          <w:pPr>
            <w:pStyle w:val="TOC2"/>
            <w:tabs>
              <w:tab w:val="clear" w:pos="9062"/>
              <w:tab w:val="right" w:leader="dot" w:pos="9072"/>
            </w:tabs>
          </w:pPr>
          <w:hyperlink w:anchor="_Toc28927" w:history="1">
            <w:r>
              <w:rPr>
                <w:szCs w:val="28"/>
              </w:rPr>
              <w:t xml:space="preserve">6.3 </w:t>
            </w:r>
            <w:r>
              <w:rPr>
                <w:rFonts w:hint="eastAsia"/>
              </w:rPr>
              <w:t>展望</w:t>
            </w:r>
            <w:r>
              <w:tab/>
            </w:r>
            <w:r>
              <w:fldChar w:fldCharType="begin"/>
            </w:r>
            <w:r>
              <w:instrText xml:space="preserve"> PAGEREF _Toc28927 \h </w:instrText>
            </w:r>
            <w:r>
              <w:fldChar w:fldCharType="separate"/>
            </w:r>
            <w:r>
              <w:t>59</w:t>
            </w:r>
            <w:r>
              <w:fldChar w:fldCharType="end"/>
            </w:r>
          </w:hyperlink>
        </w:p>
        <w:p w14:paraId="32032ABA" w14:textId="77777777" w:rsidR="007D28D6" w:rsidRDefault="00000000">
          <w:pPr>
            <w:pStyle w:val="TOC1"/>
            <w:tabs>
              <w:tab w:val="right" w:leader="dot" w:pos="9072"/>
            </w:tabs>
          </w:pPr>
          <w:hyperlink w:anchor="_Toc14910" w:history="1">
            <w:r>
              <w:rPr>
                <w:rFonts w:hint="eastAsia"/>
              </w:rPr>
              <w:t>参考文献</w:t>
            </w:r>
            <w:r>
              <w:tab/>
            </w:r>
            <w:r>
              <w:fldChar w:fldCharType="begin"/>
            </w:r>
            <w:r>
              <w:instrText xml:space="preserve"> PAGEREF _Toc14910 \h </w:instrText>
            </w:r>
            <w:r>
              <w:fldChar w:fldCharType="separate"/>
            </w:r>
            <w:r>
              <w:t>61</w:t>
            </w:r>
            <w:r>
              <w:fldChar w:fldCharType="end"/>
            </w:r>
          </w:hyperlink>
        </w:p>
        <w:p w14:paraId="3E8AE7EE" w14:textId="77777777" w:rsidR="007D28D6" w:rsidRDefault="00000000">
          <w:pPr>
            <w:pStyle w:val="TOC1"/>
            <w:tabs>
              <w:tab w:val="right" w:leader="dot" w:pos="9072"/>
            </w:tabs>
          </w:pPr>
          <w:hyperlink w:anchor="_Toc13722" w:history="1">
            <w:r>
              <w:rPr>
                <w:rFonts w:hint="eastAsia"/>
              </w:rPr>
              <w:t>致谢</w:t>
            </w:r>
            <w:r>
              <w:tab/>
            </w:r>
            <w:r>
              <w:fldChar w:fldCharType="begin"/>
            </w:r>
            <w:r>
              <w:instrText xml:space="preserve"> PAGEREF _Toc13722 \h </w:instrText>
            </w:r>
            <w:r>
              <w:fldChar w:fldCharType="separate"/>
            </w:r>
            <w:r>
              <w:t>66</w:t>
            </w:r>
            <w:r>
              <w:fldChar w:fldCharType="end"/>
            </w:r>
          </w:hyperlink>
        </w:p>
        <w:p w14:paraId="71F05E70" w14:textId="77777777" w:rsidR="007D28D6" w:rsidRDefault="00000000">
          <w:pPr>
            <w:ind w:firstLine="480"/>
            <w:sectPr w:rsidR="007D28D6">
              <w:headerReference w:type="even" r:id="rId16"/>
              <w:headerReference w:type="default" r:id="rId17"/>
              <w:footerReference w:type="even" r:id="rId18"/>
              <w:footerReference w:type="default" r:id="rId19"/>
              <w:pgSz w:w="11906" w:h="16838"/>
              <w:pgMar w:top="1417" w:right="1417" w:bottom="1417" w:left="1417" w:header="851" w:footer="992" w:gutter="0"/>
              <w:cols w:space="720"/>
              <w:docGrid w:type="lines" w:linePitch="333"/>
            </w:sectPr>
          </w:pPr>
          <w:r>
            <w:rPr>
              <w:bCs/>
              <w:lang w:val="zh-CN"/>
            </w:rPr>
            <w:fldChar w:fldCharType="end"/>
          </w:r>
        </w:p>
      </w:sdtContent>
    </w:sdt>
    <w:p w14:paraId="2D63EBBF" w14:textId="77777777" w:rsidR="007D28D6" w:rsidRDefault="00000000">
      <w:pPr>
        <w:pStyle w:val="1"/>
      </w:pPr>
      <w:bookmarkStart w:id="0" w:name="_Toc2755"/>
      <w:bookmarkStart w:id="1" w:name="_Toc216114463"/>
      <w:r>
        <w:rPr>
          <w:rFonts w:hint="eastAsia"/>
        </w:rPr>
        <w:lastRenderedPageBreak/>
        <w:t>摘要</w:t>
      </w:r>
      <w:bookmarkEnd w:id="0"/>
      <w:bookmarkEnd w:id="1"/>
    </w:p>
    <w:p w14:paraId="6D57B801" w14:textId="77777777" w:rsidR="007D28D6" w:rsidRDefault="00000000">
      <w:pPr>
        <w:ind w:firstLine="480"/>
        <w:jc w:val="left"/>
      </w:pPr>
      <w:r>
        <w:rPr>
          <w:rFonts w:hint="eastAsia"/>
        </w:rPr>
        <w:t>医疗器械发明专利是创新的重要体现，在近几年来数量激增。但是由于医疗器械专利涉及到多个领域知识、文本较长、专业术语多等原因，给专利审查部门的归类管理、企业防范侵权风险及监管部门进行产品注册都造成困难。而且目前的专利分类主要依照</w:t>
      </w:r>
      <w:r>
        <w:rPr>
          <w:rFonts w:hint="eastAsia"/>
        </w:rPr>
        <w:t>IPC</w:t>
      </w:r>
      <w:r>
        <w:rPr>
          <w:rFonts w:hint="eastAsia"/>
        </w:rPr>
        <w:t>或</w:t>
      </w:r>
      <w:r>
        <w:rPr>
          <w:rFonts w:hint="eastAsia"/>
        </w:rPr>
        <w:t>CPC</w:t>
      </w:r>
      <w:r>
        <w:rPr>
          <w:rFonts w:hint="eastAsia"/>
        </w:rPr>
        <w:t>来进行，无法准确对应到《医疗器械分类目录》中的</w:t>
      </w:r>
      <w:r>
        <w:rPr>
          <w:rFonts w:hint="eastAsia"/>
        </w:rPr>
        <w:t>22</w:t>
      </w:r>
      <w:r>
        <w:rPr>
          <w:rFonts w:hint="eastAsia"/>
        </w:rPr>
        <w:t>大类。为了克服这些问题，本文选取</w:t>
      </w:r>
      <w:r>
        <w:rPr>
          <w:rFonts w:hint="eastAsia"/>
        </w:rPr>
        <w:t>IPC</w:t>
      </w:r>
      <w:r>
        <w:rPr>
          <w:rFonts w:hint="eastAsia"/>
        </w:rPr>
        <w:t>分类号为</w:t>
      </w:r>
      <w:r>
        <w:rPr>
          <w:rFonts w:hint="eastAsia"/>
        </w:rPr>
        <w:t>A61B</w:t>
      </w:r>
      <w:r>
        <w:rPr>
          <w:rFonts w:hint="eastAsia"/>
        </w:rPr>
        <w:t>的医疗器械发明专利作为样本进行研究，希望可以利用深度学习的方法将其自动分到《医疗器械分类目录》所包含的</w:t>
      </w:r>
      <w:r>
        <w:rPr>
          <w:rFonts w:hint="eastAsia"/>
        </w:rPr>
        <w:t>22</w:t>
      </w:r>
      <w:r>
        <w:rPr>
          <w:rFonts w:hint="eastAsia"/>
        </w:rPr>
        <w:t>个一级产品类别。</w:t>
      </w:r>
    </w:p>
    <w:p w14:paraId="593AF25A" w14:textId="77777777" w:rsidR="007D28D6" w:rsidRDefault="00000000">
      <w:pPr>
        <w:ind w:firstLine="480"/>
        <w:jc w:val="left"/>
      </w:pPr>
      <w:r>
        <w:rPr>
          <w:rFonts w:hint="eastAsia"/>
        </w:rPr>
        <w:t>为了解决原始专利数据标签质量较低的问题，在此基础上提出了一个完整的数据标注方法。利用分层抽样的方式得到一部分专家标注子集，然后用基于</w:t>
      </w:r>
      <w:proofErr w:type="spellStart"/>
      <w:r>
        <w:rPr>
          <w:rFonts w:hint="eastAsia"/>
        </w:rPr>
        <w:t>Qwen</w:t>
      </w:r>
      <w:proofErr w:type="spellEnd"/>
      <w:r>
        <w:rPr>
          <w:rFonts w:hint="eastAsia"/>
        </w:rPr>
        <w:t>大模型以及</w:t>
      </w:r>
      <w:r>
        <w:rPr>
          <w:rFonts w:hint="eastAsia"/>
        </w:rPr>
        <w:t>RAG</w:t>
      </w:r>
      <w:r>
        <w:rPr>
          <w:rFonts w:hint="eastAsia"/>
        </w:rPr>
        <w:t>的方法实现自动标注的工作流。其中引入《医疗器械分类目录》，利用条件分支进行判断来处理类别混淆的问题，从而形成了一个由</w:t>
      </w:r>
      <w:r>
        <w:rPr>
          <w:rFonts w:hint="eastAsia"/>
        </w:rPr>
        <w:t>58587</w:t>
      </w:r>
      <w:r>
        <w:rPr>
          <w:rFonts w:hint="eastAsia"/>
        </w:rPr>
        <w:t>个样本组成的高质量的专业化训练数据集，同时使用生成式的大模型对少样本类进行了扩充，一定程度上缓解了样本分布极不平衡的问题。</w:t>
      </w:r>
    </w:p>
    <w:p w14:paraId="4570476D" w14:textId="77777777" w:rsidR="007D28D6" w:rsidRDefault="00000000">
      <w:pPr>
        <w:ind w:firstLine="480"/>
        <w:jc w:val="left"/>
      </w:pPr>
      <w:r>
        <w:rPr>
          <w:rFonts w:hint="eastAsia"/>
        </w:rPr>
        <w:t>在此基础上，本文提出一种基于预训练语言模型和卷积神经网络的分类模型</w:t>
      </w:r>
      <w:r>
        <w:rPr>
          <w:rFonts w:hint="eastAsia"/>
        </w:rPr>
        <w:t>BERT-</w:t>
      </w:r>
      <w:proofErr w:type="spellStart"/>
      <w:r>
        <w:rPr>
          <w:rFonts w:hint="eastAsia"/>
        </w:rPr>
        <w:t>TextCNN</w:t>
      </w:r>
      <w:proofErr w:type="spellEnd"/>
      <w:r>
        <w:rPr>
          <w:rFonts w:hint="eastAsia"/>
        </w:rPr>
        <w:t>。该模型利用</w:t>
      </w:r>
      <w:r>
        <w:rPr>
          <w:rFonts w:hint="eastAsia"/>
        </w:rPr>
        <w:t>Chinese-</w:t>
      </w:r>
      <w:proofErr w:type="spellStart"/>
      <w:r>
        <w:rPr>
          <w:rFonts w:hint="eastAsia"/>
        </w:rPr>
        <w:t>RoBERTa</w:t>
      </w:r>
      <w:proofErr w:type="spellEnd"/>
      <w:r>
        <w:rPr>
          <w:rFonts w:hint="eastAsia"/>
        </w:rPr>
        <w:t>-</w:t>
      </w:r>
      <w:proofErr w:type="spellStart"/>
      <w:r>
        <w:rPr>
          <w:rFonts w:hint="eastAsia"/>
        </w:rPr>
        <w:t>wwm-ext</w:t>
      </w:r>
      <w:proofErr w:type="spellEnd"/>
      <w:r>
        <w:rPr>
          <w:rFonts w:hint="eastAsia"/>
        </w:rPr>
        <w:t>获取文本深层次动态语义信息，在此基础上使用不同大小卷积核</w:t>
      </w:r>
      <w:proofErr w:type="spellStart"/>
      <w:r>
        <w:rPr>
          <w:rFonts w:hint="eastAsia"/>
        </w:rPr>
        <w:t>TextCNN</w:t>
      </w:r>
      <w:proofErr w:type="spellEnd"/>
      <w:r>
        <w:rPr>
          <w:rFonts w:hint="eastAsia"/>
        </w:rPr>
        <w:t>得到局部重要特征，从而综合考虑全局及局部信息进行专利文本分类。</w:t>
      </w:r>
    </w:p>
    <w:p w14:paraId="7F710D8A" w14:textId="77777777" w:rsidR="007D28D6" w:rsidRDefault="00000000">
      <w:pPr>
        <w:ind w:firstLine="480"/>
        <w:jc w:val="left"/>
      </w:pPr>
      <w:r>
        <w:rPr>
          <w:rFonts w:hint="eastAsia"/>
        </w:rPr>
        <w:t>结果表明，本文的模型在测试集中得到</w:t>
      </w:r>
      <w:r>
        <w:rPr>
          <w:rFonts w:hint="eastAsia"/>
        </w:rPr>
        <w:t>0.8153 Accuracy</w:t>
      </w:r>
      <w:r>
        <w:rPr>
          <w:rFonts w:hint="eastAsia"/>
        </w:rPr>
        <w:t>以及</w:t>
      </w:r>
      <w:r>
        <w:rPr>
          <w:rFonts w:hint="eastAsia"/>
        </w:rPr>
        <w:t>0.7527 Macro F1-score,</w:t>
      </w:r>
      <w:r>
        <w:rPr>
          <w:rFonts w:hint="eastAsia"/>
        </w:rPr>
        <w:t>各项性能参数明显高于</w:t>
      </w:r>
      <w:r>
        <w:rPr>
          <w:rFonts w:hint="eastAsia"/>
        </w:rPr>
        <w:t>LR</w:t>
      </w:r>
      <w:r>
        <w:rPr>
          <w:rFonts w:hint="eastAsia"/>
        </w:rPr>
        <w:t>、</w:t>
      </w:r>
      <w:r>
        <w:rPr>
          <w:rFonts w:hint="eastAsia"/>
        </w:rPr>
        <w:t>KNN</w:t>
      </w:r>
      <w:r>
        <w:rPr>
          <w:rFonts w:hint="eastAsia"/>
        </w:rPr>
        <w:t>、</w:t>
      </w:r>
      <w:r>
        <w:rPr>
          <w:rFonts w:hint="eastAsia"/>
        </w:rPr>
        <w:t>RF</w:t>
      </w:r>
      <w:r>
        <w:rPr>
          <w:rFonts w:hint="eastAsia"/>
        </w:rPr>
        <w:t>、</w:t>
      </w:r>
      <w:proofErr w:type="spellStart"/>
      <w:r>
        <w:rPr>
          <w:rFonts w:hint="eastAsia"/>
        </w:rPr>
        <w:t>XGBoost</w:t>
      </w:r>
      <w:proofErr w:type="spellEnd"/>
      <w:r>
        <w:rPr>
          <w:rFonts w:hint="eastAsia"/>
        </w:rPr>
        <w:t>等传统机器学习方法以及单个深度学习方法，在外部验证集中，模型的</w:t>
      </w:r>
      <w:r>
        <w:rPr>
          <w:rFonts w:hint="eastAsia"/>
        </w:rPr>
        <w:t>Accuracy</w:t>
      </w:r>
      <w:r>
        <w:rPr>
          <w:rFonts w:hint="eastAsia"/>
        </w:rPr>
        <w:t>为</w:t>
      </w:r>
      <w:r>
        <w:rPr>
          <w:rFonts w:hint="eastAsia"/>
        </w:rPr>
        <w:t>0.9000</w:t>
      </w:r>
      <w:r>
        <w:rPr>
          <w:rFonts w:hint="eastAsia"/>
        </w:rPr>
        <w:t>，远超目前各大平台上的分类器，证明其良好的鲁棒性。根据该模型开发一个基于</w:t>
      </w:r>
      <w:r>
        <w:rPr>
          <w:rFonts w:hint="eastAsia"/>
        </w:rPr>
        <w:t>B/S</w:t>
      </w:r>
      <w:r>
        <w:rPr>
          <w:rFonts w:hint="eastAsia"/>
        </w:rPr>
        <w:t>架构的医疗器械专利自动分类系统，可以供用户在线对专利内容进行分类预测并且展示预测结果。</w:t>
      </w:r>
    </w:p>
    <w:p w14:paraId="2F216B62" w14:textId="77777777" w:rsidR="007D28D6" w:rsidRDefault="00000000">
      <w:pPr>
        <w:ind w:firstLine="480"/>
        <w:jc w:val="left"/>
      </w:pPr>
      <w:r>
        <w:rPr>
          <w:rFonts w:hint="eastAsia"/>
        </w:rPr>
        <w:t>本研究不仅实现了从专利分类标准到行业监管标准转变，同时也为医疗器械的情报分析、审查提速以及监管决策提供技术支持与数据支持。</w:t>
      </w:r>
    </w:p>
    <w:p w14:paraId="30215902" w14:textId="77777777" w:rsidR="007D28D6" w:rsidRDefault="00000000">
      <w:pPr>
        <w:ind w:firstLineChars="0" w:firstLine="0"/>
        <w:jc w:val="left"/>
        <w:rPr>
          <w:rFonts w:eastAsia="黑体"/>
        </w:rPr>
        <w:sectPr w:rsidR="007D28D6">
          <w:headerReference w:type="default" r:id="rId20"/>
          <w:footerReference w:type="even" r:id="rId21"/>
          <w:footerReference w:type="default" r:id="rId22"/>
          <w:pgSz w:w="11906" w:h="16838"/>
          <w:pgMar w:top="1440" w:right="1800" w:bottom="1440" w:left="1800" w:header="851" w:footer="992" w:gutter="0"/>
          <w:pgNumType w:fmt="upperRoman" w:start="1"/>
          <w:cols w:space="425"/>
          <w:docGrid w:type="lines" w:linePitch="312"/>
        </w:sectPr>
      </w:pPr>
      <w:r>
        <w:rPr>
          <w:rFonts w:eastAsia="黑体" w:hint="eastAsia"/>
        </w:rPr>
        <w:t>关键词：医疗器械</w:t>
      </w:r>
      <w:r>
        <w:rPr>
          <w:rFonts w:eastAsia="黑体" w:hint="eastAsia"/>
          <w:color w:val="000000"/>
        </w:rPr>
        <w:t>，</w:t>
      </w:r>
      <w:r>
        <w:rPr>
          <w:rFonts w:eastAsia="黑体" w:hint="eastAsia"/>
        </w:rPr>
        <w:t>发明专利分类</w:t>
      </w:r>
      <w:r>
        <w:rPr>
          <w:rFonts w:eastAsia="黑体" w:hint="eastAsia"/>
          <w:color w:val="000000"/>
        </w:rPr>
        <w:t>，</w:t>
      </w:r>
      <w:r>
        <w:rPr>
          <w:rFonts w:eastAsia="黑体" w:hint="eastAsia"/>
        </w:rPr>
        <w:t>BERT</w:t>
      </w:r>
      <w:r>
        <w:rPr>
          <w:rFonts w:eastAsia="黑体" w:hint="eastAsia"/>
          <w:color w:val="000000"/>
        </w:rPr>
        <w:t>，</w:t>
      </w:r>
      <w:proofErr w:type="spellStart"/>
      <w:r>
        <w:rPr>
          <w:rFonts w:eastAsia="黑体" w:hint="eastAsia"/>
        </w:rPr>
        <w:t>Qwen</w:t>
      </w:r>
      <w:proofErr w:type="spellEnd"/>
    </w:p>
    <w:p w14:paraId="0A60635E" w14:textId="77777777" w:rsidR="007D28D6" w:rsidRDefault="00000000">
      <w:pPr>
        <w:pStyle w:val="1"/>
        <w:rPr>
          <w:b/>
          <w:bCs/>
        </w:rPr>
      </w:pPr>
      <w:bookmarkStart w:id="2" w:name="_Toc17973"/>
      <w:bookmarkStart w:id="3" w:name="_Toc216114464"/>
      <w:r>
        <w:rPr>
          <w:rFonts w:hint="eastAsia"/>
          <w:b/>
          <w:bCs/>
        </w:rPr>
        <w:lastRenderedPageBreak/>
        <w:t>ABSTRACT</w:t>
      </w:r>
      <w:bookmarkStart w:id="4" w:name="_Toc216114465"/>
      <w:bookmarkEnd w:id="2"/>
      <w:bookmarkEnd w:id="3"/>
    </w:p>
    <w:p w14:paraId="2ED0C51F" w14:textId="77777777" w:rsidR="007D28D6" w:rsidRDefault="00000000">
      <w:pPr>
        <w:ind w:firstLine="480"/>
      </w:pPr>
      <w:r>
        <w:t xml:space="preserve">Medical device invention patents are an important manifestation of innovation, and the number has surged in recent years. However, </w:t>
      </w:r>
      <w:proofErr w:type="gramStart"/>
      <w:r>
        <w:t>due to the fact that</w:t>
      </w:r>
      <w:proofErr w:type="gramEnd"/>
      <w:r>
        <w:t xml:space="preserve"> medical device patents involve multiple fields of knowledge, long texts, and many professional terms, it is difficult for patent examination departments to classify and manage, enterprises to prevent infringement risks, and regulatory authorities to register products. Moreover, the current patent classification is mainly based on IPC or CPC, which cannot accurately correspond to the 22 categories in the ' Medical Device Classification Catalogue '. </w:t>
      </w:r>
      <w:proofErr w:type="gramStart"/>
      <w:r>
        <w:t>In order to</w:t>
      </w:r>
      <w:proofErr w:type="gramEnd"/>
      <w:r>
        <w:t xml:space="preserve"> overcome these problems, this paper selects the medical device invention patent with IPC classification number A61B as a sample for research, hoping to use the deep learning method to automatically classify it into the 22 first-level product categories included in the ' medical device classification catalogue '. </w:t>
      </w:r>
    </w:p>
    <w:p w14:paraId="1A27040A" w14:textId="77777777" w:rsidR="007D28D6" w:rsidRDefault="00000000">
      <w:pPr>
        <w:ind w:firstLine="480"/>
      </w:pPr>
      <w:proofErr w:type="gramStart"/>
      <w:r>
        <w:t>In order to</w:t>
      </w:r>
      <w:proofErr w:type="gramEnd"/>
      <w:r>
        <w:t xml:space="preserve"> solve the problem of low quality of original patent data labels, a complete data labeling method is proposed on this basis. A part of the expert annotation subset is obtained by stratified sampling, and then the workflow of automatic annotation is realized by </w:t>
      </w:r>
      <w:proofErr w:type="spellStart"/>
      <w:r>
        <w:t>Qwen</w:t>
      </w:r>
      <w:proofErr w:type="spellEnd"/>
      <w:r>
        <w:t xml:space="preserve"> large model and RAG method. Among them, the introduction of ' medical device classification catalogue ', using conditional branches to judge to deal with the problem of category confusion, thus forming a high-quality professional training data set composed of 58587 samples. At the same time, the generative large model is used to expand the small sample class, which alleviates the problem of extremely unbalanced sample distribution to a certain extent. </w:t>
      </w:r>
    </w:p>
    <w:p w14:paraId="65D2BBF0" w14:textId="77777777" w:rsidR="007D28D6" w:rsidRDefault="00000000">
      <w:pPr>
        <w:ind w:firstLine="480"/>
      </w:pPr>
      <w:r>
        <w:rPr>
          <w:rFonts w:hint="eastAsia"/>
        </w:rPr>
        <w:t>On this basis, this paper proposes a classification model BERT-</w:t>
      </w:r>
      <w:proofErr w:type="spellStart"/>
      <w:r>
        <w:rPr>
          <w:rFonts w:hint="eastAsia"/>
        </w:rPr>
        <w:t>TextCNN</w:t>
      </w:r>
      <w:proofErr w:type="spellEnd"/>
      <w:r>
        <w:rPr>
          <w:rFonts w:hint="eastAsia"/>
        </w:rPr>
        <w:t xml:space="preserve"> based on pre-trained language model and convolutional neural network. The model uses Chinese-</w:t>
      </w:r>
      <w:proofErr w:type="spellStart"/>
      <w:r>
        <w:rPr>
          <w:rFonts w:hint="eastAsia"/>
        </w:rPr>
        <w:t>RoBERTa</w:t>
      </w:r>
      <w:proofErr w:type="spellEnd"/>
      <w:r>
        <w:rPr>
          <w:rFonts w:hint="eastAsia"/>
        </w:rPr>
        <w:t>-</w:t>
      </w:r>
      <w:proofErr w:type="spellStart"/>
      <w:r>
        <w:rPr>
          <w:rFonts w:hint="eastAsia"/>
        </w:rPr>
        <w:t>wwm-ext</w:t>
      </w:r>
      <w:proofErr w:type="spellEnd"/>
      <w:r>
        <w:rPr>
          <w:rFonts w:hint="eastAsia"/>
        </w:rPr>
        <w:t xml:space="preserve"> to obtain the deep dynamic semantic information of the text. On this basis, </w:t>
      </w:r>
      <w:proofErr w:type="spellStart"/>
      <w:r>
        <w:rPr>
          <w:rFonts w:hint="eastAsia"/>
        </w:rPr>
        <w:t>TextCNN</w:t>
      </w:r>
      <w:proofErr w:type="spellEnd"/>
      <w:r>
        <w:rPr>
          <w:rFonts w:hint="eastAsia"/>
        </w:rPr>
        <w:t xml:space="preserve"> with different sizes of convolution kernels is used to obtain local important features, </w:t>
      </w:r>
      <w:proofErr w:type="gramStart"/>
      <w:r>
        <w:rPr>
          <w:rFonts w:hint="eastAsia"/>
        </w:rPr>
        <w:t>so as to</w:t>
      </w:r>
      <w:proofErr w:type="gramEnd"/>
      <w:r>
        <w:rPr>
          <w:rFonts w:hint="eastAsia"/>
        </w:rPr>
        <w:t xml:space="preserve"> comprehensively consider the global and local information for patent text classification. </w:t>
      </w:r>
    </w:p>
    <w:p w14:paraId="6080CAE4" w14:textId="77777777" w:rsidR="007D28D6" w:rsidRDefault="00000000">
      <w:pPr>
        <w:ind w:firstLine="480"/>
      </w:pPr>
      <w:r>
        <w:rPr>
          <w:rFonts w:hint="eastAsia"/>
        </w:rPr>
        <w:t xml:space="preserve">The results show that the model in this paper obtains 0.8153 Accuracy and 0.7527 </w:t>
      </w:r>
      <w:r>
        <w:rPr>
          <w:rFonts w:hint="eastAsia"/>
        </w:rPr>
        <w:lastRenderedPageBreak/>
        <w:t xml:space="preserve">Macro F1-score in the test set. The performance parameters are significantly higher than traditional machine learning methods such as LR, KNN, RF, </w:t>
      </w:r>
      <w:proofErr w:type="spellStart"/>
      <w:r>
        <w:rPr>
          <w:rFonts w:hint="eastAsia"/>
        </w:rPr>
        <w:t>XGBoost</w:t>
      </w:r>
      <w:proofErr w:type="spellEnd"/>
      <w:r>
        <w:rPr>
          <w:rFonts w:hint="eastAsia"/>
        </w:rPr>
        <w:t xml:space="preserve">, and a single deep learning method. In the external verification set, the Accuracy of the model is 0.9000, far exceeding the current classifiers on major platforms, proving its good robustness. According to the model, an automatic classification system for medical device patents based on B / S architecture is developed, which can be used for users to classify and predict patent content online and display the prediction results. </w:t>
      </w:r>
    </w:p>
    <w:p w14:paraId="47F46B76" w14:textId="77777777" w:rsidR="007D28D6" w:rsidRDefault="00000000">
      <w:pPr>
        <w:ind w:firstLine="480"/>
      </w:pPr>
      <w:r>
        <w:rPr>
          <w:rFonts w:hint="eastAsia"/>
        </w:rPr>
        <w:t>This study not only realizes the transformation from patent classification standards to industry regulatory standards, but also provides technical support and data support for medical device intelligence analysis, review acceleration and regulatory decision-making.</w:t>
      </w:r>
    </w:p>
    <w:p w14:paraId="06CB7785" w14:textId="77777777" w:rsidR="007D28D6" w:rsidRDefault="00000000">
      <w:pPr>
        <w:pStyle w:val="a5"/>
        <w:ind w:firstLineChars="0" w:firstLine="0"/>
        <w:jc w:val="left"/>
        <w:rPr>
          <w:rFonts w:ascii="Times New Roman" w:eastAsia="仿宋" w:hAnsi="Times New Roman"/>
          <w:b/>
          <w:bCs/>
          <w:color w:val="000000"/>
          <w:sz w:val="24"/>
          <w:szCs w:val="24"/>
        </w:rPr>
        <w:sectPr w:rsidR="007D28D6">
          <w:headerReference w:type="even" r:id="rId23"/>
          <w:headerReference w:type="default" r:id="rId24"/>
          <w:footerReference w:type="even" r:id="rId25"/>
          <w:footerReference w:type="default" r:id="rId26"/>
          <w:pgSz w:w="11906" w:h="16838"/>
          <w:pgMar w:top="1440" w:right="1800" w:bottom="1440" w:left="1800" w:header="851" w:footer="992" w:gutter="0"/>
          <w:pgNumType w:fmt="upperRoman" w:start="2"/>
          <w:cols w:space="0"/>
          <w:docGrid w:type="lines" w:linePitch="312"/>
        </w:sectPr>
      </w:pPr>
      <w:r>
        <w:rPr>
          <w:rFonts w:ascii="Times New Roman" w:eastAsia="仿宋" w:hAnsi="Times New Roman" w:hint="eastAsia"/>
          <w:b/>
          <w:bCs/>
          <w:color w:val="000000"/>
          <w:sz w:val="24"/>
          <w:szCs w:val="24"/>
        </w:rPr>
        <w:t>Key words: medical devices</w:t>
      </w:r>
      <w:r>
        <w:rPr>
          <w:rFonts w:ascii="仿宋" w:eastAsia="仿宋" w:hAnsi="仿宋" w:hint="eastAsia"/>
          <w:color w:val="000000"/>
          <w:sz w:val="24"/>
          <w:szCs w:val="24"/>
        </w:rPr>
        <w:t>，</w:t>
      </w:r>
      <w:r>
        <w:rPr>
          <w:rFonts w:ascii="Times New Roman" w:eastAsia="仿宋" w:hAnsi="Times New Roman" w:hint="eastAsia"/>
          <w:b/>
          <w:bCs/>
          <w:color w:val="000000"/>
          <w:sz w:val="24"/>
          <w:szCs w:val="24"/>
        </w:rPr>
        <w:t>Classification of invention patents</w:t>
      </w:r>
      <w:r>
        <w:rPr>
          <w:rFonts w:ascii="仿宋" w:eastAsia="仿宋" w:hAnsi="仿宋" w:hint="eastAsia"/>
          <w:color w:val="000000"/>
          <w:sz w:val="24"/>
          <w:szCs w:val="24"/>
        </w:rPr>
        <w:t>，</w:t>
      </w:r>
      <w:r>
        <w:rPr>
          <w:rFonts w:ascii="Times New Roman" w:eastAsia="仿宋" w:hAnsi="Times New Roman" w:hint="eastAsia"/>
          <w:b/>
          <w:bCs/>
          <w:color w:val="000000"/>
          <w:sz w:val="24"/>
          <w:szCs w:val="24"/>
        </w:rPr>
        <w:t>BERT</w:t>
      </w:r>
      <w:r>
        <w:rPr>
          <w:rFonts w:ascii="仿宋" w:eastAsia="仿宋" w:hAnsi="仿宋" w:hint="eastAsia"/>
          <w:color w:val="000000"/>
          <w:sz w:val="24"/>
          <w:szCs w:val="24"/>
        </w:rPr>
        <w:t>，</w:t>
      </w:r>
      <w:proofErr w:type="spellStart"/>
      <w:r>
        <w:rPr>
          <w:rFonts w:ascii="Times New Roman" w:eastAsia="仿宋" w:hAnsi="Times New Roman" w:hint="eastAsia"/>
          <w:b/>
          <w:bCs/>
          <w:color w:val="000000"/>
          <w:sz w:val="24"/>
          <w:szCs w:val="24"/>
        </w:rPr>
        <w:t>Qwen</w:t>
      </w:r>
      <w:proofErr w:type="spellEnd"/>
    </w:p>
    <w:p w14:paraId="46B4E123" w14:textId="77777777" w:rsidR="007D28D6" w:rsidRDefault="00000000">
      <w:pPr>
        <w:pStyle w:val="1"/>
        <w:numPr>
          <w:ilvl w:val="0"/>
          <w:numId w:val="1"/>
        </w:numPr>
        <w:tabs>
          <w:tab w:val="clear" w:pos="0"/>
        </w:tabs>
      </w:pPr>
      <w:bookmarkStart w:id="5" w:name="_Toc25605"/>
      <w:r>
        <w:rPr>
          <w:rFonts w:hint="eastAsia"/>
        </w:rPr>
        <w:lastRenderedPageBreak/>
        <w:t>绪论</w:t>
      </w:r>
      <w:bookmarkEnd w:id="4"/>
      <w:bookmarkEnd w:id="5"/>
    </w:p>
    <w:p w14:paraId="242DE1EB" w14:textId="77777777" w:rsidR="007D28D6" w:rsidRDefault="00000000">
      <w:pPr>
        <w:pStyle w:val="2"/>
        <w:numPr>
          <w:ilvl w:val="1"/>
          <w:numId w:val="1"/>
        </w:numPr>
        <w:tabs>
          <w:tab w:val="clear" w:pos="420"/>
        </w:tabs>
      </w:pPr>
      <w:bookmarkStart w:id="6" w:name="_Toc6159"/>
      <w:bookmarkStart w:id="7" w:name="_Toc216114466"/>
      <w:bookmarkStart w:id="8" w:name="_Toc216114467"/>
      <w:r>
        <w:rPr>
          <w:rFonts w:hint="eastAsia"/>
        </w:rPr>
        <w:t>研究背景及意义</w:t>
      </w:r>
      <w:bookmarkEnd w:id="6"/>
      <w:bookmarkEnd w:id="7"/>
    </w:p>
    <w:p w14:paraId="0F40C4EC" w14:textId="77777777" w:rsidR="007D28D6" w:rsidRDefault="00000000">
      <w:pPr>
        <w:pStyle w:val="3"/>
        <w:numPr>
          <w:ilvl w:val="2"/>
          <w:numId w:val="1"/>
        </w:numPr>
        <w:tabs>
          <w:tab w:val="clear" w:pos="420"/>
        </w:tabs>
      </w:pPr>
      <w:bookmarkStart w:id="9" w:name="_Toc6574"/>
      <w:r>
        <w:rPr>
          <w:rFonts w:hint="eastAsia"/>
        </w:rPr>
        <w:t>研究背景</w:t>
      </w:r>
      <w:bookmarkEnd w:id="9"/>
    </w:p>
    <w:p w14:paraId="42CF4F53" w14:textId="5EBF0569" w:rsidR="007D28D6" w:rsidRDefault="00000000">
      <w:pPr>
        <w:ind w:firstLine="480"/>
      </w:pPr>
      <w:r>
        <w:rPr>
          <w:rFonts w:hint="eastAsia"/>
        </w:rPr>
        <w:t>医疗器械产业是融合了生命科学、机械、电子及信息技术等多种高尖端技术于一体的高技术、高风险、高投入行业。医疗器械的技术水平直接关系到人类健康，对疾病的诊断治疗与健康维护具有至关重要的作用</w:t>
      </w:r>
      <w:ins w:id="10" w:author="fei zhai" w:date="2026-05-06T16:26:00Z">
        <w:r w:rsidR="00D638DA" w:rsidRPr="00D638DA">
          <w:rPr>
            <w:rFonts w:hint="eastAsia"/>
            <w:highlight w:val="yellow"/>
            <w:rPrChange w:id="11" w:author="fei zhai" w:date="2026-05-06T16:26:00Z">
              <w:rPr>
                <w:rFonts w:hint="eastAsia"/>
              </w:rPr>
            </w:rPrChange>
          </w:rPr>
          <w:t>[</w:t>
        </w:r>
        <w:r w:rsidR="00D638DA" w:rsidRPr="00D638DA">
          <w:rPr>
            <w:highlight w:val="yellow"/>
            <w:rPrChange w:id="12" w:author="fei zhai" w:date="2026-05-06T16:26:00Z">
              <w:rPr/>
            </w:rPrChange>
          </w:rPr>
          <w:t>1]</w:t>
        </w:r>
      </w:ins>
      <w:r>
        <w:rPr>
          <w:rFonts w:hint="eastAsia"/>
        </w:rPr>
        <w:t>。在生物医学工程与人工智能技术深度融合的背景下，医疗器械已成为全球主要经济体竞相布局的关键战略领域</w:t>
      </w:r>
      <w:ins w:id="13" w:author="fei zhai" w:date="2026-05-06T17:46:00Z">
        <w:r w:rsidR="004A15E0" w:rsidRPr="004A15E0">
          <w:rPr>
            <w:rFonts w:hint="eastAsia"/>
            <w:highlight w:val="yellow"/>
            <w:rPrChange w:id="14" w:author="fei zhai" w:date="2026-05-06T17:46:00Z">
              <w:rPr>
                <w:rFonts w:hint="eastAsia"/>
              </w:rPr>
            </w:rPrChange>
          </w:rPr>
          <w:t>[</w:t>
        </w:r>
        <w:r w:rsidR="004A15E0" w:rsidRPr="004A15E0">
          <w:rPr>
            <w:highlight w:val="yellow"/>
            <w:rPrChange w:id="15" w:author="fei zhai" w:date="2026-05-06T17:46:00Z">
              <w:rPr/>
            </w:rPrChange>
          </w:rPr>
          <w:t>2]</w:t>
        </w:r>
      </w:ins>
      <w:del w:id="16" w:author="fei zhai" w:date="2026-05-06T16:10:00Z">
        <w:r w:rsidDel="00B451ED">
          <w:rPr>
            <w:rStyle w:val="af1"/>
          </w:rPr>
          <w:fldChar w:fldCharType="begin"/>
        </w:r>
        <w:r w:rsidDel="00B451ED">
          <w:rPr>
            <w:rStyle w:val="af1"/>
          </w:rPr>
          <w:delInstrText xml:space="preserve"> ADDIN ZOTERO_ITEM CSL_CITATION {"citationID":"ZqSOYfTu","properties":{"formattedCitation":"\\super [1]\\nosupersub{}","plainCitation":"[1]","noteIndex":0},"citationItems":[{"id":23,"uris":["http://zotero.org/users/local/2JDDwpa7/items/II9UPC27"],"itemData":{"id":23,"type":"article-journal","abstract":"Artificial intelligence (AI) is a growing area of computer science that combines technologies with data science to develop intelligent, highly computation-able systems. Its ability to automatically analyze and query huge sets of data has rendered it essential to many fields such as healthcare. This article introduces you to artificial intelligence, how it works, and what its central role in biomedical engineering is. It brings to light new developments in medical science, why it is being applied in biomedicine, key problems in computer vision and AI, medical applications, diagnostics, and live health monitoring. This paper starts with an introduction to artificial intelligence and its major subfields before moving into how AI is revolutionizing healthcare technology. There is a lot of emphasis on how it will transform biomedical engineering through the use of AI-based devices like biosensors. Not only can these machines detect abnormalities in a patient’s physiology, but they also allow for chronic health tracking. Further, this review also provides an overview of the trends of AI-enabled healthcare technologies and concludes that the adoption of artificial intelligence in healthcare will be very high. The most promising are in diagnostics, with highly accurate, non-invasive diagnostics such as advanced imaging and vocal biomarker analyzers leading medicine into the future.","container-title":"Bioengineering","DOI":"10.3390/bioengineering12020163","ISSN":"2306-5354","issue":"2","language":"en","license":"http://creativecommons.org/licenses/by/3.0/","page":"163","publisher":"Multidisciplinary Digital Publishing Institute","source":"www.mdpi.com","title":"Artificial Intelligence in Biomedical Engineering and Its Influence on Healthcare Structure: Current and Future Prospects","title-short":"Artificial Intelligence in Biomedical Engineering and Its Influence on Healthcare Structure","volume":"12","author":[{"family":"Tripathi","given":"Divya"},{"family":"Hajra","given":"Kasturee"},{"family":"Mulukutla","given":"Aditya"},{"family":"Shreshtha","given":"Romi"},{"family":"Maity","given":"Dipak"}],"issued":{"date-parts":[["2025",2]]}}}],"schema":"https://github.com/citation-style-language/schema/raw/master/csl-citation.json"} </w:delInstrText>
        </w:r>
        <w:r w:rsidDel="00B451ED">
          <w:rPr>
            <w:rStyle w:val="af1"/>
          </w:rPr>
          <w:fldChar w:fldCharType="separate"/>
        </w:r>
        <w:r w:rsidDel="00B451ED">
          <w:rPr>
            <w:rStyle w:val="af1"/>
          </w:rPr>
          <w:delText>[1]</w:delText>
        </w:r>
        <w:r w:rsidDel="00B451ED">
          <w:rPr>
            <w:rStyle w:val="af1"/>
          </w:rPr>
          <w:fldChar w:fldCharType="end"/>
        </w:r>
      </w:del>
      <w:r>
        <w:t>。</w:t>
      </w:r>
      <w:r>
        <w:rPr>
          <w:rFonts w:hint="eastAsia"/>
        </w:rPr>
        <w:t>同时，随着我国人口老龄化的加速、慢性病发病率逐年上升，地区间医疗资源配置不平衡等问题的凸显，使医疗器械产品在疾病的预防、诊断、治疗及康复环节中体现出更加重要的作用与价值</w:t>
      </w:r>
      <w:ins w:id="17" w:author="fei zhai" w:date="2026-05-06T17:46:00Z">
        <w:r w:rsidR="004A15E0" w:rsidRPr="004A15E0">
          <w:rPr>
            <w:rFonts w:hint="eastAsia"/>
            <w:highlight w:val="yellow"/>
            <w:rPrChange w:id="18" w:author="fei zhai" w:date="2026-05-06T17:46:00Z">
              <w:rPr>
                <w:rFonts w:hint="eastAsia"/>
              </w:rPr>
            </w:rPrChange>
          </w:rPr>
          <w:t>[</w:t>
        </w:r>
        <w:r w:rsidR="004A15E0" w:rsidRPr="004A15E0">
          <w:rPr>
            <w:highlight w:val="yellow"/>
            <w:rPrChange w:id="19" w:author="fei zhai" w:date="2026-05-06T17:46:00Z">
              <w:rPr/>
            </w:rPrChange>
          </w:rPr>
          <w:t>3]</w:t>
        </w:r>
      </w:ins>
      <w:r>
        <w:rPr>
          <w:rFonts w:hint="eastAsia"/>
        </w:rPr>
        <w:t>。医疗器械的创新研发已成为近年来我国健康产业领域的研究热点。</w:t>
      </w:r>
    </w:p>
    <w:p w14:paraId="262308D5" w14:textId="4BD9A2C9" w:rsidR="007D28D6" w:rsidRDefault="00000000">
      <w:pPr>
        <w:ind w:firstLine="480"/>
      </w:pPr>
      <w:r>
        <w:rPr>
          <w:rFonts w:cs="宋体" w:hint="eastAsia"/>
        </w:rPr>
        <w:t>由于医疗器械产品研发周期长、资金投入巨大且面临极高的监管门槛，发明专利成为了企业保护技术成果、降低研发风险以及维持市场核心竞争力的重要手段</w:t>
      </w:r>
      <w:ins w:id="20" w:author="fei zhai" w:date="2026-05-06T17:47:00Z">
        <w:r w:rsidR="004A15E0" w:rsidRPr="004A15E0">
          <w:rPr>
            <w:rFonts w:cs="宋体" w:hint="eastAsia"/>
            <w:highlight w:val="yellow"/>
            <w:rPrChange w:id="21" w:author="fei zhai" w:date="2026-05-06T17:47:00Z">
              <w:rPr>
                <w:rFonts w:cs="宋体" w:hint="eastAsia"/>
              </w:rPr>
            </w:rPrChange>
          </w:rPr>
          <w:t>[</w:t>
        </w:r>
        <w:r w:rsidR="004A15E0" w:rsidRPr="004A15E0">
          <w:rPr>
            <w:rFonts w:cs="宋体"/>
            <w:highlight w:val="yellow"/>
            <w:rPrChange w:id="22" w:author="fei zhai" w:date="2026-05-06T17:47:00Z">
              <w:rPr>
                <w:rFonts w:cs="宋体"/>
              </w:rPr>
            </w:rPrChange>
          </w:rPr>
          <w:t>4]</w:t>
        </w:r>
      </w:ins>
      <w:r>
        <w:rPr>
          <w:rFonts w:cs="宋体" w:hint="eastAsia"/>
        </w:rPr>
        <w:t>。通过专利布局，医疗器械企业可以为高额创新研发投入构筑保护壁垒，不仅使技术创新得到了显著促进，更加速了产业的整体转型与优化升级</w:t>
      </w:r>
      <w:del w:id="23" w:author="fei zhai" w:date="2026-05-06T16:10:00Z">
        <w:r w:rsidDel="00B451ED">
          <w:rPr>
            <w:rStyle w:val="af1"/>
          </w:rPr>
          <w:fldChar w:fldCharType="begin"/>
        </w:r>
        <w:r w:rsidDel="00B451ED">
          <w:rPr>
            <w:rStyle w:val="af1"/>
          </w:rPr>
          <w:delInstrText xml:space="preserve"> ADDIN ZOTERO_ITEM CSL_CITATION {"citationID":"w8V0LOnz","properties":{"formattedCitation":"\\super [2]\\nosupersub{}","plainCitation":"[2]","noteIndex":0},"citationItems":[{"id":22,"uris":["http://zotero.org/users/local/2JDDwpa7/items/4XDFY6VL"],"itemData":{"id":22,"type":"article-journal","abstract":"Background\n              The demand for wearable technologies has surged in recent years, demonstrating remarkable potential, especially in health promotion. However, there is currently a lack of clarity about the types and roles of wearable devices in health care of older adults.\n            \n            \n              Objective\n              This review aims to provide a comprehensive overview and categorize the current research conducted with wearable devices for health promotion and disease prevention in older adults.\n            \n            \n              Methods\n              We conducted a systematic literature review using the PRISMA-ScR (Preferred Reporting Items for Systematic Reviews and Meta-Analyses extension for Scoping Reviews) framework and synthesized the results. A total of 6 databases were searched to identify wearable devices reported in studies from inception to July 28, 2024. Titles, abstracts, and full texts were independently screened by 2 reviewers. Any discrepancies were resolved by a third reviewer when necessary. The types of results from relevant studies were systematically mapped into predefined categories.\n            \n            \n              Results\n              Based on the inclusion criteria, 109 studies were included. The most commonly reported health targets of wearable devices were mobility, mental health, fall-related, arrhythmia detection, activity recognition, disease diagnosis, and sleep monitoring. Most studies were application design and observational study, and in European countries and the United States, 51 studies of the participants were healthy. The most popular anatomical landmarks for wearable placement were the wrist, waist, and chest. Two evaluation approaches for wearable devices were used: performance metrics in controlled settings and real-world assessments with end users. The opportunities presented by wearable devices are countered by multiple challenges, including data availability and reliability, technical limitations, utility and user acceptance, cost, security and privacy, performance gaps, and challenges.\n            \n            \n              Conclusions\n              Wearable devices hold great promise for promoting health in older adults, but several hurdles remain for full adoption. A broader and more diverse group of older adults is needed to identify the most beneficial wearables and to optimize the technology. Further studies are required to statistically synthesize real-world performance and evaluation results. We hope that this review will serve as a valuable reference for the development of wearable devices in older adults.","container-title":"Journal of Medical Internet Research","DOI":"10.2196/69077","ISSN":"1438-8871","journalAbbreviation":"J Med Internet Res","language":"en","page":"e69077","source":"DOI.org (Crossref)","title":"Wearable Technologies for Health Promotion and Disease Prevention in Older Adults: Systematic Scoping Review and Evidence Map","title-short":"Wearable Technologies for Health Promotion and Disease Prevention in Older Adults","volume":"27","author":[{"family":"Sun","given":"Yue"},{"family":"Chen","given":"Ji"},{"family":"Ji","given":"Mengmeng"},{"family":"Li","given":"Xiaomei"}],"issued":{"date-parts":[["2025",6,24]]}}}],"schema":"https://github.com/citation-style-language/schema/raw/master/csl-citation.json"} </w:delInstrText>
        </w:r>
        <w:r w:rsidDel="00B451ED">
          <w:rPr>
            <w:rStyle w:val="af1"/>
          </w:rPr>
          <w:fldChar w:fldCharType="separate"/>
        </w:r>
        <w:r w:rsidDel="00B451ED">
          <w:rPr>
            <w:rStyle w:val="af1"/>
          </w:rPr>
          <w:delText>[2]</w:delText>
        </w:r>
        <w:r w:rsidDel="00B451ED">
          <w:rPr>
            <w:rStyle w:val="af1"/>
          </w:rPr>
          <w:fldChar w:fldCharType="end"/>
        </w:r>
      </w:del>
      <w:r>
        <w:rPr>
          <w:rFonts w:cs="宋体" w:hint="eastAsia"/>
        </w:rPr>
        <w:t>，全球范围内，该领域的专利申请数量呈现持续增长态势</w:t>
      </w:r>
      <w:del w:id="24" w:author="fei zhai" w:date="2026-05-06T16:10:00Z">
        <w:r w:rsidDel="00B451ED">
          <w:rPr>
            <w:rStyle w:val="af1"/>
          </w:rPr>
          <w:fldChar w:fldCharType="begin"/>
        </w:r>
        <w:r w:rsidDel="00B451ED">
          <w:rPr>
            <w:rStyle w:val="af1"/>
          </w:rPr>
          <w:delInstrText xml:space="preserve"> ADDIN ZOTERO_ITEM CSL_CITATION {"citationID":"eCwkruBK","properties":{"formattedCitation":"\\super [3]\\nosupersub{}","plainCitation":"[3]","noteIndex":0},"citationItems":[{"id":16,"uris":["http://zotero.org/users/local/2JDDwpa7/items/3UIMPEKK"],"itemData":{"id":16,"type":"article-journal","container-title":"Irish Journal of Medical Science (1971 -)","page":"1-7","source":"Baidu Scholar","title":"Medical device patents—a review of contemporary global trends with an Irish comparison","author":[{"literal":"O’Cearbhaill Roisin M."},{"family":"Murray","given":"Timothy E."},{"family":"Lee","given":"Michael J."}],"issued":{"date-parts":[["2018"]]}}}],"schema":"https://github.com/citation-style-language/schema/raw/master/csl-citation.json"} </w:delInstrText>
        </w:r>
        <w:r w:rsidDel="00B451ED">
          <w:rPr>
            <w:rStyle w:val="af1"/>
          </w:rPr>
          <w:fldChar w:fldCharType="separate"/>
        </w:r>
        <w:r w:rsidDel="00B451ED">
          <w:rPr>
            <w:rStyle w:val="af1"/>
          </w:rPr>
          <w:delText>[3]</w:delText>
        </w:r>
        <w:r w:rsidDel="00B451ED">
          <w:rPr>
            <w:rStyle w:val="af1"/>
          </w:rPr>
          <w:fldChar w:fldCharType="end"/>
        </w:r>
      </w:del>
      <w:r>
        <w:rPr>
          <w:rFonts w:cs="宋体"/>
        </w:rPr>
        <w:t>。</w:t>
      </w:r>
      <w:r>
        <w:rPr>
          <w:rFonts w:cs="宋体" w:hint="eastAsia"/>
        </w:rPr>
        <w:t>依据欧洲专利局（</w:t>
      </w:r>
      <w:ins w:id="25" w:author="fei zhai" w:date="2026-05-06T18:06:00Z">
        <w:r w:rsidR="00410289" w:rsidRPr="00410289">
          <w:rPr>
            <w:rFonts w:cs="宋体"/>
          </w:rPr>
          <w:t>European Patent Office</w:t>
        </w:r>
        <w:r w:rsidR="00410289">
          <w:rPr>
            <w:rFonts w:cs="宋体"/>
          </w:rPr>
          <w:t xml:space="preserve">, </w:t>
        </w:r>
      </w:ins>
      <w:r>
        <w:rPr>
          <w:rFonts w:cs="宋体" w:hint="eastAsia"/>
        </w:rPr>
        <w:t>EPO</w:t>
      </w:r>
      <w:r>
        <w:rPr>
          <w:rFonts w:cs="宋体" w:hint="eastAsia"/>
        </w:rPr>
        <w:t>）发布的最新数据表明，</w:t>
      </w:r>
      <w:r>
        <w:rPr>
          <w:rFonts w:cs="宋体" w:hint="eastAsia"/>
        </w:rPr>
        <w:t>2024</w:t>
      </w:r>
      <w:r>
        <w:rPr>
          <w:rFonts w:cs="宋体" w:hint="eastAsia"/>
        </w:rPr>
        <w:t>年度医疗器械领域的专利申请量突破</w:t>
      </w:r>
      <w:r>
        <w:rPr>
          <w:rFonts w:cs="宋体" w:hint="eastAsia"/>
        </w:rPr>
        <w:t>1.5</w:t>
      </w:r>
      <w:r>
        <w:rPr>
          <w:rFonts w:cs="宋体" w:hint="eastAsia"/>
        </w:rPr>
        <w:t>万件，在各类技术领域中位居前列</w:t>
      </w:r>
      <w:ins w:id="26" w:author="fei zhai" w:date="2026-05-06T17:47:00Z">
        <w:r w:rsidR="004A15E0" w:rsidRPr="004A15E0">
          <w:rPr>
            <w:rFonts w:cs="宋体" w:hint="eastAsia"/>
            <w:highlight w:val="yellow"/>
            <w:rPrChange w:id="27" w:author="fei zhai" w:date="2026-05-06T17:47:00Z">
              <w:rPr>
                <w:rFonts w:cs="宋体" w:hint="eastAsia"/>
              </w:rPr>
            </w:rPrChange>
          </w:rPr>
          <w:t>[</w:t>
        </w:r>
        <w:r w:rsidR="004A15E0">
          <w:rPr>
            <w:rFonts w:cs="宋体"/>
            <w:highlight w:val="yellow"/>
          </w:rPr>
          <w:t>5</w:t>
        </w:r>
        <w:r w:rsidR="004A15E0" w:rsidRPr="004A15E0">
          <w:rPr>
            <w:rFonts w:cs="宋体"/>
            <w:highlight w:val="yellow"/>
            <w:rPrChange w:id="28" w:author="fei zhai" w:date="2026-05-06T17:47:00Z">
              <w:rPr>
                <w:rFonts w:cs="宋体"/>
              </w:rPr>
            </w:rPrChange>
          </w:rPr>
          <w:t>]</w:t>
        </w:r>
      </w:ins>
      <w:del w:id="29" w:author="fei zhai" w:date="2026-05-06T16:10:00Z">
        <w:r w:rsidDel="00B451ED">
          <w:rPr>
            <w:rStyle w:val="af1"/>
          </w:rPr>
          <w:fldChar w:fldCharType="begin"/>
        </w:r>
        <w:r w:rsidDel="00B451ED">
          <w:rPr>
            <w:rStyle w:val="af1"/>
          </w:rPr>
          <w:delInstrText xml:space="preserve"> ADDIN ZOTERO_ITEM CSL_CITATION {"citationID":"3PE3fhnI","properties":{"formattedCitation":"\\super [4]\\nosupersub{}","plainCitation":"[4]","noteIndex":0},"citationItems":[{"id":10,"uris":["http://zotero.org/users/local/2JDDwpa7/items/78HQVFZ8"],"itemData":{"id":10,"type":"webpage","title":"Patent Index 2024 | epo.org","URL":"https://www.epo.org/en/about-us/statistics/patent-index-2024","accessed":{"date-parts":[["2026",3,16]]}}}],"schema":"https://github.com/citation-style-language/schema/raw/master/csl-citation.json"} </w:delInstrText>
        </w:r>
        <w:r w:rsidDel="00B451ED">
          <w:rPr>
            <w:rStyle w:val="af1"/>
          </w:rPr>
          <w:fldChar w:fldCharType="separate"/>
        </w:r>
        <w:r w:rsidDel="00B451ED">
          <w:rPr>
            <w:rStyle w:val="af1"/>
          </w:rPr>
          <w:delText>[4]</w:delText>
        </w:r>
        <w:r w:rsidDel="00B451ED">
          <w:rPr>
            <w:rStyle w:val="af1"/>
          </w:rPr>
          <w:fldChar w:fldCharType="end"/>
        </w:r>
      </w:del>
      <w:r>
        <w:rPr>
          <w:rFonts w:hint="eastAsia"/>
        </w:rPr>
        <w:t>。在中国，依据国家药品监督管理局相关统计数据，自</w:t>
      </w:r>
      <w:r>
        <w:rPr>
          <w:rFonts w:hint="eastAsia"/>
        </w:rPr>
        <w:t>2019</w:t>
      </w:r>
      <w:r>
        <w:rPr>
          <w:rFonts w:hint="eastAsia"/>
        </w:rPr>
        <w:t>年以来医疗器械注册数量持续上升</w:t>
      </w:r>
      <w:del w:id="30" w:author="fei zhai" w:date="2026-05-06T16:10:00Z">
        <w:r w:rsidDel="00B451ED">
          <w:rPr>
            <w:rStyle w:val="af1"/>
          </w:rPr>
          <w:fldChar w:fldCharType="begin"/>
        </w:r>
        <w:r w:rsidDel="00B451ED">
          <w:rPr>
            <w:rStyle w:val="af1"/>
          </w:rPr>
          <w:delInstrText xml:space="preserve"> ADDIN ZOTERO_ITEM CSL_CITATION {"citationID":"0H4r4voC","properties":{"formattedCitation":"\\super [5]\\nosupersub{}","plainCitation":"[5]","noteIndex":0},"citationItems":[{"id":207,"uris":["http://zotero.org/users/local/2JDDwpa7/items/E6A9U7QF"],"itemDa</w:delInstrText>
        </w:r>
        <w:r w:rsidDel="00B451ED">
          <w:rPr>
            <w:rStyle w:val="af1"/>
            <w:rFonts w:hint="eastAsia"/>
          </w:rPr>
          <w:delInstrText>ta":{"id":207,"type":"webpage","title":"2024</w:delInstrText>
        </w:r>
        <w:r w:rsidDel="00B451ED">
          <w:rPr>
            <w:rStyle w:val="af1"/>
            <w:rFonts w:hint="eastAsia"/>
          </w:rPr>
          <w:delInstrText>年度医疗器械注册工作报告</w:delInstrText>
        </w:r>
        <w:r w:rsidDel="00B451ED">
          <w:rPr>
            <w:rStyle w:val="af1"/>
            <w:rFonts w:hint="eastAsia"/>
          </w:rPr>
          <w:delInstrText>","URL":"https://www.nmpa.gov.cn/xxgk/fgwj/gzwj/gzwjylqx/20250213095700131.html","accessed":{"date-parts":[["2026",4,8]]}}}],"schema":"https://github.com/citation-style-language/schema/raw/master/csl</w:delInstrText>
        </w:r>
        <w:r w:rsidDel="00B451ED">
          <w:rPr>
            <w:rStyle w:val="af1"/>
          </w:rPr>
          <w:delInstrText xml:space="preserve">-citation.json"} </w:delInstrText>
        </w:r>
        <w:r w:rsidDel="00B451ED">
          <w:rPr>
            <w:rStyle w:val="af1"/>
          </w:rPr>
          <w:fldChar w:fldCharType="separate"/>
        </w:r>
        <w:r w:rsidDel="00B451ED">
          <w:rPr>
            <w:rStyle w:val="af1"/>
          </w:rPr>
          <w:delText>[5]</w:delText>
        </w:r>
        <w:r w:rsidDel="00B451ED">
          <w:rPr>
            <w:rStyle w:val="af1"/>
          </w:rPr>
          <w:fldChar w:fldCharType="end"/>
        </w:r>
      </w:del>
      <w:r>
        <w:rPr>
          <w:rFonts w:hint="eastAsia"/>
        </w:rPr>
        <w:t>，反映出行业发展活跃度不断提升。这一趋势对精准的技术监测与知识产权保护机制提出了更高要求</w:t>
      </w:r>
      <w:ins w:id="31" w:author="fei zhai" w:date="2026-05-06T17:47:00Z">
        <w:r w:rsidR="004A15E0" w:rsidRPr="004A15E0">
          <w:rPr>
            <w:rFonts w:hint="eastAsia"/>
            <w:highlight w:val="yellow"/>
            <w:rPrChange w:id="32" w:author="fei zhai" w:date="2026-05-06T17:47:00Z">
              <w:rPr>
                <w:rFonts w:hint="eastAsia"/>
              </w:rPr>
            </w:rPrChange>
          </w:rPr>
          <w:t>[</w:t>
        </w:r>
        <w:r w:rsidR="004A15E0" w:rsidRPr="004A15E0">
          <w:rPr>
            <w:highlight w:val="yellow"/>
            <w:rPrChange w:id="33" w:author="fei zhai" w:date="2026-05-06T17:47:00Z">
              <w:rPr/>
            </w:rPrChange>
          </w:rPr>
          <w:t>6]</w:t>
        </w:r>
      </w:ins>
      <w:del w:id="34" w:author="fei zhai" w:date="2026-05-06T16:10:00Z">
        <w:r w:rsidDel="00B451ED">
          <w:rPr>
            <w:rStyle w:val="af1"/>
          </w:rPr>
          <w:fldChar w:fldCharType="begin"/>
        </w:r>
        <w:r w:rsidDel="00B451ED">
          <w:rPr>
            <w:rStyle w:val="af1"/>
          </w:rPr>
          <w:delInstrText xml:space="preserve"> ADDIN ZOTERO_ITEM CSL_CITATION {"citationID":"sI4gUGdK","properties":{"formattedCitation":"\\super [6]\\nosupersub{}","plainCitation":"[6]","noteIndex":0},"citationItems":[{"id":20,"uris":["http://zotero.org/users/local/2JDDwpa7/items/2D2TK8LZ"],"itemData":{"id":20,"type":"article-journal","abstract":"Background\nThe integration of artificial intelligence (AI) in medical devices is transforming health care by enabling enhanced personalization and precision medicine. AI-driven medical devices can tailor treatments based on individual patient profiles, including genetic data, medical history, and physiological parameters. This advancement holds the potential to refine therapeutic interventions, improve patient outcomes, and streamline health care delivery. However, challenges such as data quality, algorithmic bias, patient privacy, and regulatory complexities hinder the full realization of AI-driven personalization. By 2030, the global AI in health care market is projected to exceed US $187.95 billion, growing at a compound annual growth rate of 37% from US $15.1 billion in 2022.\n\nObjective\nThis review aims to explore the scope and impact of AI-driven personalization in medical devices. It seeks to analyze key technological innovations that have enabled AI integration, identify the critical challenges impeding progress, and evaluate strategies to address these challenges. Additionally, it highlights future research directions and innovation opportunities in this evolving field.\n\nMethods\nA systematic review was conducted, drawing from scholarly literature, industry analyses, and regulatory advisories. Relevant studies and case examples were analyzed to assess the current applications of AI in medical devices, the barriers to its implementation, and best practices for overcoming these barriers. Ethical, technical, and regulatory considerations were also examined. The review included studies published between 2016 and 2023, covering over 100 peer-reviewed articles and reports.\n\nResults\nThe review highlights significant advancements in AI-driven medical devices, including applications in diagnostics, treatment personalization, wearable health monitoring, and smart prosthetics. AI-based diagnostic tools have achieved up to 98.88% accuracy in multiclass disease classification from X-ray images and 95% accuracy in insulin injection site recognition. It identifies key challenges such as data security risks, algorithmic biases, regulatory constraints, and integration issues with existing health care infrastructures. Currently, more than 70% of clinical decisions rely on diagnostic tests, yet AI-driven automation could reduce diagnostic delays by up to 50%. Several strategies, including improved data validation techniques, regulatory frameworks for AI approval, and ethical guidelines, were found to be effective in mitigating these challenges. Case studies demonstrate how AI has enhanced medical device functionality and patient outcomes.\n\nConclusions\nAI-driven personalization in medical devices holds immense potential to revolutionize health care, offering more precise, adaptive, and patient-centered solutions. However, successful implementation requires addressing technical, ethical, and regulatory challenges. Emerging technologies such as quantum comput</w:delInstrText>
        </w:r>
        <w:r w:rsidDel="00B451ED">
          <w:rPr>
            <w:rStyle w:val="af1"/>
            <w:rFonts w:hint="eastAsia"/>
          </w:rPr>
          <w:delInstrText>ing could improve AI-driven medical diagnoses by 10</w:delInstrText>
        </w:r>
        <w:r w:rsidDel="00B451ED">
          <w:rPr>
            <w:rStyle w:val="af1"/>
            <w:rFonts w:hint="eastAsia"/>
          </w:rPr>
          <w:delInstrText>‐</w:delInstrText>
        </w:r>
        <w:r w:rsidDel="00B451ED">
          <w:rPr>
            <w:rStyle w:val="af1"/>
            <w:rFonts w:hint="eastAsia"/>
          </w:rPr>
          <w:delInstrText>20 times in processing efficiency, while blockchain-based patient data management could reduce security breaches by more than 30%. This review serves as a valuable resource for researchers, health care p</w:delInstrText>
        </w:r>
        <w:r w:rsidDel="00B451ED">
          <w:rPr>
            <w:rStyle w:val="af1"/>
          </w:rPr>
          <w:delInstrText xml:space="preserve">rofessionals, policymakers, and industry leaders, fostering informed discussions and guiding future advancements in AI-enabled personalized medicine.","container-title":"Journal of Medical Internet Research","DOI":"10.2196/72410","ISSN":"1439-4456","journalAbbreviation":"J Med Internet Res","language":"en","page":"e72410","PMID":"41813232","PMCID":"PMC12978926","source":"PubMed Central","title":"Artificial Intelligence Applications in Medical Devices for Personalized Health Care Solutions: Systematic Review","title-short":"Artificial Intelligence Applications in Medical Devices for Personalized Health Care Solutions","volume":"28","author":[{"family":"Ponnambalath Mohanadas","given":"Hemanth"},{"family":"Manikandan","given":"A"},{"family":"Ismail","given":"Ahmad Fauzi"},{"family":"Tucker","given":"Nick"},{"family":"Jaganathan","given":"Saravana Kumar"}],"issued":{"date-parts":[["2026",3,4]]}}}],"schema":"https://github.com/citation-style-language/schema/raw/master/csl-citation.json"} </w:delInstrText>
        </w:r>
        <w:r w:rsidDel="00B451ED">
          <w:rPr>
            <w:rStyle w:val="af1"/>
          </w:rPr>
          <w:fldChar w:fldCharType="separate"/>
        </w:r>
        <w:r w:rsidDel="00B451ED">
          <w:rPr>
            <w:rStyle w:val="af1"/>
          </w:rPr>
          <w:delText>[6]</w:delText>
        </w:r>
        <w:r w:rsidDel="00B451ED">
          <w:rPr>
            <w:rStyle w:val="af1"/>
          </w:rPr>
          <w:fldChar w:fldCharType="end"/>
        </w:r>
      </w:del>
      <w:r>
        <w:rPr>
          <w:rFonts w:hint="eastAsia"/>
        </w:rPr>
        <w:t>。</w:t>
      </w:r>
    </w:p>
    <w:p w14:paraId="29169983" w14:textId="3075D546" w:rsidR="007D28D6" w:rsidRDefault="00000000">
      <w:pPr>
        <w:ind w:firstLine="480"/>
      </w:pPr>
      <w:r>
        <w:rPr>
          <w:rFonts w:hint="eastAsia"/>
        </w:rPr>
        <w:t>然而，现行的全球专利管理体系与实际的医疗器械产业监管体系之间存在严重的信息不对称。目前的专利分类主要依赖国际专利分类（</w:t>
      </w:r>
      <w:ins w:id="35" w:author="fei zhai" w:date="2026-05-06T18:06:00Z">
        <w:r w:rsidR="00410289" w:rsidRPr="00410289">
          <w:t>International Patent Classification</w:t>
        </w:r>
        <w:r w:rsidR="00410289">
          <w:t xml:space="preserve">, </w:t>
        </w:r>
      </w:ins>
      <w:r>
        <w:rPr>
          <w:rFonts w:hint="eastAsia"/>
        </w:rPr>
        <w:t>IPC</w:t>
      </w:r>
      <w:r>
        <w:rPr>
          <w:rFonts w:hint="eastAsia"/>
        </w:rPr>
        <w:t>）</w:t>
      </w:r>
      <w:r>
        <w:rPr>
          <w:rStyle w:val="af1"/>
        </w:rPr>
        <w:fldChar w:fldCharType="begin"/>
      </w:r>
      <w:r>
        <w:rPr>
          <w:rStyle w:val="af1"/>
        </w:rPr>
        <w:instrText xml:space="preserve"> ADDIN ZOTERO_ITEM CSL_CITATION {"citationID":"2zHyywfy","properties":{"formattedCitation":"\\super [7]\\nosupersub{}","plainCitation":"[7]","noteIndex":0},"citationItems":[{"id":154,"uris":["http://zotero.org/users/local/2JDDwpa7/items/C45HDY8D"],"itemData":{"id":154,"type":"webpage","container-title":"treaties","language":"en-US","title":"Locarno Agreement Establishing an International Classification for Industrial Designs","URL":"https://www.wipo.int/en/web/treaties/classification/locarno/index","accessed":{"date-parts":[["2026",3,17]]}}}],"schema":"https://github.com/citation-style-language/schema/raw/master/csl-citation.json"} </w:instrText>
      </w:r>
      <w:r>
        <w:rPr>
          <w:rStyle w:val="af1"/>
        </w:rPr>
        <w:fldChar w:fldCharType="separate"/>
      </w:r>
      <w:r>
        <w:rPr>
          <w:rStyle w:val="af1"/>
        </w:rPr>
        <w:t>[7]</w:t>
      </w:r>
      <w:r>
        <w:rPr>
          <w:rStyle w:val="af1"/>
        </w:rPr>
        <w:fldChar w:fldCharType="end"/>
      </w:r>
      <w:r>
        <w:rPr>
          <w:rFonts w:hint="eastAsia"/>
        </w:rPr>
        <w:t>和联合专利分类（</w:t>
      </w:r>
      <w:ins w:id="36" w:author="fei zhai" w:date="2026-05-06T18:07:00Z">
        <w:r w:rsidR="006850CB" w:rsidRPr="006850CB">
          <w:t>Cooperative Patent Classification</w:t>
        </w:r>
        <w:r w:rsidR="006850CB">
          <w:t xml:space="preserve">, </w:t>
        </w:r>
      </w:ins>
      <w:r>
        <w:rPr>
          <w:rFonts w:hint="eastAsia"/>
        </w:rPr>
        <w:t>CPC</w:t>
      </w:r>
      <w:r>
        <w:rPr>
          <w:rFonts w:hint="eastAsia"/>
        </w:rPr>
        <w:t>）</w:t>
      </w:r>
      <w:r>
        <w:rPr>
          <w:rStyle w:val="af1"/>
        </w:rPr>
        <w:fldChar w:fldCharType="begin"/>
      </w:r>
      <w:r>
        <w:rPr>
          <w:rStyle w:val="af1"/>
        </w:rPr>
        <w:instrText xml:space="preserve"> ADDIN ZOTERO_ITEM CSL_CITATION {"citationID":"ZkRcwngC","properties":{"formattedCitation":"\\super [8]\\nosupersub{}","plainCitation":"[8]","noteIndex":0},"citationItems":[{"id":28,"uris":["http://zotero.org/users/local/2JDDwpa7/items/HU8TKXCD"],"itemData":{"id":28,"type":"webpage","language":"en","title":"CPC Definition - G16H HEALTHCARE INFORMATICS, i.e. INFORMATION AND COMMUNICATION TECHNOLOGY [ICT]...","URL":"https://www.uspto.gov/web/patents/classification/cpc/html/defG16H.html","accessed":{"date-parts":[["2026",3,16]]}}}],"schema":"https://github.com/citation-style-language/schema/raw/master/csl-citation.json"} </w:instrText>
      </w:r>
      <w:r>
        <w:rPr>
          <w:rStyle w:val="af1"/>
        </w:rPr>
        <w:fldChar w:fldCharType="separate"/>
      </w:r>
      <w:r>
        <w:rPr>
          <w:rFonts w:cs="Times New Roman"/>
          <w:kern w:val="0"/>
          <w:sz w:val="21"/>
          <w:vertAlign w:val="superscript"/>
        </w:rPr>
        <w:t>[8]</w:t>
      </w:r>
      <w:r>
        <w:rPr>
          <w:rStyle w:val="af1"/>
        </w:rPr>
        <w:fldChar w:fldCharType="end"/>
      </w:r>
      <w:r>
        <w:rPr>
          <w:rFonts w:hint="eastAsia"/>
        </w:rPr>
        <w:t>系统，在</w:t>
      </w:r>
      <w:r>
        <w:rPr>
          <w:rFonts w:hint="eastAsia"/>
        </w:rPr>
        <w:t>IPC</w:t>
      </w:r>
      <w:r>
        <w:rPr>
          <w:rFonts w:hint="eastAsia"/>
        </w:rPr>
        <w:t>体系中，</w:t>
      </w:r>
      <w:r>
        <w:rPr>
          <w:rFonts w:hint="eastAsia"/>
        </w:rPr>
        <w:t>A61B</w:t>
      </w:r>
      <w:r>
        <w:rPr>
          <w:rFonts w:hint="eastAsia"/>
        </w:rPr>
        <w:t>类目涉及医学影像、诊疗工具以及外科器械等范畴。然而，药品监管与市场准入审核通常不依赖于上述通用分类标准，而是依据各国</w:t>
      </w:r>
      <w:r>
        <w:rPr>
          <w:rFonts w:hint="eastAsia"/>
        </w:rPr>
        <w:lastRenderedPageBreak/>
        <w:t>药品监督管理部门制定的专业化分类规则开展工作。这使得国际专利分类虽然具有全球普适性，但其分类逻辑过于广泛，与药品监督管理部门制定的《医疗器械分类目录》属于完全不同的体系。</w:t>
      </w:r>
    </w:p>
    <w:p w14:paraId="630C1107" w14:textId="5A63F0E6" w:rsidR="007D28D6" w:rsidRDefault="00000000">
      <w:pPr>
        <w:ind w:firstLineChars="0" w:firstLine="420"/>
      </w:pPr>
      <w:r>
        <w:rPr>
          <w:rFonts w:hint="eastAsia"/>
        </w:rPr>
        <w:t>2017</w:t>
      </w:r>
      <w:r>
        <w:rPr>
          <w:rFonts w:hint="eastAsia"/>
        </w:rPr>
        <w:t>年，中国国家药品监督管理局（</w:t>
      </w:r>
      <w:ins w:id="37" w:author="fei zhai" w:date="2026-05-06T18:07:00Z">
        <w:r w:rsidR="006850CB" w:rsidRPr="006850CB">
          <w:t>National Medical Products Administration</w:t>
        </w:r>
        <w:r w:rsidR="006850CB">
          <w:t xml:space="preserve">, </w:t>
        </w:r>
      </w:ins>
      <w:r>
        <w:rPr>
          <w:rFonts w:hint="eastAsia"/>
        </w:rPr>
        <w:t>NMPA</w:t>
      </w:r>
      <w:r>
        <w:rPr>
          <w:rFonts w:hint="eastAsia"/>
        </w:rPr>
        <w:t>）发布新版《医疗器械分类目录》，将原有的</w:t>
      </w:r>
      <w:r>
        <w:rPr>
          <w:rFonts w:hint="eastAsia"/>
        </w:rPr>
        <w:t>43</w:t>
      </w:r>
      <w:r>
        <w:rPr>
          <w:rFonts w:hint="eastAsia"/>
        </w:rPr>
        <w:t>个子目整合为</w:t>
      </w:r>
      <w:r>
        <w:rPr>
          <w:rFonts w:hint="eastAsia"/>
        </w:rPr>
        <w:t>22</w:t>
      </w:r>
      <w:r>
        <w:rPr>
          <w:rFonts w:hint="eastAsia"/>
        </w:rPr>
        <w:t>个一级产品类别和</w:t>
      </w:r>
      <w:r>
        <w:rPr>
          <w:rFonts w:hint="eastAsia"/>
        </w:rPr>
        <w:t>206</w:t>
      </w:r>
      <w:r>
        <w:rPr>
          <w:rFonts w:hint="eastAsia"/>
        </w:rPr>
        <w:t>个二级产品类别</w:t>
      </w:r>
      <w:r>
        <w:rPr>
          <w:rStyle w:val="af1"/>
        </w:rPr>
        <w:fldChar w:fldCharType="begin"/>
      </w:r>
      <w:r>
        <w:rPr>
          <w:rStyle w:val="af1"/>
        </w:rPr>
        <w:instrText xml:space="preserve"> ADDIN ZOTERO_ITEM CSL_CITATION {"citationID":"DA3ZK8ab","properties":{"formattedCitation":"\\super [9,10]\\nosupersub{}","plainCitation":"[9,10]","noteIndex":0},"citationItems":[{"id":30,"uris":["http://zotero.org/users/local/2JDDwpa7/items/4WY6MJDP"],"i</w:instrText>
      </w:r>
      <w:r>
        <w:rPr>
          <w:rStyle w:val="af1"/>
          <w:rFonts w:hint="eastAsia"/>
        </w:rPr>
        <w:instrText>temData":{"id":30,"type":"webpage","abstract":"</w:instrText>
      </w:r>
      <w:r>
        <w:rPr>
          <w:rStyle w:val="af1"/>
          <w:rFonts w:hint="eastAsia"/>
        </w:rPr>
        <w:instrText>《医疗器械分类目录》是为贯彻实施《医疗器械监督管理条例》和《国务院关于改革药品医疗器械审评审批制度的意见》的要求，国家食品药品监督管理总局发布的目录，目录调整工作原则上每年不少于一次。该目录根据医疗器械的结构特征、使用形式和风险程度实施分类管理，对技术交叉或学科交叉的产品按临床专科优先、功能优先级和附件归属原则确定分类归属。医疗器械分为第一类（低风险）、第二类（中风险）和第三类（高风险），分类规则涵盖有源</w:instrText>
      </w:r>
      <w:r>
        <w:rPr>
          <w:rStyle w:val="af1"/>
          <w:rFonts w:hint="eastAsia"/>
        </w:rPr>
        <w:instrText>/</w:instrText>
      </w:r>
      <w:r>
        <w:rPr>
          <w:rStyle w:val="af1"/>
          <w:rFonts w:hint="eastAsia"/>
        </w:rPr>
        <w:instrText>无源器械、接触</w:instrText>
      </w:r>
      <w:r>
        <w:rPr>
          <w:rStyle w:val="af1"/>
          <w:rFonts w:hint="eastAsia"/>
        </w:rPr>
        <w:instrText>/</w:instrText>
      </w:r>
      <w:r>
        <w:rPr>
          <w:rStyle w:val="af1"/>
          <w:rFonts w:hint="eastAsia"/>
        </w:rPr>
        <w:instrText>非接触人体器械等判定要素。</w:instrText>
      </w:r>
      <w:r>
        <w:rPr>
          <w:rStyle w:val="af1"/>
          <w:rFonts w:hint="eastAsia"/>
        </w:rPr>
        <w:instrText>2002</w:instrText>
      </w:r>
      <w:r>
        <w:rPr>
          <w:rStyle w:val="af1"/>
          <w:rFonts w:hint="eastAsia"/>
        </w:rPr>
        <w:instrText>年《医疗器械分类目录》首次发布实施，包含</w:instrText>
      </w:r>
      <w:r>
        <w:rPr>
          <w:rStyle w:val="af1"/>
          <w:rFonts w:hint="eastAsia"/>
        </w:rPr>
        <w:instrText>43</w:instrText>
      </w:r>
      <w:r>
        <w:rPr>
          <w:rStyle w:val="af1"/>
          <w:rFonts w:hint="eastAsia"/>
        </w:rPr>
        <w:instrText>个子目录。</w:instrText>
      </w:r>
      <w:r>
        <w:rPr>
          <w:rStyle w:val="af1"/>
          <w:rFonts w:hint="eastAsia"/>
        </w:rPr>
        <w:instrText>2017</w:instrText>
      </w:r>
      <w:r>
        <w:rPr>
          <w:rStyle w:val="af1"/>
          <w:rFonts w:hint="eastAsia"/>
        </w:rPr>
        <w:instrText>年修订版将子目录调整为</w:instrText>
      </w:r>
      <w:r>
        <w:rPr>
          <w:rStyle w:val="af1"/>
          <w:rFonts w:hint="eastAsia"/>
        </w:rPr>
        <w:instrText>22</w:instrText>
      </w:r>
      <w:r>
        <w:rPr>
          <w:rStyle w:val="af1"/>
          <w:rFonts w:hint="eastAsia"/>
        </w:rPr>
        <w:instrText>个，并于</w:instrText>
      </w:r>
      <w:r>
        <w:rPr>
          <w:rStyle w:val="af1"/>
          <w:rFonts w:hint="eastAsia"/>
        </w:rPr>
        <w:instrText>2018</w:instrText>
      </w:r>
      <w:r>
        <w:rPr>
          <w:rStyle w:val="af1"/>
          <w:rFonts w:hint="eastAsia"/>
        </w:rPr>
        <w:instrText>年</w:instrText>
      </w:r>
      <w:r>
        <w:rPr>
          <w:rStyle w:val="af1"/>
          <w:rFonts w:hint="eastAsia"/>
        </w:rPr>
        <w:instrText>8</w:instrText>
      </w:r>
      <w:r>
        <w:rPr>
          <w:rStyle w:val="af1"/>
          <w:rFonts w:hint="eastAsia"/>
        </w:rPr>
        <w:instrText>月</w:instrText>
      </w:r>
      <w:r>
        <w:rPr>
          <w:rStyle w:val="af1"/>
          <w:rFonts w:hint="eastAsia"/>
        </w:rPr>
        <w:instrText>1</w:instrText>
      </w:r>
      <w:r>
        <w:rPr>
          <w:rStyle w:val="af1"/>
          <w:rFonts w:hint="eastAsia"/>
        </w:rPr>
        <w:instrText>日正式施行。</w:instrText>
      </w:r>
      <w:r>
        <w:rPr>
          <w:rStyle w:val="af1"/>
          <w:rFonts w:hint="eastAsia"/>
        </w:rPr>
        <w:instrText>2022</w:instrText>
      </w:r>
      <w:r>
        <w:rPr>
          <w:rStyle w:val="af1"/>
          <w:rFonts w:hint="eastAsia"/>
        </w:rPr>
        <w:instrText>年调整涉及</w:instrText>
      </w:r>
      <w:r>
        <w:rPr>
          <w:rStyle w:val="af1"/>
          <w:rFonts w:hint="eastAsia"/>
        </w:rPr>
        <w:instrText>02-15-14</w:instrText>
      </w:r>
      <w:r>
        <w:rPr>
          <w:rStyle w:val="af1"/>
          <w:rFonts w:hint="eastAsia"/>
        </w:rPr>
        <w:instrText>夹子装置等</w:instrText>
      </w:r>
      <w:r>
        <w:rPr>
          <w:rStyle w:val="af1"/>
          <w:rFonts w:hint="eastAsia"/>
        </w:rPr>
        <w:instrText>10</w:instrText>
      </w:r>
      <w:r>
        <w:rPr>
          <w:rStyle w:val="af1"/>
          <w:rFonts w:hint="eastAsia"/>
        </w:rPr>
        <w:instrText>类产品，其中射频治疗仪、射频皮肤治疗仪明确纳入第三类管理。</w:instrText>
      </w:r>
      <w:r>
        <w:rPr>
          <w:rStyle w:val="af1"/>
          <w:rFonts w:hint="eastAsia"/>
        </w:rPr>
        <w:instrText>2023</w:instrText>
      </w:r>
      <w:r>
        <w:rPr>
          <w:rStyle w:val="af1"/>
          <w:rFonts w:hint="eastAsia"/>
        </w:rPr>
        <w:instrText>年</w:instrText>
      </w:r>
      <w:r>
        <w:rPr>
          <w:rStyle w:val="af1"/>
          <w:rFonts w:hint="eastAsia"/>
        </w:rPr>
        <w:instrText>8</w:instrText>
      </w:r>
      <w:r>
        <w:rPr>
          <w:rStyle w:val="af1"/>
          <w:rFonts w:hint="eastAsia"/>
        </w:rPr>
        <w:instrText>月对</w:instrText>
      </w:r>
      <w:r>
        <w:rPr>
          <w:rStyle w:val="af1"/>
          <w:rFonts w:hint="eastAsia"/>
        </w:rPr>
        <w:instrText>58</w:instrText>
      </w:r>
      <w:r>
        <w:rPr>
          <w:rStyle w:val="af1"/>
          <w:rFonts w:hint="eastAsia"/>
        </w:rPr>
        <w:instrText>项内容进行调整，</w:instrText>
      </w:r>
      <w:r>
        <w:rPr>
          <w:rStyle w:val="af1"/>
          <w:rFonts w:hint="eastAsia"/>
        </w:rPr>
        <w:instrText>2025</w:instrText>
      </w:r>
      <w:r>
        <w:rPr>
          <w:rStyle w:val="af1"/>
          <w:rFonts w:hint="eastAsia"/>
        </w:rPr>
        <w:instrText>年通过</w:instrText>
      </w:r>
      <w:r>
        <w:rPr>
          <w:rStyle w:val="af1"/>
          <w:rFonts w:hint="eastAsia"/>
        </w:rPr>
        <w:instrText>132</w:instrText>
      </w:r>
      <w:r>
        <w:rPr>
          <w:rStyle w:val="af1"/>
          <w:rFonts w:hint="eastAsia"/>
        </w:rPr>
        <w:instrText>号公告再次调整</w:instrText>
      </w:r>
      <w:r>
        <w:rPr>
          <w:rStyle w:val="af1"/>
          <w:rFonts w:hint="eastAsia"/>
        </w:rPr>
        <w:instrText>31</w:instrText>
      </w:r>
      <w:r>
        <w:rPr>
          <w:rStyle w:val="af1"/>
          <w:rFonts w:hint="eastAsia"/>
        </w:rPr>
        <w:instrText>类医疗器械，涉及</w:instrText>
      </w:r>
      <w:r>
        <w:rPr>
          <w:rStyle w:val="af1"/>
          <w:rFonts w:hint="eastAsia"/>
        </w:rPr>
        <w:instrText>10</w:instrText>
      </w:r>
      <w:r>
        <w:rPr>
          <w:rStyle w:val="af1"/>
          <w:rFonts w:hint="eastAsia"/>
        </w:rPr>
        <w:instrText>个子目录的产品描</w:instrText>
      </w:r>
      <w:r>
        <w:rPr>
          <w:rStyle w:val="af1"/>
          <w:rFonts w:hint="eastAsia"/>
        </w:rPr>
        <w:instrText>","container-title":"</w:instrText>
      </w:r>
      <w:r>
        <w:rPr>
          <w:rStyle w:val="af1"/>
          <w:rFonts w:hint="eastAsia"/>
        </w:rPr>
        <w:instrText>百度百科</w:instrText>
      </w:r>
      <w:r>
        <w:rPr>
          <w:rStyle w:val="af1"/>
          <w:rFonts w:hint="eastAsia"/>
        </w:rPr>
        <w:instrText>","title":"</w:instrText>
      </w:r>
      <w:r>
        <w:rPr>
          <w:rStyle w:val="af1"/>
          <w:rFonts w:hint="eastAsia"/>
        </w:rPr>
        <w:instrText>医疗器械分类目录</w:instrText>
      </w:r>
      <w:r>
        <w:rPr>
          <w:rStyle w:val="af1"/>
          <w:rFonts w:hint="eastAsia"/>
        </w:rPr>
        <w:instrText>","URL":"https://ba</w:instrText>
      </w:r>
      <w:r>
        <w:rPr>
          <w:rStyle w:val="af1"/>
        </w:rPr>
        <w:instrText xml:space="preserve">ike.baidu.hk/item/%E5%8C%BB%E7%96%97%E5%99%A8%E6%A2%B0%E5%88%86%E7%B1%BB%E7%9B%AE%E5%BD%95/9893267","accessed":{"date-parts":[["2026",3,16]]}}},{"id":32,"uris":["http://zotero.org/users/local/2JDDwpa7/items/W9HNNCB9"],"itemData":{"id":32,"type":"webpage","language":"en","title":"NMPA Classification Specifications - China Med Device","URL":"https://chinameddevice.com/services/regulatory-services/ra-strategy/nmpa-classification/","accessed":{"date-parts":[["2026",3,16]]}}}],"schema":"https://github.com/citation-style-language/schema/raw/master/csl-citation.json"} </w:instrText>
      </w:r>
      <w:r>
        <w:rPr>
          <w:rStyle w:val="af1"/>
        </w:rPr>
        <w:fldChar w:fldCharType="separate"/>
      </w:r>
      <w:r>
        <w:rPr>
          <w:rFonts w:cs="Times New Roman"/>
          <w:kern w:val="0"/>
          <w:sz w:val="21"/>
          <w:vertAlign w:val="superscript"/>
        </w:rPr>
        <w:t>[9,10]</w:t>
      </w:r>
      <w:r>
        <w:rPr>
          <w:rStyle w:val="af1"/>
        </w:rPr>
        <w:fldChar w:fldCharType="end"/>
      </w:r>
      <w:r>
        <w:rPr>
          <w:rFonts w:hint="eastAsia"/>
        </w:rPr>
        <w:t>，以适应行业发展的新需求。尽管此次改革显著优化了医疗器械管理体系的结构化水平，但专利分类系统与现行监管法规之间的体系鸿沟仍然存在。这种分类体系的脱节给医疗器械企业在创新研究过程中带来了现实困境。</w:t>
      </w:r>
    </w:p>
    <w:p w14:paraId="60F61C99" w14:textId="77777777" w:rsidR="007D28D6" w:rsidDel="0098014C" w:rsidRDefault="00000000">
      <w:pPr>
        <w:ind w:firstLineChars="0" w:firstLine="420"/>
        <w:rPr>
          <w:del w:id="38" w:author="fei zhai" w:date="2026-05-05T12:22:00Z"/>
        </w:rPr>
      </w:pPr>
      <w:r>
        <w:rPr>
          <w:rFonts w:hint="eastAsia"/>
        </w:rPr>
        <w:t>在专利预警和查新阶段，企业往往难以通过通用的</w:t>
      </w:r>
      <w:r>
        <w:rPr>
          <w:rFonts w:hint="eastAsia"/>
        </w:rPr>
        <w:t>IPC</w:t>
      </w:r>
      <w:r>
        <w:rPr>
          <w:rFonts w:hint="eastAsia"/>
        </w:rPr>
        <w:t>分类号精准映射到医疗器械的具体监管目录类别。这导致检索结果中混杂了大量非医疗器械类或者不属于该医疗器械类别的冗余专利，严重影响查新效率与数据收集的准确性。</w:t>
      </w:r>
    </w:p>
    <w:p w14:paraId="5EABACD2" w14:textId="77777777" w:rsidR="0098014C" w:rsidRDefault="00000000" w:rsidP="0098014C">
      <w:pPr>
        <w:ind w:firstLineChars="0" w:firstLine="420"/>
        <w:rPr>
          <w:ins w:id="39" w:author="fei zhai" w:date="2026-05-05T12:21:00Z"/>
        </w:rPr>
      </w:pPr>
      <w:r>
        <w:rPr>
          <w:rFonts w:hint="eastAsia"/>
        </w:rPr>
        <w:t>专利分类与医疗器械分类目录映射关联的缺失，使企业和监管机构在进行技术评估时，无法快速锁定某一专利技术特征所对应的监管风险等级</w:t>
      </w:r>
      <w:r>
        <w:rPr>
          <w:rStyle w:val="af1"/>
        </w:rPr>
        <w:fldChar w:fldCharType="begin"/>
      </w:r>
      <w:r>
        <w:rPr>
          <w:rStyle w:val="af1"/>
        </w:rPr>
        <w:instrText xml:space="preserve"> ADDIN ZOTERO_ITEM CSL_CITATION {"citationID":"S1PQfix7","properties":{"formattedCitation":"\\super [11]\\nosupersub{}","plainCitation":"[11]","noteIndex":0},"citationItems":[{"id":34,"uris":["http://zotero.org/users/local/2JDDwpa7/items/PXNPLNT2"],"itemData":{"id":34,"type":"article-journal","abstract":"The purpose of this paper is to examine knowledge creation and technological diversity management by medical device manufacturers, to identify strategic directions for innovation in the medical device field.This paper uses two types of data to assess the importance of multiple technologies and technological diversity in product development: patent applications and approvals of medical devices for sale and use in medical treatment. Additional perspective i</w:instrText>
      </w:r>
      <w:r>
        <w:rPr>
          <w:rStyle w:val="af1"/>
          <w:rFonts w:hint="eastAsia"/>
        </w:rPr>
        <w:instrText>s provided by the results of a survey of management styles.While knowledge</w:instrText>
      </w:r>
      <w:r>
        <w:rPr>
          <w:rStyle w:val="af1"/>
          <w:rFonts w:hint="eastAsia"/>
        </w:rPr>
        <w:instrText>‐</w:instrText>
      </w:r>
      <w:r>
        <w:rPr>
          <w:rStyle w:val="af1"/>
          <w:rFonts w:hint="eastAsia"/>
        </w:rPr>
        <w:instrText>creating innovation frequently combines multiple technologies, the scope of technological diversity, the variety of types of technology combined may be wider in low</w:instrText>
      </w:r>
      <w:r>
        <w:rPr>
          <w:rStyle w:val="af1"/>
          <w:rFonts w:hint="eastAsia"/>
        </w:rPr>
        <w:instrText>‐</w:instrText>
      </w:r>
      <w:r>
        <w:rPr>
          <w:rStyle w:val="af1"/>
          <w:rFonts w:hint="eastAsia"/>
        </w:rPr>
        <w:instrText>risk than in high</w:instrText>
      </w:r>
      <w:r>
        <w:rPr>
          <w:rStyle w:val="af1"/>
          <w:rFonts w:hint="eastAsia"/>
        </w:rPr>
        <w:instrText>‐</w:instrText>
      </w:r>
      <w:r>
        <w:rPr>
          <w:rStyle w:val="af1"/>
          <w:rFonts w:hint="eastAsia"/>
        </w:rPr>
        <w:instrText>risk innovation.The sample size is too small to justify claims of statistical significance. This research should be extended to incorporate more cases and explore the theme in greater depth.Companies that choose a high</w:instrText>
      </w:r>
      <w:r>
        <w:rPr>
          <w:rStyle w:val="af1"/>
          <w:rFonts w:hint="eastAsia"/>
        </w:rPr>
        <w:instrText>‐</w:instrText>
      </w:r>
      <w:r>
        <w:rPr>
          <w:rStyle w:val="af1"/>
          <w:rFonts w:hint="eastAsia"/>
        </w:rPr>
        <w:instrText>risk strategy are likely to be more focused on related multiple technologies with which their researchers are already familiar. Conversely, companies that choose a low</w:instrText>
      </w:r>
      <w:r>
        <w:rPr>
          <w:rStyle w:val="af1"/>
          <w:rFonts w:hint="eastAsia"/>
        </w:rPr>
        <w:instrText>‐</w:instrText>
      </w:r>
      <w:r>
        <w:rPr>
          <w:rStyle w:val="af1"/>
          <w:rFonts w:hint="eastAsia"/>
        </w:rPr>
        <w:instrText>risk strategy may have more room to experiment since, if something goes wrong, the risk to patient health is lower. Innovative medical device enterprise to seek high</w:instrText>
      </w:r>
      <w:r>
        <w:rPr>
          <w:rStyle w:val="af1"/>
          <w:rFonts w:hint="eastAsia"/>
        </w:rPr>
        <w:instrText>‐</w:instrText>
      </w:r>
      <w:r>
        <w:rPr>
          <w:rStyle w:val="af1"/>
          <w:rFonts w:hint="eastAsia"/>
        </w:rPr>
        <w:instrText>risk device development is proposed to manage optimal diversity for it.This paper analyses two case studies relevant to growing interest in technological diversity and knowledge management in knowledge</w:instrText>
      </w:r>
      <w:r>
        <w:rPr>
          <w:rStyle w:val="af1"/>
          <w:rFonts w:hint="eastAsia"/>
        </w:rPr>
        <w:instrText>‐</w:instrText>
      </w:r>
      <w:r>
        <w:rPr>
          <w:rStyle w:val="af1"/>
          <w:rFonts w:hint="eastAsia"/>
        </w:rPr>
        <w:instrText xml:space="preserve">driven </w:instrText>
      </w:r>
      <w:r>
        <w:rPr>
          <w:rStyle w:val="af1"/>
        </w:rPr>
        <w:instrText>innovation in the medical device industry in Japan.","container-title":"Journal of Strategy and Management","DOI":"10.1108/17554251211276380","ISSN":"1755-425X","issue":"4","journalAbbreviation":"Journal of Strategy and Management","language":"en","page":"420-436","source":"Silverchair","title":"Technological diversity management of medical device enterprises","volume":"5","author":[{"family":"Shimanuki","given":"Seiya"},{"family":"Saiki","given":"Tomoko"}],"editor":[{"family":"Hussler","given":"Caroline"</w:instrText>
      </w:r>
      <w:r>
        <w:rPr>
          <w:rStyle w:val="af1"/>
          <w:rFonts w:hint="eastAsia"/>
        </w:rPr>
        <w:instrText>},{"family":"P</w:instrText>
      </w:r>
      <w:r>
        <w:rPr>
          <w:rStyle w:val="af1"/>
          <w:rFonts w:hint="eastAsia"/>
        </w:rPr>
        <w:instrText>é</w:instrText>
      </w:r>
      <w:r>
        <w:rPr>
          <w:rStyle w:val="af1"/>
          <w:rFonts w:hint="eastAsia"/>
        </w:rPr>
        <w:instrText>nin","given":"Julien"},{"family":"Dietrich","given":"Michael"},{"family":"Burger</w:instrText>
      </w:r>
      <w:r>
        <w:rPr>
          <w:rStyle w:val="af1"/>
          <w:rFonts w:hint="eastAsia"/>
        </w:rPr>
        <w:instrText>‐</w:instrText>
      </w:r>
      <w:r>
        <w:rPr>
          <w:rStyle w:val="af1"/>
          <w:rFonts w:hint="eastAsia"/>
        </w:rPr>
        <w:instrText>Helmchen","given":"Thierry"}],"issued":{"date-parts":[["2012",10,26]]}}}],"schema":"https://github.com/citation-style-language/schema/raw/master/csl-citation.j</w:instrText>
      </w:r>
      <w:r>
        <w:rPr>
          <w:rStyle w:val="af1"/>
        </w:rPr>
        <w:instrText xml:space="preserve">son"} </w:instrText>
      </w:r>
      <w:r>
        <w:rPr>
          <w:rStyle w:val="af1"/>
        </w:rPr>
        <w:fldChar w:fldCharType="separate"/>
      </w:r>
      <w:r>
        <w:rPr>
          <w:rFonts w:cs="Times New Roman"/>
          <w:kern w:val="0"/>
          <w:sz w:val="21"/>
          <w:vertAlign w:val="superscript"/>
        </w:rPr>
        <w:t>[11]</w:t>
      </w:r>
      <w:r>
        <w:rPr>
          <w:rStyle w:val="af1"/>
        </w:rPr>
        <w:fldChar w:fldCharType="end"/>
      </w:r>
      <w:r>
        <w:rPr>
          <w:rFonts w:hint="eastAsia"/>
        </w:rPr>
        <w:t>。这直接制约了企业在知识产权风险控制及研发方向选择上的决策效率。同时，这也为监管机构的技术评估效率带来了挑战。</w:t>
      </w:r>
    </w:p>
    <w:p w14:paraId="7F4BFF5E" w14:textId="48EC4FFE" w:rsidR="007D28D6" w:rsidDel="0098014C" w:rsidRDefault="00000000" w:rsidP="00AF473C">
      <w:pPr>
        <w:ind w:firstLineChars="0" w:firstLine="420"/>
        <w:rPr>
          <w:del w:id="40" w:author="fei zhai" w:date="2026-05-05T12:24:00Z"/>
        </w:rPr>
      </w:pPr>
      <w:r>
        <w:rPr>
          <w:rFonts w:hint="eastAsia"/>
        </w:rPr>
        <w:t>如何解决这两套体系的自动映射问题一直是行业痛点。传统的人工分类方式在海量专利文献面前，不仅效率低下，并且极易产生因标注人员的背景知识差异导致分类结果的不一致甚至错误</w:t>
      </w:r>
      <w:r>
        <w:rPr>
          <w:rStyle w:val="af1"/>
        </w:rPr>
        <w:fldChar w:fldCharType="begin"/>
      </w:r>
      <w:r>
        <w:rPr>
          <w:rStyle w:val="af1"/>
        </w:rPr>
        <w:instrText xml:space="preserve"> ADDIN ZOTERO_ITEM CSL_CITATION {"citationID":"wgrV7EO1","properties":{"formattedCitation":"\\super [12]\\nosupersub{}","plainCitation":"[12]","noteIndex":0},"citationItems":[{"id":36,"uris":["http://zotero.org/users/local/2JDDwpa7/items/RALSZDSB"],"itemData":{"id":36,"type":"article-journal","abstract":"With the rapid increase in the number of design patent applications, traditional patent classification systems encounter significant challenges in terms of both efficiency and scalability. This paper introduces a multimodal feature fusion approach that aims to improve the classification of design patents and address the growing need for faster and more accurate patent examination processes. By extracting modality-specific features from design patent texts, images, and metadata, a multimodal representation is constructed to optimize the feature representations of each modality. This approach effectively captures the interactions among modalities, thereby increasing the expressive power of the features. Furthermore, an attention mechanism is employed to integrate these multimodal features into a unified representation, facilitating the automatic classification of design patents. The empirical results demonstrate that the proposed method significantly outperforms baseline models, achieving substantial improvements in accuracy, precision, recall, and the F1 score. This study provides an innovative solution for automating patent classification, increasing both the accuracy and efficiency of patent examination in practical applications.","container-title":"Journal of King Saud University Computer and Information Sciences","DOI":"10.1007/s44443-025-00185-1","ISSN":"2213-1248","issue":"7","journalAbbreviation":"J. King Saud Univ. Comput. Inf. Sci.","language":"en","page":"183","source":"Springer Link","title":"Enhancing the efficiency of patent classification: a multimodal classification approach for design patents","title-short":"Enhancing the efficiency of patent classification","volume":"37","author":[{"family":"Xie","given":"Xiaodong"},{"family":"Wu","given":"Jie"},{"family":"Xiang","given":"Mengjia"},{"family":"Tang","given":"Jianting"},{"family":"Sheng","given":"Yongxiang"}],"issued":{"date-parts":[["2025",8,19]]}}}],"schema":"https://github.com/citation-style-language/schema/raw/master/csl-citation.json"} </w:instrText>
      </w:r>
      <w:r>
        <w:rPr>
          <w:rStyle w:val="af1"/>
        </w:rPr>
        <w:fldChar w:fldCharType="separate"/>
      </w:r>
      <w:r>
        <w:rPr>
          <w:rFonts w:cs="Times New Roman"/>
          <w:kern w:val="0"/>
          <w:sz w:val="21"/>
          <w:vertAlign w:val="superscript"/>
        </w:rPr>
        <w:t>[12]</w:t>
      </w:r>
      <w:r>
        <w:rPr>
          <w:rStyle w:val="af1"/>
        </w:rPr>
        <w:fldChar w:fldCharType="end"/>
      </w:r>
      <w:r>
        <w:rPr>
          <w:rFonts w:hint="eastAsia"/>
        </w:rPr>
        <w:t>。</w:t>
      </w:r>
      <w:ins w:id="41" w:author="fei zhai" w:date="2026-05-05T12:24:00Z">
        <w:r w:rsidR="0098014C">
          <w:rPr>
            <w:rFonts w:hint="eastAsia"/>
          </w:rPr>
          <w:t>同时，</w:t>
        </w:r>
      </w:ins>
    </w:p>
    <w:p w14:paraId="23C60CF3" w14:textId="77777777" w:rsidR="0098014C" w:rsidRDefault="00000000" w:rsidP="0098014C">
      <w:pPr>
        <w:ind w:firstLineChars="0" w:firstLine="420"/>
        <w:rPr>
          <w:ins w:id="42" w:author="fei zhai" w:date="2026-05-05T12:25:00Z"/>
        </w:rPr>
      </w:pPr>
      <w:r>
        <w:rPr>
          <w:rFonts w:hint="eastAsia"/>
        </w:rPr>
        <w:t>医疗器械领域的专利文本因其独特的特性而更具挑战性：一方面表现为文档长度较长，并融合了医学、机械工程、电子学、材料科学及信息技术等多学科的专业术语；另一方面则体现在信息结构复杂，涉及跨领域的综合知识体系</w:t>
      </w:r>
      <w:r>
        <w:rPr>
          <w:rStyle w:val="af1"/>
        </w:rPr>
        <w:fldChar w:fldCharType="begin"/>
      </w:r>
      <w:r>
        <w:rPr>
          <w:rStyle w:val="af1"/>
        </w:rPr>
        <w:instrText xml:space="preserve"> ADDIN ZOTERO_ITEM CSL_CITATION {"citationID":"zXfTAxem","properties":{"formattedCitation":"\\super [13]\\nosupersub{}","plainCitation":"[13]","noteIndex":0},"citationItems":[{"id":39,"uris":["http://zotero.org/users/local/2JDDwpa7/items/JKTZ9EEG"],"itemData":{"id":39,"type":"article-journal","abstract":"Patent classification constitutes a long-tailed hierarchical learning problem. Prior work has demonstrated the efficacy of neural representations based on pre-trained transformers, however, due to the limited input size of these models, using only title and abstract of patents as input. Patent documents consist of several textual fields, some of which are quite long. We show that a baseline using simple tf.idf-based methods can easily leverage this additional information. We propose a new architecture combining the neural transformer-based representations of the various fields into a meta-embedding, which we demonstrate to outperform the tf.idf-based counterparts especially on less frequent classes. Using a relatively simple architecture, we outperform the previous state of the art on CPC classification by a margin of 1.2 macro-avg. F1 and 2.6 micro-avg. F1. We identify the textual field giving a “brief-summary” of the patent as most informative with regard to CPC classification, which points to interesting future directions of research on less computation-intensive models, e.g., by summarizing long documents before neural classification.","language":"en","source":"Zotero","title":"Evaluating Neural Multi-Field Document Representations for Patent Classification","author":[{"family":"Pujari","given":"Subhash Chandra"},{"family":"Mantiuk","given":"Fryderyk"},{"family":"Giereth","given":"Mark"},{"family":"Strötgen","given":"Jannik"},{"family":"Friedrich","given":"Annemarie"}]}}],"schema":"https://github.com/citation-style-language/schema/raw/master/csl-citation.json"} </w:instrText>
      </w:r>
      <w:r>
        <w:rPr>
          <w:rStyle w:val="af1"/>
        </w:rPr>
        <w:fldChar w:fldCharType="separate"/>
      </w:r>
      <w:r>
        <w:rPr>
          <w:rFonts w:cs="Times New Roman"/>
          <w:kern w:val="0"/>
          <w:sz w:val="21"/>
          <w:vertAlign w:val="superscript"/>
        </w:rPr>
        <w:t>[13]</w:t>
      </w:r>
      <w:r>
        <w:rPr>
          <w:rStyle w:val="af1"/>
        </w:rPr>
        <w:fldChar w:fldCharType="end"/>
      </w:r>
      <w:r>
        <w:rPr>
          <w:rFonts w:hint="eastAsia"/>
        </w:rPr>
        <w:t>。</w:t>
      </w:r>
    </w:p>
    <w:p w14:paraId="7458A30F" w14:textId="3999972C" w:rsidR="00E87E01" w:rsidRPr="00372B9C" w:rsidRDefault="00E87E01">
      <w:pPr>
        <w:ind w:firstLineChars="0" w:firstLine="420"/>
        <w:rPr>
          <w:color w:val="FF0000"/>
        </w:rPr>
        <w:pPrChange w:id="43" w:author="fei zhai" w:date="2026-05-05T12:24:00Z">
          <w:pPr>
            <w:ind w:firstLine="480"/>
          </w:pPr>
        </w:pPrChange>
      </w:pPr>
      <w:r>
        <w:rPr>
          <w:rFonts w:hint="eastAsia"/>
        </w:rPr>
        <w:t>深度学习以及自然语言处理等人工智能技术的兴起，为这一瓶颈的解决带来了契机。与传统机器学习算法相比，以</w:t>
      </w:r>
      <w:r>
        <w:rPr>
          <w:rFonts w:hint="eastAsia"/>
        </w:rPr>
        <w:t>BERT</w:t>
      </w:r>
      <w:r>
        <w:rPr>
          <w:rFonts w:hint="eastAsia"/>
        </w:rPr>
        <w:t>为代表的自然语言处理</w:t>
      </w:r>
      <w:r w:rsidR="00970A24">
        <w:t>（</w:t>
      </w:r>
      <w:ins w:id="44" w:author="fei zhai" w:date="2026-05-06T18:07:00Z">
        <w:r w:rsidR="006850CB" w:rsidRPr="006850CB">
          <w:t>Natural language processing</w:t>
        </w:r>
        <w:r w:rsidR="006850CB">
          <w:t xml:space="preserve">, </w:t>
        </w:r>
      </w:ins>
      <w:r w:rsidR="00970A24">
        <w:t>NLP</w:t>
      </w:r>
      <w:r w:rsidR="00970A24">
        <w:t>）</w:t>
      </w:r>
      <w:r>
        <w:rPr>
          <w:rFonts w:hint="eastAsia"/>
        </w:rPr>
        <w:t>技术可以自动提取专利摘要中的语义特征，</w:t>
      </w:r>
      <w:r w:rsidR="00970A24" w:rsidRPr="00372B9C">
        <w:rPr>
          <w:color w:val="FF0000"/>
        </w:rPr>
        <w:t>大语言模型（</w:t>
      </w:r>
      <w:ins w:id="45" w:author="fei zhai" w:date="2026-05-06T18:08:00Z">
        <w:r w:rsidR="006850CB" w:rsidRPr="006850CB">
          <w:rPr>
            <w:color w:val="FF0000"/>
          </w:rPr>
          <w:t>Large Language Models</w:t>
        </w:r>
        <w:r w:rsidR="006850CB">
          <w:rPr>
            <w:color w:val="FF0000"/>
          </w:rPr>
          <w:t xml:space="preserve">, </w:t>
        </w:r>
      </w:ins>
      <w:r w:rsidR="00970A24" w:rsidRPr="00372B9C">
        <w:rPr>
          <w:color w:val="FF0000"/>
        </w:rPr>
        <w:t>LLM</w:t>
      </w:r>
      <w:r w:rsidR="00970A24" w:rsidRPr="00372B9C">
        <w:rPr>
          <w:color w:val="FF0000"/>
        </w:rPr>
        <w:t>）在长文本理解上</w:t>
      </w:r>
      <w:r w:rsidR="00970A24" w:rsidRPr="00372B9C">
        <w:rPr>
          <w:rFonts w:hint="eastAsia"/>
          <w:color w:val="FF0000"/>
        </w:rPr>
        <w:t>表现出非凡的</w:t>
      </w:r>
      <w:r w:rsidR="00970A24" w:rsidRPr="00372B9C">
        <w:rPr>
          <w:color w:val="FF0000"/>
        </w:rPr>
        <w:t>潜力</w:t>
      </w:r>
      <w:ins w:id="46" w:author="fei zhai" w:date="2026-05-06T18:15:00Z">
        <w:r w:rsidR="006850CB">
          <w:rPr>
            <w:rStyle w:val="af1"/>
          </w:rPr>
          <w:fldChar w:fldCharType="begin"/>
        </w:r>
        <w:r w:rsidR="006850CB">
          <w:rPr>
            <w:rStyle w:val="af1"/>
          </w:rPr>
          <w:instrText xml:space="preserve"> ADDIN ZOTERO_ITEM CSL_CITATION {"citationID":"zXfTAxem","properties":{"formattedCitation":"\\super [13]\\nosupersub{}","plainCitation":"[13]","noteIndex":0},"citationItems":[{"id":39,"uris":["http://zotero.org/users/local/2JDDwpa7/items/JKTZ9EEG"],"itemData":{"id":39,"type":"article-journal","abstract":"Patent classification constitutes a long-tailed hierarchical learning problem. Prior work has demonstrated the efficacy of neural representations based on pre-trained transformers, however, due to the limited input size of these models, using only title and abstract of patents as input. Patent documents consist of several textual fields, some of which are quite long. We show that a baseline using simple tf.idf-based methods can easily leverage this additional information. We propose a new architecture combining the neural transformer-based representations of the various fields into a meta-embedding, which we demonstrate to outperform the tf.idf-based counterparts especially on less frequent classes. Using a relatively simple architecture, we outperform the previous state of the art on CPC classification by a margin of 1.2 macro-avg. F1 and 2.6 micro-avg. F1. We identify the textual field giving a “brief-summary” of the patent as most informative with regard to CPC classification, which points to interesting future directions of research on less computation-intensive models, e.g., by summarizing long documents before neural classification.","language":"en","source":"Zotero","title":"Evaluating Neural Multi-Field Document Representations for Patent Classification","author":[{"family":"Pujari","given":"Subhash Chandra"},{"family":"Mantiuk","given":"Fryderyk"},{"family":"Giereth","given":"Mark"},{"family":"Strötgen","given":"Jannik"},{"family":"Friedrich","given":"Annemarie"}]}}],"schema":"https://github.com/citation-style-language/schema/raw/master/csl-citation.json"} </w:instrText>
        </w:r>
        <w:r w:rsidR="006850CB">
          <w:rPr>
            <w:rStyle w:val="af1"/>
          </w:rPr>
          <w:fldChar w:fldCharType="separate"/>
        </w:r>
        <w:r w:rsidR="006850CB">
          <w:rPr>
            <w:rFonts w:cs="Times New Roman"/>
            <w:kern w:val="0"/>
            <w:sz w:val="21"/>
            <w:vertAlign w:val="superscript"/>
          </w:rPr>
          <w:t>[13]</w:t>
        </w:r>
        <w:r w:rsidR="006850CB">
          <w:rPr>
            <w:rStyle w:val="af1"/>
          </w:rPr>
          <w:fldChar w:fldCharType="end"/>
        </w:r>
      </w:ins>
      <w:del w:id="47" w:author="fei zhai" w:date="2026-05-06T18:14:00Z">
        <w:r w:rsidR="00970A24" w:rsidRPr="00372B9C" w:rsidDel="006850CB">
          <w:rPr>
            <w:rFonts w:hint="eastAsia"/>
            <w:color w:val="FF0000"/>
          </w:rPr>
          <w:delText>，</w:delText>
        </w:r>
      </w:del>
      <w:ins w:id="48" w:author="fei zhai" w:date="2026-05-06T18:14:00Z">
        <w:r w:rsidR="006850CB">
          <w:rPr>
            <w:rFonts w:hint="eastAsia"/>
            <w:color w:val="FF0000"/>
          </w:rPr>
          <w:t>。</w:t>
        </w:r>
      </w:ins>
      <w:r w:rsidRPr="00372B9C">
        <w:rPr>
          <w:rFonts w:hint="eastAsia"/>
          <w:color w:val="FF0000"/>
        </w:rPr>
        <w:t>但针对医疗器械专利</w:t>
      </w:r>
      <w:r w:rsidR="00970A24" w:rsidRPr="00372B9C">
        <w:rPr>
          <w:rFonts w:hint="eastAsia"/>
          <w:color w:val="FF0000"/>
        </w:rPr>
        <w:t>向专业监管的</w:t>
      </w:r>
      <w:del w:id="49" w:author="fei zhai" w:date="2026-05-05T14:39:00Z">
        <w:r w:rsidR="00970A24" w:rsidRPr="00372B9C" w:rsidDel="006D21E1">
          <w:rPr>
            <w:rFonts w:hint="eastAsia"/>
            <w:color w:val="FF0000"/>
          </w:rPr>
          <w:delText>《分类目录》</w:delText>
        </w:r>
      </w:del>
      <w:ins w:id="50" w:author="fei zhai" w:date="2026-05-05T14:39:00Z">
        <w:r w:rsidR="006D21E1">
          <w:rPr>
            <w:rFonts w:hint="eastAsia"/>
            <w:color w:val="FF0000"/>
          </w:rPr>
          <w:t>《医疗器械分类目录》</w:t>
        </w:r>
      </w:ins>
      <w:r w:rsidR="00970A24" w:rsidRPr="00372B9C">
        <w:rPr>
          <w:rFonts w:hint="eastAsia"/>
          <w:color w:val="FF0000"/>
        </w:rPr>
        <w:t>自动</w:t>
      </w:r>
      <w:r w:rsidRPr="00372B9C">
        <w:rPr>
          <w:rFonts w:hint="eastAsia"/>
          <w:color w:val="FF0000"/>
        </w:rPr>
        <w:t>映射这一</w:t>
      </w:r>
      <w:r w:rsidR="00970A24" w:rsidRPr="00372B9C">
        <w:rPr>
          <w:rFonts w:hint="eastAsia"/>
          <w:color w:val="FF0000"/>
        </w:rPr>
        <w:t>垂直</w:t>
      </w:r>
      <w:r w:rsidRPr="00372B9C">
        <w:rPr>
          <w:rFonts w:hint="eastAsia"/>
          <w:color w:val="FF0000"/>
        </w:rPr>
        <w:t>领域的研究尚</w:t>
      </w:r>
      <w:r w:rsidR="00970A24" w:rsidRPr="00372B9C">
        <w:rPr>
          <w:rFonts w:hint="eastAsia"/>
          <w:color w:val="FF0000"/>
        </w:rPr>
        <w:t>属空白</w:t>
      </w:r>
      <w:r w:rsidRPr="00372B9C">
        <w:rPr>
          <w:rFonts w:hint="eastAsia"/>
          <w:color w:val="FF0000"/>
        </w:rPr>
        <w:t>。</w:t>
      </w:r>
    </w:p>
    <w:p w14:paraId="196B8536" w14:textId="33063CF9" w:rsidR="00AF473C" w:rsidRPr="00E87E01" w:rsidRDefault="00AF473C" w:rsidP="00E87E01">
      <w:pPr>
        <w:ind w:firstLine="480"/>
        <w:rPr>
          <w:color w:val="FF0000"/>
        </w:rPr>
      </w:pPr>
      <w:r w:rsidRPr="00E87E01">
        <w:rPr>
          <w:rFonts w:hint="eastAsia"/>
          <w:color w:val="FF0000"/>
        </w:rPr>
        <w:t>当前，</w:t>
      </w:r>
      <w:r w:rsidRPr="00E87E01">
        <w:rPr>
          <w:color w:val="FF0000"/>
        </w:rPr>
        <w:t>实现这两套</w:t>
      </w:r>
      <w:r w:rsidRPr="00E87E01">
        <w:rPr>
          <w:rFonts w:hint="eastAsia"/>
          <w:color w:val="FF0000"/>
        </w:rPr>
        <w:t>不同</w:t>
      </w:r>
      <w:r w:rsidRPr="00E87E01">
        <w:rPr>
          <w:color w:val="FF0000"/>
        </w:rPr>
        <w:t>体系</w:t>
      </w:r>
      <w:r w:rsidRPr="00E87E01">
        <w:rPr>
          <w:rFonts w:hint="eastAsia"/>
          <w:color w:val="FF0000"/>
        </w:rPr>
        <w:t>之间</w:t>
      </w:r>
      <w:r w:rsidRPr="00E87E01">
        <w:rPr>
          <w:color w:val="FF0000"/>
        </w:rPr>
        <w:t>的自动映射</w:t>
      </w:r>
      <w:r w:rsidRPr="00E87E01">
        <w:rPr>
          <w:rFonts w:hint="eastAsia"/>
          <w:color w:val="FF0000"/>
        </w:rPr>
        <w:t>主要</w:t>
      </w:r>
      <w:r w:rsidRPr="00E87E01">
        <w:rPr>
          <w:color w:val="FF0000"/>
        </w:rPr>
        <w:t>面临着</w:t>
      </w:r>
      <w:r w:rsidRPr="00E87E01">
        <w:rPr>
          <w:rFonts w:hint="eastAsia"/>
          <w:color w:val="FF0000"/>
        </w:rPr>
        <w:t>以下三个方面的技术</w:t>
      </w:r>
      <w:r w:rsidRPr="00E87E01">
        <w:rPr>
          <w:color w:val="FF0000"/>
        </w:rPr>
        <w:lastRenderedPageBreak/>
        <w:t>挑战</w:t>
      </w:r>
      <w:r w:rsidRPr="00E87E01">
        <w:rPr>
          <w:rFonts w:hint="eastAsia"/>
          <w:color w:val="FF0000"/>
        </w:rPr>
        <w:t>。首先，</w:t>
      </w:r>
      <w:r w:rsidRPr="00E87E01">
        <w:rPr>
          <w:rFonts w:hint="eastAsia"/>
          <w:color w:val="FF0000"/>
        </w:rPr>
        <w:t>IPC</w:t>
      </w:r>
      <w:r w:rsidRPr="00E87E01">
        <w:rPr>
          <w:rFonts w:hint="eastAsia"/>
          <w:color w:val="FF0000"/>
        </w:rPr>
        <w:t>分类体系的构建基础主要是发明专利的技术原理，而《医疗器械分类目录》</w:t>
      </w:r>
      <w:del w:id="51" w:author="fei zhai" w:date="2026-05-05T14:40:00Z">
        <w:r w:rsidR="00367D4D" w:rsidRPr="00E87E01" w:rsidDel="006D21E1">
          <w:rPr>
            <w:rFonts w:hint="eastAsia"/>
            <w:color w:val="FF0000"/>
          </w:rPr>
          <w:delText>（以下简称</w:delText>
        </w:r>
      </w:del>
      <w:del w:id="52" w:author="fei zhai" w:date="2026-05-05T14:39:00Z">
        <w:r w:rsidR="00367D4D" w:rsidRPr="00E87E01" w:rsidDel="006D21E1">
          <w:rPr>
            <w:rFonts w:hint="eastAsia"/>
            <w:color w:val="FF0000"/>
          </w:rPr>
          <w:delText>《分类目录》</w:delText>
        </w:r>
      </w:del>
      <w:del w:id="53" w:author="fei zhai" w:date="2026-05-05T14:40:00Z">
        <w:r w:rsidR="00367D4D" w:rsidRPr="00E87E01" w:rsidDel="006D21E1">
          <w:rPr>
            <w:rFonts w:hint="eastAsia"/>
            <w:color w:val="FF0000"/>
          </w:rPr>
          <w:delText>）</w:delText>
        </w:r>
      </w:del>
      <w:r w:rsidRPr="00E87E01">
        <w:rPr>
          <w:rFonts w:hint="eastAsia"/>
          <w:color w:val="FF0000"/>
        </w:rPr>
        <w:t>的分类体系则侧重于产品的临床用途和监管风险，这两者之间的分类逻辑存在着本质的差异。这种跨体系的语义不对称，导致传统的关键词匹配或浅层语义模型难以实现两者之间的准确映射</w:t>
      </w:r>
      <w:del w:id="54" w:author="fei zhai" w:date="2026-05-06T18:13:00Z">
        <w:r w:rsidRPr="00E87E01" w:rsidDel="006850CB">
          <w:rPr>
            <w:color w:val="FF0000"/>
            <w:sz w:val="21"/>
            <w:szCs w:val="21"/>
          </w:rPr>
          <w:fldChar w:fldCharType="begin"/>
        </w:r>
        <w:r w:rsidRPr="00E87E01" w:rsidDel="006850CB">
          <w:rPr>
            <w:color w:val="FF0000"/>
            <w:sz w:val="21"/>
            <w:szCs w:val="21"/>
          </w:rPr>
          <w:delInstrText xml:space="preserve"> ADDIN ZOTERO_ITEM CSL_CITATION {"citationID":"cevgwLel","properties":{"formattedCitation":"\\super [14,15]\\nosupersub{}","plainCitation":"[14,15]","noteIndex":0},"citationItems":[{"id":44,"uris":["http://zotero.org/users/local/2JDDwpa7/items/S5RPA5UN"],"itemData":{"id":44,"type":"article-journal","abstract":"To solve the problem regarding unbalanced distribution of multi-category Chinese long texts and improve the classification accuracy thereof, a data enhancement method was proposed. Combined with this method, a feature-enhanced text-inception model for Chinese long text classification was proposed. First, the model used a novel text-inception module to extract important shallow features of the text. Meanwhile, the bidirectional gated recurrent unit (Bi-GRU) and the capsule neural network were employed to form a deep feature extraction module to understand the semantic information in the text; K-MaxPooling was then used to reduce the dimension of its shallow and deep features and enhance the overall features. Finally, the Softmax function was used for classification. By comparing the classification effects with a variety of models, the results show that the model can significantly improve the accuracy of long Chinese text classification and has a strong ability to recognize long Chinese text features. The accuracy of the model is 93.97% when applied to an experimental dataset.","container-title":"Scientific Reports","DOI":"10.1038/s41598-023-29013-0","ISSN":"2045-2322","issue":"1","journalAbbreviation":"Sci Rep","language":"en","license":"2023 The Author(s)","page":"2087","publisher":"Nature Publishing Group","source":"www.nature.com","title":"Feature-enhanced text-inception model for Chinese long text classification","volume":"13","author":[{"family":"Yang","given":"Guo"},{"family":"Jiayu","given":"Yan"},{"family":"Dongdong","given":"Xu"},{"family":"Zelin","given":"Guo"},{"family":"Hai","given":"Huan"}],"issued":{"date-parts":[["2023",2,6]]}}},{"id":46,"uris":["http://zotero.org/users/local/2JDDwpa7/items/8CXNTJVL"],"itemData":{"id":46,"type":"article-journal","abstract":"Text classification aims to establish text distinctions, which face difficulty in capturing global text semantics and local details. To address this issue, we propose an Adaptive Feature Interactive Enhancement Network (AFIENet). Specifically, AFIENet uses two branches to model the text globally and locally. The adaptive segmentation module in the local network can dynamically split the text and capture key phrases, while the global network grasps the overall central semantics. After obtaining the results from the two branches, an interaction gate is designed to evaluate the confidence of the global features and selectively fuse them with the local features effectively. Finally, the interactively enhanced features are re-input into the classifier to improve text classification performance. Experiment results show that our proposed method can effectively enhance the performance of backbone networks such as TextCNN, RNN, and Transformer with fewer parameters. AFIENet achieved an average accuracy of 3.82% and an F1-score of 3.88% improvement across the three datasets when using Transformer as the backbone network. The comparable results to MacBERT that obtained with static word vectors also reflect the applicability of the proposed method.","container-title":"Scientific Reports","DOI":"10.1038/s41598-025-95492-y","ISSN":"2045-2322","issue":"1","journalAbbreviation":"Sci Rep","language":"en","license":"2025 The Author(s)","page":"11488","publisher":"Nature Publishing Group","source":"www.nature.com","title":"Adaptive feature interaction enhancement network for text classification","volume":"15","author":[{"family":"Su","given":"Rui"},{"family":"Gao","given":"Shangbing"},{"family":"Zhao","given":"Kefan"},{"family":"Zhang","given":"Junqiang"}],"issued":{"date-parts":[["2025",4,3]]}},"label":"page"}],"schema":"https://github.com/citation-style-language/schema/raw/master/csl-citation.json"} </w:delInstrText>
        </w:r>
        <w:r w:rsidRPr="00E87E01" w:rsidDel="006850CB">
          <w:rPr>
            <w:color w:val="FF0000"/>
            <w:sz w:val="21"/>
            <w:szCs w:val="21"/>
          </w:rPr>
          <w:fldChar w:fldCharType="separate"/>
        </w:r>
        <w:r w:rsidRPr="00E87E01" w:rsidDel="006850CB">
          <w:rPr>
            <w:rFonts w:cs="Times New Roman"/>
            <w:color w:val="FF0000"/>
            <w:kern w:val="0"/>
            <w:sz w:val="21"/>
            <w:szCs w:val="21"/>
            <w:vertAlign w:val="superscript"/>
          </w:rPr>
          <w:delText>[14,15]</w:delText>
        </w:r>
        <w:r w:rsidRPr="00E87E01" w:rsidDel="006850CB">
          <w:rPr>
            <w:color w:val="FF0000"/>
            <w:sz w:val="21"/>
            <w:szCs w:val="21"/>
          </w:rPr>
          <w:fldChar w:fldCharType="end"/>
        </w:r>
      </w:del>
      <w:r w:rsidRPr="00E87E01">
        <w:rPr>
          <w:rFonts w:hint="eastAsia"/>
          <w:color w:val="FF0000"/>
        </w:rPr>
        <w:t>。其次，</w:t>
      </w:r>
      <w:r w:rsidR="00367D4D" w:rsidRPr="00E87E01">
        <w:rPr>
          <w:rFonts w:hint="eastAsia"/>
          <w:color w:val="FF0000"/>
        </w:rPr>
        <w:t>目前公开的医疗器械发明专利数据缺少依据</w:t>
      </w:r>
      <w:del w:id="55" w:author="fei zhai" w:date="2026-05-05T14:39:00Z">
        <w:r w:rsidR="00367D4D" w:rsidRPr="00E87E01" w:rsidDel="006D21E1">
          <w:rPr>
            <w:rFonts w:hint="eastAsia"/>
            <w:color w:val="FF0000"/>
          </w:rPr>
          <w:delText>《分类目录》</w:delText>
        </w:r>
      </w:del>
      <w:ins w:id="56" w:author="fei zhai" w:date="2026-05-05T14:39:00Z">
        <w:r w:rsidR="006D21E1">
          <w:rPr>
            <w:rFonts w:hint="eastAsia"/>
            <w:color w:val="FF0000"/>
          </w:rPr>
          <w:t>《医疗器械分类目录》</w:t>
        </w:r>
      </w:ins>
      <w:r w:rsidR="00367D4D" w:rsidRPr="00E87E01">
        <w:rPr>
          <w:rFonts w:hint="eastAsia"/>
          <w:color w:val="FF0000"/>
        </w:rPr>
        <w:t>的高质量标注。这导致垂直领域模型无法提供稳定可靠的监督信号，模型可能捕获错误的技术逻辑关联，产生知识幻觉，降低了其在实际应用场景中的可靠性。</w:t>
      </w:r>
      <w:r w:rsidR="00E26174" w:rsidRPr="00E87E01">
        <w:rPr>
          <w:rFonts w:hint="eastAsia"/>
          <w:color w:val="FF0000"/>
        </w:rPr>
        <w:t>此外，由于</w:t>
      </w:r>
      <w:del w:id="57" w:author="fei zhai" w:date="2026-05-05T14:39:00Z">
        <w:r w:rsidR="00E26174" w:rsidRPr="00E87E01" w:rsidDel="006D21E1">
          <w:rPr>
            <w:rFonts w:hint="eastAsia"/>
            <w:color w:val="FF0000"/>
          </w:rPr>
          <w:delText>《分类目录》</w:delText>
        </w:r>
      </w:del>
      <w:ins w:id="58" w:author="fei zhai" w:date="2026-05-05T14:39:00Z">
        <w:r w:rsidR="006D21E1">
          <w:rPr>
            <w:rFonts w:hint="eastAsia"/>
            <w:color w:val="FF0000"/>
          </w:rPr>
          <w:t>《医疗器械分类目录》</w:t>
        </w:r>
      </w:ins>
      <w:r w:rsidR="00E26174" w:rsidRPr="00E87E01">
        <w:rPr>
          <w:rFonts w:hint="eastAsia"/>
          <w:color w:val="FF0000"/>
        </w:rPr>
        <w:t>的二级、三级细分子目录下样本的稀疏与极度不平衡，同时海量专利文本由行业专家人工标注时间与人力成本高昂，导致缺乏具有层级细粒度的高质量标签，制约了</w:t>
      </w:r>
      <w:r w:rsidR="00E87E01" w:rsidRPr="00E87E01">
        <w:rPr>
          <w:rFonts w:hint="eastAsia"/>
          <w:color w:val="FF0000"/>
        </w:rPr>
        <w:t>模型实现</w:t>
      </w:r>
      <w:r w:rsidR="00E26174" w:rsidRPr="00E87E01">
        <w:rPr>
          <w:rFonts w:hint="eastAsia"/>
          <w:color w:val="FF0000"/>
        </w:rPr>
        <w:t>从通用专利向精细化</w:t>
      </w:r>
      <w:r w:rsidR="00E87E01" w:rsidRPr="00E87E01">
        <w:rPr>
          <w:rFonts w:hint="eastAsia"/>
          <w:color w:val="FF0000"/>
        </w:rPr>
        <w:t>层级目录转化的技术路径。</w:t>
      </w:r>
      <w:r w:rsidR="00E26174" w:rsidRPr="00E87E01">
        <w:rPr>
          <w:rFonts w:hint="eastAsia"/>
          <w:color w:val="FF0000"/>
        </w:rPr>
        <w:t>如何在数据受限条件下构建稳健的</w:t>
      </w:r>
      <w:r w:rsidR="00E87E01" w:rsidRPr="00E87E01">
        <w:rPr>
          <w:rFonts w:hint="eastAsia"/>
          <w:color w:val="FF0000"/>
        </w:rPr>
        <w:t>第一层级</w:t>
      </w:r>
      <w:r w:rsidR="00E26174" w:rsidRPr="00E87E01">
        <w:rPr>
          <w:rFonts w:hint="eastAsia"/>
          <w:color w:val="FF0000"/>
        </w:rPr>
        <w:t>映射基准，是实现</w:t>
      </w:r>
      <w:r w:rsidR="00E87E01" w:rsidRPr="00E87E01">
        <w:rPr>
          <w:rFonts w:hint="eastAsia"/>
          <w:color w:val="FF0000"/>
        </w:rPr>
        <w:t>全</w:t>
      </w:r>
      <w:r w:rsidR="00E26174" w:rsidRPr="00E87E01">
        <w:rPr>
          <w:rFonts w:hint="eastAsia"/>
          <w:color w:val="FF0000"/>
        </w:rPr>
        <w:t>层级</w:t>
      </w:r>
      <w:r w:rsidR="00E87E01" w:rsidRPr="00E87E01">
        <w:rPr>
          <w:rFonts w:hint="eastAsia"/>
          <w:color w:val="FF0000"/>
        </w:rPr>
        <w:t>精细映射面临的先行挑战。</w:t>
      </w:r>
    </w:p>
    <w:p w14:paraId="2F28E418" w14:textId="14C826B8" w:rsidR="007D28D6" w:rsidRPr="00D015CF" w:rsidRDefault="00000000" w:rsidP="00D015CF">
      <w:pPr>
        <w:ind w:firstLine="480"/>
        <w:rPr>
          <w:ins w:id="59" w:author="fei zhai" w:date="2026-05-04T19:32:00Z"/>
          <w:color w:val="FF0000"/>
          <w:rPrChange w:id="60" w:author="fei zhai" w:date="2026-05-04T19:38:00Z">
            <w:rPr>
              <w:ins w:id="61" w:author="fei zhai" w:date="2026-05-04T19:32:00Z"/>
            </w:rPr>
          </w:rPrChange>
        </w:rPr>
      </w:pPr>
      <w:r w:rsidRPr="006850CB">
        <w:rPr>
          <w:rFonts w:hint="eastAsia"/>
          <w:color w:val="FF0000"/>
          <w:rPrChange w:id="62" w:author="fei zhai" w:date="2026-05-06T18:14:00Z">
            <w:rPr>
              <w:rFonts w:hint="eastAsia"/>
            </w:rPr>
          </w:rPrChange>
        </w:rPr>
        <w:t>为解决</w:t>
      </w:r>
      <w:del w:id="63" w:author="fei zhai" w:date="2026-05-04T19:32:00Z">
        <w:r w:rsidRPr="006850CB" w:rsidDel="00D015CF">
          <w:rPr>
            <w:rFonts w:hint="eastAsia"/>
            <w:color w:val="FF0000"/>
            <w:rPrChange w:id="64" w:author="fei zhai" w:date="2026-05-06T18:14:00Z">
              <w:rPr>
                <w:rFonts w:hint="eastAsia"/>
              </w:rPr>
            </w:rPrChange>
          </w:rPr>
          <w:delText>这一</w:delText>
        </w:r>
      </w:del>
      <w:ins w:id="65" w:author="fei zhai" w:date="2026-05-04T19:32:00Z">
        <w:r w:rsidR="00D015CF" w:rsidRPr="006850CB">
          <w:rPr>
            <w:rFonts w:hint="eastAsia"/>
            <w:color w:val="FF0000"/>
            <w:rPrChange w:id="66" w:author="fei zhai" w:date="2026-05-06T18:14:00Z">
              <w:rPr>
                <w:rFonts w:hint="eastAsia"/>
              </w:rPr>
            </w:rPrChange>
          </w:rPr>
          <w:t>该领域面临的瓶颈</w:t>
        </w:r>
      </w:ins>
      <w:r w:rsidRPr="006850CB">
        <w:rPr>
          <w:rFonts w:hint="eastAsia"/>
          <w:color w:val="FF0000"/>
          <w:rPrChange w:id="67" w:author="fei zhai" w:date="2026-05-06T18:14:00Z">
            <w:rPr>
              <w:rFonts w:hint="eastAsia"/>
            </w:rPr>
          </w:rPrChange>
        </w:rPr>
        <w:t>问题，当前亟待</w:t>
      </w:r>
      <w:del w:id="68" w:author="fei zhai" w:date="2026-05-04T19:33:00Z">
        <w:r w:rsidRPr="006850CB" w:rsidDel="00D015CF">
          <w:rPr>
            <w:rFonts w:hint="eastAsia"/>
            <w:color w:val="FF0000"/>
            <w:rPrChange w:id="69" w:author="fei zhai" w:date="2026-05-06T18:14:00Z">
              <w:rPr>
                <w:rFonts w:hint="eastAsia"/>
              </w:rPr>
            </w:rPrChange>
          </w:rPr>
          <w:delText>突破</w:delText>
        </w:r>
      </w:del>
      <w:ins w:id="70" w:author="fei zhai" w:date="2026-05-04T19:33:00Z">
        <w:r w:rsidR="00D015CF" w:rsidRPr="006850CB">
          <w:rPr>
            <w:rFonts w:hint="eastAsia"/>
            <w:color w:val="FF0000"/>
            <w:rPrChange w:id="71" w:author="fei zhai" w:date="2026-05-06T18:14:00Z">
              <w:rPr>
                <w:rFonts w:hint="eastAsia"/>
              </w:rPr>
            </w:rPrChange>
          </w:rPr>
          <w:t>构建</w:t>
        </w:r>
      </w:ins>
      <w:del w:id="72" w:author="fei zhai" w:date="2026-05-04T19:33:00Z">
        <w:r w:rsidRPr="006850CB" w:rsidDel="00D015CF">
          <w:rPr>
            <w:rFonts w:hint="eastAsia"/>
            <w:color w:val="FF0000"/>
            <w:rPrChange w:id="73" w:author="fei zhai" w:date="2026-05-06T18:14:00Z">
              <w:rPr>
                <w:rFonts w:hint="eastAsia"/>
              </w:rPr>
            </w:rPrChange>
          </w:rPr>
          <w:delText>的关键技术问题主要集中在两个方面：一是如何建立</w:delText>
        </w:r>
      </w:del>
      <w:r w:rsidRPr="006850CB">
        <w:rPr>
          <w:rFonts w:hint="eastAsia"/>
          <w:color w:val="FF0000"/>
          <w:rPrChange w:id="74" w:author="fei zhai" w:date="2026-05-06T18:14:00Z">
            <w:rPr>
              <w:rFonts w:hint="eastAsia"/>
            </w:rPr>
          </w:rPrChange>
        </w:rPr>
        <w:t>符合行业特性</w:t>
      </w:r>
      <w:ins w:id="75" w:author="fei zhai" w:date="2026-05-04T19:34:00Z">
        <w:r w:rsidR="00D015CF" w:rsidRPr="006850CB">
          <w:rPr>
            <w:rFonts w:hint="eastAsia"/>
            <w:color w:val="FF0000"/>
            <w:rPrChange w:id="76" w:author="fei zhai" w:date="2026-05-06T18:14:00Z">
              <w:rPr>
                <w:rFonts w:hint="eastAsia"/>
              </w:rPr>
            </w:rPrChange>
          </w:rPr>
          <w:t>、面向</w:t>
        </w:r>
      </w:ins>
      <w:ins w:id="77" w:author="fei zhai" w:date="2026-05-05T14:39:00Z">
        <w:r w:rsidR="006D21E1" w:rsidRPr="006850CB">
          <w:rPr>
            <w:color w:val="FF0000"/>
            <w:rPrChange w:id="78" w:author="fei zhai" w:date="2026-05-06T18:14:00Z">
              <w:rPr>
                <w:color w:val="FF0000"/>
                <w:highlight w:val="yellow"/>
              </w:rPr>
            </w:rPrChange>
          </w:rPr>
          <w:t>《医疗器械分类目录》</w:t>
        </w:r>
      </w:ins>
      <w:r w:rsidRPr="006850CB">
        <w:rPr>
          <w:rFonts w:hint="eastAsia"/>
          <w:color w:val="FF0000"/>
          <w:rPrChange w:id="79" w:author="fei zhai" w:date="2026-05-06T18:14:00Z">
            <w:rPr>
              <w:rFonts w:hint="eastAsia"/>
            </w:rPr>
          </w:rPrChange>
        </w:rPr>
        <w:t>的</w:t>
      </w:r>
      <w:del w:id="80" w:author="fei zhai" w:date="2026-05-04T19:33:00Z">
        <w:r w:rsidRPr="006850CB" w:rsidDel="00D015CF">
          <w:rPr>
            <w:rFonts w:hint="eastAsia"/>
            <w:color w:val="FF0000"/>
            <w:rPrChange w:id="81" w:author="fei zhai" w:date="2026-05-06T18:14:00Z">
              <w:rPr>
                <w:rFonts w:hint="eastAsia"/>
              </w:rPr>
            </w:rPrChange>
          </w:rPr>
          <w:delText>高精度</w:delText>
        </w:r>
      </w:del>
      <w:ins w:id="82" w:author="fei zhai" w:date="2026-05-04T19:33:00Z">
        <w:r w:rsidR="00D015CF" w:rsidRPr="006850CB">
          <w:rPr>
            <w:rFonts w:hint="eastAsia"/>
            <w:color w:val="FF0000"/>
            <w:rPrChange w:id="83" w:author="fei zhai" w:date="2026-05-06T18:14:00Z">
              <w:rPr>
                <w:rFonts w:hint="eastAsia"/>
              </w:rPr>
            </w:rPrChange>
          </w:rPr>
          <w:t>高质量</w:t>
        </w:r>
      </w:ins>
      <w:r w:rsidRPr="006850CB">
        <w:rPr>
          <w:rFonts w:hint="eastAsia"/>
          <w:color w:val="FF0000"/>
          <w:rPrChange w:id="84" w:author="fei zhai" w:date="2026-05-06T18:14:00Z">
            <w:rPr>
              <w:rFonts w:hint="eastAsia"/>
            </w:rPr>
          </w:rPrChange>
        </w:rPr>
        <w:t>标注数据集；</w:t>
      </w:r>
      <w:ins w:id="85" w:author="fei zhai" w:date="2026-05-04T19:34:00Z">
        <w:r w:rsidR="00D015CF" w:rsidRPr="006850CB">
          <w:rPr>
            <w:rFonts w:hint="eastAsia"/>
            <w:color w:val="FF0000"/>
            <w:rPrChange w:id="86" w:author="fei zhai" w:date="2026-05-06T18:14:00Z">
              <w:rPr>
                <w:rFonts w:hint="eastAsia"/>
              </w:rPr>
            </w:rPrChange>
          </w:rPr>
          <w:t>并在此基础上探索一种融合大模型知识推理与深度学习特征抽取的混合框架</w:t>
        </w:r>
      </w:ins>
      <w:ins w:id="87" w:author="fei zhai" w:date="2026-05-04T19:36:00Z">
        <w:r w:rsidR="00D015CF" w:rsidRPr="006850CB">
          <w:rPr>
            <w:rFonts w:hint="eastAsia"/>
            <w:color w:val="FF0000"/>
            <w:rPrChange w:id="88" w:author="fei zhai" w:date="2026-05-06T18:14:00Z">
              <w:rPr>
                <w:rFonts w:hint="eastAsia"/>
              </w:rPr>
            </w:rPrChange>
          </w:rPr>
          <w:t>，建立医疗器械专利与</w:t>
        </w:r>
      </w:ins>
      <w:ins w:id="89" w:author="fei zhai" w:date="2026-05-04T19:37:00Z">
        <w:r w:rsidR="00D015CF" w:rsidRPr="006850CB">
          <w:rPr>
            <w:rFonts w:hint="eastAsia"/>
            <w:color w:val="FF0000"/>
            <w:rPrChange w:id="90" w:author="fei zhai" w:date="2026-05-06T18:14:00Z">
              <w:rPr>
                <w:rFonts w:hint="eastAsia"/>
              </w:rPr>
            </w:rPrChange>
          </w:rPr>
          <w:t>行业监管标准之间的</w:t>
        </w:r>
      </w:ins>
      <w:del w:id="91" w:author="fei zhai" w:date="2026-05-04T19:38:00Z">
        <w:r w:rsidRPr="006850CB" w:rsidDel="00D015CF">
          <w:rPr>
            <w:rFonts w:hint="eastAsia"/>
            <w:color w:val="FF0000"/>
            <w:rPrChange w:id="92" w:author="fei zhai" w:date="2026-05-06T18:14:00Z">
              <w:rPr>
                <w:rFonts w:hint="eastAsia"/>
              </w:rPr>
            </w:rPrChange>
          </w:rPr>
          <w:delText>二是如何实现专利内容与《医疗器械分类目录》中</w:delText>
        </w:r>
        <w:r w:rsidRPr="006850CB" w:rsidDel="00D015CF">
          <w:rPr>
            <w:color w:val="FF0000"/>
            <w:rPrChange w:id="93" w:author="fei zhai" w:date="2026-05-06T18:14:00Z">
              <w:rPr/>
            </w:rPrChange>
          </w:rPr>
          <w:delText>22</w:delText>
        </w:r>
        <w:r w:rsidRPr="006850CB" w:rsidDel="00D015CF">
          <w:rPr>
            <w:rFonts w:hint="eastAsia"/>
            <w:color w:val="FF0000"/>
            <w:rPrChange w:id="94" w:author="fei zhai" w:date="2026-05-06T18:14:00Z">
              <w:rPr>
                <w:rFonts w:hint="eastAsia"/>
              </w:rPr>
            </w:rPrChange>
          </w:rPr>
          <w:delText>个类别之间的</w:delText>
        </w:r>
      </w:del>
      <w:r w:rsidRPr="006850CB">
        <w:rPr>
          <w:rFonts w:hint="eastAsia"/>
          <w:color w:val="FF0000"/>
          <w:rPrChange w:id="95" w:author="fei zhai" w:date="2026-05-06T18:14:00Z">
            <w:rPr>
              <w:rFonts w:hint="eastAsia"/>
            </w:rPr>
          </w:rPrChange>
        </w:rPr>
        <w:t>精确映射关系</w:t>
      </w:r>
      <w:del w:id="96" w:author="fei zhai" w:date="2026-05-06T18:13:00Z">
        <w:r w:rsidRPr="006850CB" w:rsidDel="006850CB">
          <w:rPr>
            <w:rStyle w:val="af1"/>
            <w:color w:val="FF0000"/>
            <w:rPrChange w:id="97" w:author="fei zhai" w:date="2026-05-06T18:14:00Z">
              <w:rPr>
                <w:rStyle w:val="af1"/>
              </w:rPr>
            </w:rPrChange>
          </w:rPr>
          <w:fldChar w:fldCharType="begin"/>
        </w:r>
        <w:r w:rsidRPr="006850CB" w:rsidDel="006850CB">
          <w:rPr>
            <w:rStyle w:val="af1"/>
            <w:color w:val="FF0000"/>
            <w:rPrChange w:id="98" w:author="fei zhai" w:date="2026-05-06T18:14:00Z">
              <w:rPr>
                <w:rStyle w:val="af1"/>
              </w:rPr>
            </w:rPrChange>
          </w:rPr>
          <w:delInstrText xml:space="preserve"> ADDIN ZOTERO_ITEM CSL_CITATION {"citationID":"ZCCYuaBV","properties":{"formattedCitation":"\\super [16-18]\\nosupersub{}","plainCitation":"[16-18]","noteIndex":0},"citationItems":[{"id":53,"uris":["http://zotero.org/users/local/2JDDwpa7/items/6HLEBKFY"],"itemData":{"id":53,"type":"article-journal","abstract":"Transforming the state-of-the-art de</w:delInstrText>
        </w:r>
        <w:r w:rsidRPr="006850CB" w:rsidDel="006850CB">
          <w:rPr>
            <w:rStyle w:val="af1"/>
            <w:rFonts w:hint="eastAsia"/>
            <w:color w:val="FF0000"/>
            <w:rPrChange w:id="99" w:author="fei zhai" w:date="2026-05-06T18:14:00Z">
              <w:rPr>
                <w:rStyle w:val="af1"/>
                <w:rFonts w:hint="eastAsia"/>
              </w:rPr>
            </w:rPrChange>
          </w:rPr>
          <w:delInstrText>ﬁ</w:delInstrText>
        </w:r>
        <w:r w:rsidRPr="006850CB" w:rsidDel="006850CB">
          <w:rPr>
            <w:rStyle w:val="af1"/>
            <w:color w:val="FF0000"/>
            <w:rPrChange w:id="100" w:author="fei zhai" w:date="2026-05-06T18:14:00Z">
              <w:rPr>
                <w:rStyle w:val="af1"/>
              </w:rPr>
            </w:rPrChange>
          </w:rPr>
          <w:delInstrText>nition and anatomy of enterprise systems (ESs) seems to some academics and practitioners as an unavoidable destiny. Value depletion lead by early retirement and/or replacement of ESs solutions has been a constant throughout the past decade. That did drive an enormous amount of research that works on addressing the problems leading to the resource drain. The resource waste had persisted throughout the ESs implementation lifecycle phases and dimensions especially post-live phases; leading to depleting the value of the social and technical dimensions of the lifecycle. Parallel to this research stream, the momentum gained by deep learning (DL) algorithms and platforms has been exponentially growing to fuel the advancements toward arti</w:delInstrText>
        </w:r>
        <w:r w:rsidRPr="006850CB" w:rsidDel="006850CB">
          <w:rPr>
            <w:rStyle w:val="af1"/>
            <w:rFonts w:hint="eastAsia"/>
            <w:color w:val="FF0000"/>
            <w:rPrChange w:id="101" w:author="fei zhai" w:date="2026-05-06T18:14:00Z">
              <w:rPr>
                <w:rStyle w:val="af1"/>
                <w:rFonts w:hint="eastAsia"/>
              </w:rPr>
            </w:rPrChange>
          </w:rPr>
          <w:delInstrText>ﬁ</w:delInstrText>
        </w:r>
        <w:r w:rsidRPr="006850CB" w:rsidDel="006850CB">
          <w:rPr>
            <w:rStyle w:val="af1"/>
            <w:color w:val="FF0000"/>
            <w:rPrChange w:id="102" w:author="fei zhai" w:date="2026-05-06T18:14:00Z">
              <w:rPr>
                <w:rStyle w:val="af1"/>
              </w:rPr>
            </w:rPrChange>
          </w:rPr>
          <w:delInstrText xml:space="preserve">cial intelligence and automated augmentation. Correspondingly, this paper is set out to present </w:delInstrText>
        </w:r>
        <w:r w:rsidRPr="006850CB" w:rsidDel="006850CB">
          <w:rPr>
            <w:rStyle w:val="af1"/>
            <w:rFonts w:hint="eastAsia"/>
            <w:color w:val="FF0000"/>
            <w:rPrChange w:id="103" w:author="fei zhai" w:date="2026-05-06T18:14:00Z">
              <w:rPr>
                <w:rStyle w:val="af1"/>
                <w:rFonts w:hint="eastAsia"/>
              </w:rPr>
            </w:rPrChange>
          </w:rPr>
          <w:delInstrText>ﬁ</w:delInstrText>
        </w:r>
        <w:r w:rsidRPr="006850CB" w:rsidDel="006850CB">
          <w:rPr>
            <w:rStyle w:val="af1"/>
            <w:color w:val="FF0000"/>
            <w:rPrChange w:id="104" w:author="fei zhai" w:date="2026-05-06T18:14:00Z">
              <w:rPr>
                <w:rStyle w:val="af1"/>
              </w:rPr>
            </w:rPrChange>
          </w:rPr>
          <w:delInstrText>ve key research directions through which DL would take part as a contributor towards the transformation of the ESs state-of-the-art. The paper reviews the ESs implementation lifecycle challenges and the intersection with DL research conducted on ESs by analyzing and synthesizing key basket journals (list of the Association of Information Systems). The paper also presents results from several experiments showcasing the effectiveness of DL in adding a level of augmentation to ESs by analyzing a large set of data extracted from the Atlassian Jira Software Issue Tracking System across different ecosystems. The paper then concludes by presenting the research directions and discussing socio-technical research courses that work on key frontiers identi</w:delInstrText>
        </w:r>
        <w:r w:rsidRPr="006850CB" w:rsidDel="006850CB">
          <w:rPr>
            <w:rStyle w:val="af1"/>
            <w:rFonts w:hint="eastAsia"/>
            <w:color w:val="FF0000"/>
            <w:rPrChange w:id="105" w:author="fei zhai" w:date="2026-05-06T18:14:00Z">
              <w:rPr>
                <w:rStyle w:val="af1"/>
                <w:rFonts w:hint="eastAsia"/>
              </w:rPr>
            </w:rPrChange>
          </w:rPr>
          <w:delInstrText>ﬁ</w:delInstrText>
        </w:r>
        <w:r w:rsidRPr="006850CB" w:rsidDel="006850CB">
          <w:rPr>
            <w:rStyle w:val="af1"/>
            <w:color w:val="FF0000"/>
            <w:rPrChange w:id="106" w:author="fei zhai" w:date="2026-05-06T18:14:00Z">
              <w:rPr>
                <w:rStyle w:val="af1"/>
              </w:rPr>
            </w:rPrChange>
          </w:rPr>
          <w:delInstrText xml:space="preserve">ed within this scholarly work.","container-title":"Informatics","DOI":"10.3390/informatics8010011","ISSN":"2227-9709","issue":"1","journalAbbreviation":"Informatics","language":"en","page":"11","source":"DOI.org (Crossref)","title":"Deep Learning for Enterprise Systems Implementation Lifecycle Challenges: Research Directions","title-short":"Deep Learning for Enterprise Systems Implementation Lifecycle Challenges","volume":"8","author":[{"family":"Hassanien","given":"Hossam El-Din"},{"family":"Elragal","given":"Ahmed"}],"issued":{"date-parts":[["2021",2,20]]}},"label":"page"},{"id":49,"uris":["http://zotero.org/users/local/2JDDwpa7/items/5ZBFJS5V"],"itemData":{"id":49,"type":"article-journal","abstract":"In January 2024, China officially implemented the patent term extension (PTE) system, that is, began to implement PTE for innovative drugs approved after June 1, 2021. This study analyzed the PTE system’s outcomes in China and its potential impact on drug accessibility.","container-title":"Therapeutic Innovation &amp; Regulatory Science","DOI":"10.1007/s43441-025-00903-x","ISSN":"2168-4804","issue":"2","journalAbbreviation":"Ther Innov Regul Sci","language":"en","page":"544-550","source":"Springer Link","title":"Patent Term Extension for Innovative Drugs in China: A Cohort Study from 2021 to 2024","title-short":"Patent Term Extension for Innovative Drugs in China","volume":"60","author":[{"family":"Yao","given":"Xuefang"},{"family":"Zhang","given":"Yan"},{"family":"Zhou","given":"Jin"}],"issued":{"date-parts":[["2026",3,1]]}},"label":"page"},{"id":54,"uris":["http://zotero.org/users/local/2JDDwpa7/items/MWYLSRLA"],"itemData":{"id":54,"type":"article-journal","abstract":"In the last decade, advanced AI methods were applied to radiology, providing tools for clinical practice. Regulations across countries are a relevant topic, considering that AI tools must be regarded as medical devices. We describe the regulatory scenarios in the EU, USA, and China. For the EU, we considered the 2017 Medical Device Regulation, including AI tools as “active” medical devices, the 2018 General Data Protection Regulation, protecting data privacy, and the risk-based approach by the 2024 AI Act. For the USA, we considered the three FDA premarket pathways: the 510(k)-clearance demonstrating substantial equivalence, the De Novo classification for novel devices without predicates, and the Premarket Approval process for high-risk applications demanding rigorous clinical evidence; recent regulations regarded lifecycle management, post-marketing surveillance and adaptive algorithms, underscoring the importance of real-world evidence of AI tool performance. For China, the role of the 2022 Guidance for classification and definition of AI medical software by the National Medical Products Administration is illustrated, describing how to determine whether a tool is an AI-enabled medical device, categorizing the associated risk level. The NMPA published six premarket technical review guides related to AI-enabled medical devices in radiology and medical imaging; protection of patient privacy is enforced by the law and de-identification is mandatory for manufacturers. Regulations in these three scenarios show meaningful convergences about patient’s data protection, risk assessment and classification, ensuring equity and generalizability, transparency and explainability, and the need of human oversight. The radiology community will act in a world scenario more homogeneous than expected.","container-title":"European Radiology","DOI":"10.1007/s00330-026-12460-4","ISSN":"1432-1084","journalAbbreviation":"Eur Radiol","language":"en","source":"Springer Link","title":"Artificial intelligence as medical device in radiology in 2025: the regulatory scenario in the EU, USA, and China","title-short":"Artificial intelligence as medical device in radiology in 2025","URL":"https://doi.org/10.1007/s00330-026-12460-4","author":[{"family":"Pesapane","given":"Filippo"},{"family":"De Cecco","given":"Carlo"},{"family":"Wang","given":"Hao"},{"family":"Hauglid","given":"Mathias K."},{"family":"Sardanelli","given":"Francesco"}],"accessed":{"date-parts":[["2026",3,16]]},"issued":{"date-parts":[["2026",3,15]]}},"label":"page"}],"schema":"https://github.com/citation-style-language/schema/raw/master/csl-citation.json"} </w:delInstrText>
        </w:r>
        <w:r w:rsidRPr="006850CB" w:rsidDel="006850CB">
          <w:rPr>
            <w:rStyle w:val="af1"/>
            <w:color w:val="FF0000"/>
            <w:rPrChange w:id="107" w:author="fei zhai" w:date="2026-05-06T18:14:00Z">
              <w:rPr>
                <w:rStyle w:val="af1"/>
              </w:rPr>
            </w:rPrChange>
          </w:rPr>
          <w:fldChar w:fldCharType="separate"/>
        </w:r>
        <w:r w:rsidRPr="006850CB" w:rsidDel="006850CB">
          <w:rPr>
            <w:rFonts w:cs="Times New Roman"/>
            <w:color w:val="FF0000"/>
            <w:kern w:val="0"/>
            <w:sz w:val="21"/>
            <w:vertAlign w:val="superscript"/>
            <w:rPrChange w:id="108" w:author="fei zhai" w:date="2026-05-06T18:14:00Z">
              <w:rPr>
                <w:rFonts w:cs="Times New Roman"/>
                <w:kern w:val="0"/>
                <w:sz w:val="21"/>
                <w:vertAlign w:val="superscript"/>
              </w:rPr>
            </w:rPrChange>
          </w:rPr>
          <w:delText>[16-18]</w:delText>
        </w:r>
        <w:r w:rsidRPr="006850CB" w:rsidDel="006850CB">
          <w:rPr>
            <w:rStyle w:val="af1"/>
            <w:color w:val="FF0000"/>
            <w:rPrChange w:id="109" w:author="fei zhai" w:date="2026-05-06T18:14:00Z">
              <w:rPr>
                <w:rStyle w:val="af1"/>
              </w:rPr>
            </w:rPrChange>
          </w:rPr>
          <w:fldChar w:fldCharType="end"/>
        </w:r>
      </w:del>
      <w:r w:rsidRPr="006850CB">
        <w:rPr>
          <w:rFonts w:hint="eastAsia"/>
          <w:color w:val="FF0000"/>
          <w:rPrChange w:id="110" w:author="fei zhai" w:date="2026-05-06T18:14:00Z">
            <w:rPr>
              <w:rFonts w:hint="eastAsia"/>
            </w:rPr>
          </w:rPrChange>
        </w:rPr>
        <w:t>。</w:t>
      </w:r>
    </w:p>
    <w:p w14:paraId="5836887B" w14:textId="0D59F810" w:rsidR="00D015CF" w:rsidDel="00D015CF" w:rsidRDefault="00D015CF">
      <w:pPr>
        <w:ind w:firstLine="480"/>
        <w:rPr>
          <w:del w:id="111" w:author="fei zhai" w:date="2026-05-04T19:38:00Z"/>
        </w:rPr>
      </w:pPr>
    </w:p>
    <w:p w14:paraId="4EC349B4" w14:textId="77777777" w:rsidR="007D28D6" w:rsidRDefault="00000000">
      <w:pPr>
        <w:pStyle w:val="3"/>
        <w:numPr>
          <w:ilvl w:val="2"/>
          <w:numId w:val="1"/>
        </w:numPr>
        <w:tabs>
          <w:tab w:val="clear" w:pos="420"/>
        </w:tabs>
      </w:pPr>
      <w:bookmarkStart w:id="112" w:name="_Toc10506"/>
      <w:r>
        <w:rPr>
          <w:rFonts w:hint="eastAsia"/>
        </w:rPr>
        <w:t>研究意义</w:t>
      </w:r>
      <w:bookmarkEnd w:id="112"/>
    </w:p>
    <w:p w14:paraId="20D730C0" w14:textId="2B1FF9B5" w:rsidR="005E51B4" w:rsidRPr="00963971" w:rsidRDefault="00000000" w:rsidP="005E51B4">
      <w:pPr>
        <w:ind w:firstLine="480"/>
        <w:rPr>
          <w:rFonts w:ascii="宋体" w:hAnsi="宋体" w:cs="宋体"/>
          <w:color w:val="FF0000"/>
          <w:rPrChange w:id="113" w:author="fei zhai" w:date="2026-05-04T19:47:00Z">
            <w:rPr>
              <w:rFonts w:ascii="宋体" w:hAnsi="宋体" w:cs="宋体"/>
            </w:rPr>
          </w:rPrChange>
        </w:rPr>
      </w:pPr>
      <w:r>
        <w:rPr>
          <w:rFonts w:ascii="宋体" w:hAnsi="宋体" w:cs="宋体" w:hint="eastAsia"/>
        </w:rPr>
        <w:t>发明专利是技术创新的重要体现，虽然已经形成比较完整的体系，但是主要集中在专利检索和技术领域的划分上，不能很好地满足医疗器械监管及发展对于精准匹配的需求</w:t>
      </w:r>
      <w:del w:id="114" w:author="fei zhai" w:date="2026-05-06T18:16:00Z">
        <w:r w:rsidDel="006E2ABF">
          <w:rPr>
            <w:rStyle w:val="af1"/>
          </w:rPr>
          <w:fldChar w:fldCharType="begin"/>
        </w:r>
        <w:r w:rsidDel="006E2ABF">
          <w:rPr>
            <w:rStyle w:val="af1"/>
          </w:rPr>
          <w:delInstrText xml:space="preserve"> ADDIN ZOTERO_ITEM CSL_CITATION {"citationID":"cyPABbrA","properties":{"formattedCitation":"\\super [19]\\nosupersub{}","plainCitation":"[19]","noteIndex":0},"citationItems":[{"id":56,"uris":["http://zotero.org/users/local/2JDDwpa7/items/R4YJEGHG"],"itemData":{"id":56,"type":"article-journal","container-title":"William Mitchell Law Review","language":"en","source":"Zotero","title":"The Interplay between FDA and Patent Law: Infusing Organizational Knowledge for Medical Device Companies","volume":"39","author":[{"family":"Arora","given":"Suneel"},{"family":"Christman","given":"Timothy J"},{"family":"Mays","given":"Ashley N"},{"family":"Schmidt","given":"Andrew"}],"issued":{"date-parts":[["2013"]]}}}],"schema":"https://github.com/citation-style-language/schema/raw/master/csl-citation.json"} </w:delInstrText>
        </w:r>
        <w:r w:rsidDel="006E2ABF">
          <w:rPr>
            <w:rStyle w:val="af1"/>
          </w:rPr>
          <w:fldChar w:fldCharType="separate"/>
        </w:r>
        <w:r w:rsidDel="006E2ABF">
          <w:rPr>
            <w:rFonts w:cs="Times New Roman"/>
            <w:kern w:val="0"/>
            <w:sz w:val="21"/>
            <w:vertAlign w:val="superscript"/>
          </w:rPr>
          <w:delText>[19]</w:delText>
        </w:r>
        <w:r w:rsidDel="006E2ABF">
          <w:rPr>
            <w:rStyle w:val="af1"/>
          </w:rPr>
          <w:fldChar w:fldCharType="end"/>
        </w:r>
      </w:del>
      <w:r>
        <w:rPr>
          <w:rFonts w:ascii="宋体" w:hAnsi="宋体" w:cs="宋体" w:hint="eastAsia"/>
        </w:rPr>
        <w:t>。在医疗器械这一高度依赖专利保护且研发投入巨大的高科技领域，这种匹配缺失直接导致了研发创新与行业监管标准的脱节。而</w:t>
      </w:r>
      <w:del w:id="115" w:author="fei zhai" w:date="2026-05-05T14:39:00Z">
        <w:r w:rsidDel="006D21E1">
          <w:rPr>
            <w:rFonts w:ascii="宋体" w:hAnsi="宋体" w:cs="宋体" w:hint="eastAsia"/>
          </w:rPr>
          <w:delText>《</w:delText>
        </w:r>
      </w:del>
      <w:del w:id="116" w:author="fei zhai" w:date="2026-05-04T19:43:00Z">
        <w:r w:rsidDel="005E51B4">
          <w:rPr>
            <w:rFonts w:ascii="宋体" w:hAnsi="宋体" w:cs="宋体" w:hint="eastAsia"/>
          </w:rPr>
          <w:delText>医疗器械分类</w:delText>
        </w:r>
      </w:del>
      <w:del w:id="117" w:author="fei zhai" w:date="2026-05-05T14:39:00Z">
        <w:r w:rsidDel="006D21E1">
          <w:rPr>
            <w:rFonts w:ascii="宋体" w:hAnsi="宋体" w:cs="宋体" w:hint="eastAsia"/>
          </w:rPr>
          <w:delText>目录》</w:delText>
        </w:r>
      </w:del>
      <w:ins w:id="118" w:author="fei zhai" w:date="2026-05-05T14:39:00Z">
        <w:r w:rsidR="006D21E1">
          <w:rPr>
            <w:rFonts w:ascii="宋体" w:hAnsi="宋体" w:cs="宋体" w:hint="eastAsia"/>
          </w:rPr>
          <w:t>《医疗器械分类目录》</w:t>
        </w:r>
      </w:ins>
      <w:r>
        <w:rPr>
          <w:rFonts w:ascii="宋体" w:hAnsi="宋体" w:cs="宋体" w:hint="eastAsia"/>
        </w:rPr>
        <w:t>是我国医疗器械产品的注册、审查、风险管理等工作的基本依据。如果能够建立起它们之间的映射关系，不仅能够消除通用专利体系与监管体系间的信息不对称，</w:t>
      </w:r>
      <w:ins w:id="119" w:author="fei zhai" w:date="2026-05-04T19:45:00Z">
        <w:r w:rsidR="005E51B4" w:rsidRPr="00963971">
          <w:rPr>
            <w:rFonts w:ascii="宋体" w:hAnsi="宋体" w:cs="宋体" w:hint="eastAsia"/>
            <w:color w:val="FF0000"/>
            <w:rPrChange w:id="120" w:author="fei zhai" w:date="2026-05-04T19:47:00Z">
              <w:rPr>
                <w:rFonts w:ascii="宋体" w:hAnsi="宋体" w:cs="宋体" w:hint="eastAsia"/>
              </w:rPr>
            </w:rPrChange>
          </w:rPr>
          <w:t>更能</w:t>
        </w:r>
        <w:r w:rsidR="005E51B4" w:rsidRPr="00963971">
          <w:rPr>
            <w:rFonts w:hint="eastAsia"/>
            <w:color w:val="FF0000"/>
            <w:rPrChange w:id="121" w:author="fei zhai" w:date="2026-05-04T19:47:00Z">
              <w:rPr>
                <w:rFonts w:hint="eastAsia"/>
              </w:rPr>
            </w:rPrChange>
          </w:rPr>
          <w:t>为</w:t>
        </w:r>
      </w:ins>
      <w:ins w:id="122" w:author="fei zhai" w:date="2026-05-04T19:44:00Z">
        <w:r w:rsidR="005E51B4" w:rsidRPr="00963971">
          <w:rPr>
            <w:rFonts w:hint="eastAsia"/>
            <w:color w:val="FF0000"/>
            <w:rPrChange w:id="123" w:author="fei zhai" w:date="2026-05-04T19:47:00Z">
              <w:rPr>
                <w:rFonts w:hint="eastAsia"/>
              </w:rPr>
            </w:rPrChange>
          </w:rPr>
          <w:t>企业进行知识产权</w:t>
        </w:r>
      </w:ins>
      <w:ins w:id="124" w:author="fei zhai" w:date="2026-05-04T19:45:00Z">
        <w:r w:rsidR="005E51B4" w:rsidRPr="00963971">
          <w:rPr>
            <w:rFonts w:hint="eastAsia"/>
            <w:color w:val="FF0000"/>
            <w:rPrChange w:id="125" w:author="fei zhai" w:date="2026-05-04T19:47:00Z">
              <w:rPr>
                <w:rFonts w:hint="eastAsia"/>
              </w:rPr>
            </w:rPrChange>
          </w:rPr>
          <w:t>精准</w:t>
        </w:r>
      </w:ins>
      <w:ins w:id="126" w:author="fei zhai" w:date="2026-05-04T19:44:00Z">
        <w:r w:rsidR="005E51B4" w:rsidRPr="00963971">
          <w:rPr>
            <w:rFonts w:hint="eastAsia"/>
            <w:color w:val="FF0000"/>
            <w:rPrChange w:id="127" w:author="fei zhai" w:date="2026-05-04T19:47:00Z">
              <w:rPr>
                <w:rFonts w:hint="eastAsia"/>
              </w:rPr>
            </w:rPrChange>
          </w:rPr>
          <w:t>预警</w:t>
        </w:r>
      </w:ins>
      <w:ins w:id="128" w:author="fei zhai" w:date="2026-05-04T19:45:00Z">
        <w:r w:rsidR="005E51B4" w:rsidRPr="00963971">
          <w:rPr>
            <w:rFonts w:hint="eastAsia"/>
            <w:color w:val="FF0000"/>
            <w:rPrChange w:id="129" w:author="fei zhai" w:date="2026-05-04T19:47:00Z">
              <w:rPr>
                <w:rFonts w:hint="eastAsia"/>
              </w:rPr>
            </w:rPrChange>
          </w:rPr>
          <w:t>以及制定</w:t>
        </w:r>
      </w:ins>
      <w:ins w:id="130" w:author="fei zhai" w:date="2026-05-04T19:44:00Z">
        <w:r w:rsidR="005E51B4" w:rsidRPr="00963971">
          <w:rPr>
            <w:rFonts w:hint="eastAsia"/>
            <w:color w:val="FF0000"/>
            <w:rPrChange w:id="131" w:author="fei zhai" w:date="2026-05-04T19:47:00Z">
              <w:rPr>
                <w:rFonts w:hint="eastAsia"/>
              </w:rPr>
            </w:rPrChange>
          </w:rPr>
          <w:t>研发决策</w:t>
        </w:r>
      </w:ins>
      <w:ins w:id="132" w:author="fei zhai" w:date="2026-05-04T19:45:00Z">
        <w:r w:rsidR="005E51B4" w:rsidRPr="00963971">
          <w:rPr>
            <w:rFonts w:hint="eastAsia"/>
            <w:color w:val="FF0000"/>
            <w:rPrChange w:id="133" w:author="fei zhai" w:date="2026-05-04T19:47:00Z">
              <w:rPr>
                <w:rFonts w:hint="eastAsia"/>
              </w:rPr>
            </w:rPrChange>
          </w:rPr>
          <w:t>提供</w:t>
        </w:r>
      </w:ins>
      <w:ins w:id="134" w:author="fei zhai" w:date="2026-05-04T19:46:00Z">
        <w:r w:rsidR="005E51B4" w:rsidRPr="00963971">
          <w:rPr>
            <w:rFonts w:hint="eastAsia"/>
            <w:color w:val="FF0000"/>
            <w:rPrChange w:id="135" w:author="fei zhai" w:date="2026-05-04T19:47:00Z">
              <w:rPr>
                <w:rFonts w:hint="eastAsia"/>
              </w:rPr>
            </w:rPrChange>
          </w:rPr>
          <w:t>依据</w:t>
        </w:r>
      </w:ins>
      <w:ins w:id="136" w:author="fei zhai" w:date="2026-05-04T19:44:00Z">
        <w:r w:rsidR="005E51B4" w:rsidRPr="00963971">
          <w:rPr>
            <w:rFonts w:hint="eastAsia"/>
            <w:color w:val="FF0000"/>
            <w:rPrChange w:id="137" w:author="fei zhai" w:date="2026-05-04T19:47:00Z">
              <w:rPr>
                <w:rFonts w:hint="eastAsia"/>
              </w:rPr>
            </w:rPrChange>
          </w:rPr>
          <w:t>，</w:t>
        </w:r>
      </w:ins>
      <w:del w:id="138" w:author="fei zhai" w:date="2026-05-04T19:44:00Z">
        <w:r w:rsidRPr="00963971" w:rsidDel="005E51B4">
          <w:rPr>
            <w:rFonts w:ascii="宋体" w:hAnsi="宋体" w:cs="宋体" w:hint="eastAsia"/>
            <w:color w:val="FF0000"/>
            <w:rPrChange w:id="139" w:author="fei zhai" w:date="2026-05-04T19:47:00Z">
              <w:rPr>
                <w:rFonts w:ascii="宋体" w:hAnsi="宋体" w:cs="宋体" w:hint="eastAsia"/>
              </w:rPr>
            </w:rPrChange>
          </w:rPr>
          <w:delText>更可以在一定程度上解决专利在转化过程中存在的问题，让专利的信息能够进入监管和行业的分析中</w:delText>
        </w:r>
      </w:del>
      <w:del w:id="140" w:author="fei zhai" w:date="2026-05-04T19:46:00Z">
        <w:r w:rsidRPr="00963971" w:rsidDel="005E51B4">
          <w:rPr>
            <w:rFonts w:ascii="宋体" w:hAnsi="宋体" w:cs="宋体" w:hint="eastAsia"/>
            <w:color w:val="FF0000"/>
            <w:rPrChange w:id="141" w:author="fei zhai" w:date="2026-05-04T19:47:00Z">
              <w:rPr>
                <w:rFonts w:ascii="宋体" w:hAnsi="宋体" w:cs="宋体" w:hint="eastAsia"/>
              </w:rPr>
            </w:rPrChange>
          </w:rPr>
          <w:delText>，进而</w:delText>
        </w:r>
      </w:del>
      <w:r w:rsidRPr="00963971">
        <w:rPr>
          <w:rFonts w:ascii="宋体" w:hAnsi="宋体" w:cs="宋体" w:hint="eastAsia"/>
          <w:color w:val="FF0000"/>
          <w:rPrChange w:id="142" w:author="fei zhai" w:date="2026-05-04T19:47:00Z">
            <w:rPr>
              <w:rFonts w:ascii="宋体" w:hAnsi="宋体" w:cs="宋体" w:hint="eastAsia"/>
            </w:rPr>
          </w:rPrChange>
        </w:rPr>
        <w:t>促进技术创新成果转化为实际的应用价值</w:t>
      </w:r>
      <w:del w:id="143" w:author="fei zhai" w:date="2026-05-06T18:16:00Z">
        <w:r w:rsidRPr="00963971" w:rsidDel="006E2ABF">
          <w:rPr>
            <w:rStyle w:val="af1"/>
            <w:color w:val="FF0000"/>
            <w:rPrChange w:id="144" w:author="fei zhai" w:date="2026-05-04T19:47:00Z">
              <w:rPr>
                <w:rStyle w:val="af1"/>
              </w:rPr>
            </w:rPrChange>
          </w:rPr>
          <w:fldChar w:fldCharType="begin"/>
        </w:r>
        <w:r w:rsidRPr="00963971" w:rsidDel="006E2ABF">
          <w:rPr>
            <w:rStyle w:val="af1"/>
            <w:color w:val="FF0000"/>
            <w:rPrChange w:id="145" w:author="fei zhai" w:date="2026-05-04T19:47:00Z">
              <w:rPr>
                <w:rStyle w:val="af1"/>
              </w:rPr>
            </w:rPrChange>
          </w:rPr>
          <w:delInstrText xml:space="preserve"> ADDIN ZOTERO_ITEM CSL_CITATION {"citationID":"U7NJv0rh","properties":{"formattedCitation":"\\super [20,21]\\nosupersub{}","plainCitation":"[20,21]","noteIndex":0},"citationItems":[{"id":60,"uris":["http://zotero.org/users/local/2JDDwpa7/items/FU2DPBSP"],"itemData":{"id":60,"type":"webpage","language":"en","title":"Regulatory delays and patent term erosion in medical device innovation: a two-market analysis of EU and US frameworks | European Journal of Law and Economics | Springer Nature Link","URL":"https://link.springer.com/article/10.1007/s10657-026-09873-3","accessed":{"date-parts":[["2026",3,16]]}},"label":"page"},{"id":57,"uris":["http://zotero.org/users/local/2JDDwpa7/items/59P4Z7DR"],"itemData":{"id":57,"type":"article-journal","abstract":"Clinical translation of medical devices is determined by many factors and is challenging for certain countries or regions as no regulatory body is available to approve related applications. They must rely on application for regulatory bodies of other countries or regions who have independent medical device regulatory systems, while the major markets regulatory process is different. For example, considering the market size and policy orientation, mainland China may be a good option for Hong Kong research organizations. Typically, China National Medical Products Administration (NMPA) has positioned innovation as a key growth engine and implemented various mechanisms to expedite the registration, including Marketing Authorization Holder policy (MAH), as well as the setting up of the NMPA's Guangdong-Hong Kong-Macao Greater Bay Area (GBA) Branch Office, type test reform and application for securing innovation channel application. However, there are still many challenges in the transitional process for Hong Kong universities or research institutions, to set up a company in mainland and then prepare many documental files from very beginning. In the future, taking advantage of NMPA reform and seeking cooperation with the NMPA to establish an independent regulatory body in Hong Kong to be recognized by NMPA is recommended as this alone will boost innovation in life sciences and boost in Hong Kong, and have a positive impact on the commercialization of medical devices in mainland China. Such example may also be relevant for many countries or regions who are seeking medical device approval in the designated regulatory systems., Image 1, The translational potential of this article: This article analyzes regulatory landscape in the world's major markets for medical devices, and provides an insight into how to accelerate clinical translation. The translation flow of medical products to be registered in NMPA for applicants from Hong Kong universities or research institutions was built. It could open up avenues for counties or regions without independent regulatory body but also devoting to innovation of medical devices to realize the clinical translation.","container-title":"Journal of Orthopaedic Translation","DOI":"10.1016/j.jot.2025.02.002","ISSN":"2214-031X","journalAbbreviation":"J Orthop Translat","language":"en","page":"290-297","PMID":"40201707","PMCID":"PMC11978296","source":"PubMed Central","title":"Importance to understand medical device regulations for accelerating clinical translation","volume":"51","author":[{"family":"Lu","given":"Qing"},{"family":"Hsueh","given":"Yu-Sheng"},{"family":"Tong","given":"Wenxue"},{"family":"Zhang","given":"Yuantao"},{"family":"Xu","given":"Jiankun"},{"family":"Qin","given":"Ling"}],"issued":{"date-parts":[["2025",3,20]]}},"label":"page"}],"schema":"https://github.com/citation-style-language/schema/raw/master/csl-citation.json"} </w:delInstrText>
        </w:r>
        <w:r w:rsidRPr="00963971" w:rsidDel="006E2ABF">
          <w:rPr>
            <w:rStyle w:val="af1"/>
            <w:color w:val="FF0000"/>
            <w:rPrChange w:id="146" w:author="fei zhai" w:date="2026-05-04T19:47:00Z">
              <w:rPr>
                <w:rStyle w:val="af1"/>
              </w:rPr>
            </w:rPrChange>
          </w:rPr>
          <w:fldChar w:fldCharType="separate"/>
        </w:r>
        <w:r w:rsidRPr="00963971" w:rsidDel="006E2ABF">
          <w:rPr>
            <w:rFonts w:cs="Times New Roman"/>
            <w:color w:val="FF0000"/>
            <w:kern w:val="0"/>
            <w:sz w:val="21"/>
            <w:vertAlign w:val="superscript"/>
            <w:rPrChange w:id="147" w:author="fei zhai" w:date="2026-05-04T19:47:00Z">
              <w:rPr>
                <w:rFonts w:cs="Times New Roman"/>
                <w:kern w:val="0"/>
                <w:sz w:val="21"/>
                <w:vertAlign w:val="superscript"/>
              </w:rPr>
            </w:rPrChange>
          </w:rPr>
          <w:delText>[20,21]</w:delText>
        </w:r>
        <w:r w:rsidRPr="00963971" w:rsidDel="006E2ABF">
          <w:rPr>
            <w:rStyle w:val="af1"/>
            <w:color w:val="FF0000"/>
            <w:rPrChange w:id="148" w:author="fei zhai" w:date="2026-05-04T19:47:00Z">
              <w:rPr>
                <w:rStyle w:val="af1"/>
              </w:rPr>
            </w:rPrChange>
          </w:rPr>
          <w:fldChar w:fldCharType="end"/>
        </w:r>
      </w:del>
      <w:r w:rsidRPr="00963971">
        <w:rPr>
          <w:rFonts w:ascii="宋体" w:hAnsi="宋体" w:cs="宋体" w:hint="eastAsia"/>
          <w:color w:val="FF0000"/>
          <w:rPrChange w:id="149" w:author="fei zhai" w:date="2026-05-04T19:47:00Z">
            <w:rPr>
              <w:rFonts w:ascii="宋体" w:hAnsi="宋体" w:cs="宋体" w:hint="eastAsia"/>
            </w:rPr>
          </w:rPrChange>
        </w:rPr>
        <w:t>。</w:t>
      </w:r>
      <w:ins w:id="150" w:author="fei zhai" w:date="2026-05-04T19:44:00Z">
        <w:r w:rsidR="005E51B4" w:rsidRPr="00963971">
          <w:rPr>
            <w:rFonts w:hint="eastAsia"/>
            <w:color w:val="FF0000"/>
            <w:rPrChange w:id="151" w:author="fei zhai" w:date="2026-05-04T19:47:00Z">
              <w:rPr>
                <w:rFonts w:hint="eastAsia"/>
              </w:rPr>
            </w:rPrChange>
          </w:rPr>
          <w:t>同时</w:t>
        </w:r>
      </w:ins>
      <w:ins w:id="152" w:author="fei zhai" w:date="2026-05-04T19:46:00Z">
        <w:r w:rsidR="005E51B4" w:rsidRPr="00963971">
          <w:rPr>
            <w:rFonts w:hint="eastAsia"/>
            <w:color w:val="FF0000"/>
            <w:rPrChange w:id="153" w:author="fei zhai" w:date="2026-05-04T19:47:00Z">
              <w:rPr>
                <w:rFonts w:hint="eastAsia"/>
              </w:rPr>
            </w:rPrChange>
          </w:rPr>
          <w:t>可以</w:t>
        </w:r>
      </w:ins>
      <w:ins w:id="154" w:author="fei zhai" w:date="2026-05-04T19:44:00Z">
        <w:r w:rsidR="005E51B4" w:rsidRPr="00963971">
          <w:rPr>
            <w:rFonts w:hint="eastAsia"/>
            <w:color w:val="FF0000"/>
            <w:rPrChange w:id="155" w:author="fei zhai" w:date="2026-05-04T19:47:00Z">
              <w:rPr>
                <w:rFonts w:hint="eastAsia"/>
              </w:rPr>
            </w:rPrChange>
          </w:rPr>
          <w:t>支撑</w:t>
        </w:r>
      </w:ins>
      <w:ins w:id="156" w:author="fei zhai" w:date="2026-05-04T19:46:00Z">
        <w:r w:rsidR="005E51B4" w:rsidRPr="00963971">
          <w:rPr>
            <w:rFonts w:hint="eastAsia"/>
            <w:color w:val="FF0000"/>
            <w:rPrChange w:id="157" w:author="fei zhai" w:date="2026-05-04T19:47:00Z">
              <w:rPr>
                <w:rFonts w:hint="eastAsia"/>
              </w:rPr>
            </w:rPrChange>
          </w:rPr>
          <w:t>行业</w:t>
        </w:r>
      </w:ins>
      <w:ins w:id="158" w:author="fei zhai" w:date="2026-05-04T19:44:00Z">
        <w:r w:rsidR="005E51B4" w:rsidRPr="00963971">
          <w:rPr>
            <w:rFonts w:hint="eastAsia"/>
            <w:color w:val="FF0000"/>
            <w:rPrChange w:id="159" w:author="fei zhai" w:date="2026-05-04T19:47:00Z">
              <w:rPr>
                <w:rFonts w:hint="eastAsia"/>
              </w:rPr>
            </w:rPrChange>
          </w:rPr>
          <w:t>监管机构提升技术评估与注册审查</w:t>
        </w:r>
      </w:ins>
      <w:ins w:id="160" w:author="fei zhai" w:date="2026-05-04T19:46:00Z">
        <w:r w:rsidR="005E51B4" w:rsidRPr="00963971">
          <w:rPr>
            <w:rFonts w:hint="eastAsia"/>
            <w:color w:val="FF0000"/>
            <w:rPrChange w:id="161" w:author="fei zhai" w:date="2026-05-04T19:47:00Z">
              <w:rPr>
                <w:rFonts w:hint="eastAsia"/>
              </w:rPr>
            </w:rPrChange>
          </w:rPr>
          <w:t>的</w:t>
        </w:r>
      </w:ins>
      <w:ins w:id="162" w:author="fei zhai" w:date="2026-05-04T19:44:00Z">
        <w:r w:rsidR="005E51B4" w:rsidRPr="00963971">
          <w:rPr>
            <w:rFonts w:hint="eastAsia"/>
            <w:color w:val="FF0000"/>
            <w:rPrChange w:id="163" w:author="fei zhai" w:date="2026-05-04T19:47:00Z">
              <w:rPr>
                <w:rFonts w:hint="eastAsia"/>
              </w:rPr>
            </w:rPrChange>
          </w:rPr>
          <w:t>效率</w:t>
        </w:r>
      </w:ins>
      <w:ins w:id="164" w:author="fei zhai" w:date="2026-05-04T19:47:00Z">
        <w:r w:rsidR="00151006" w:rsidRPr="00963971">
          <w:rPr>
            <w:rFonts w:hint="eastAsia"/>
            <w:color w:val="FF0000"/>
            <w:rPrChange w:id="165" w:author="fei zhai" w:date="2026-05-04T19:47:00Z">
              <w:rPr>
                <w:rFonts w:hint="eastAsia"/>
              </w:rPr>
            </w:rPrChange>
          </w:rPr>
          <w:t>，从而助力国产创新医疗器械在严峻的国际市场竞争中实现高效合规与商业转化。</w:t>
        </w:r>
      </w:ins>
    </w:p>
    <w:p w14:paraId="5F7CE58F" w14:textId="39422831" w:rsidR="007D28D6" w:rsidRDefault="00000000">
      <w:pPr>
        <w:ind w:firstLine="480"/>
        <w:rPr>
          <w:ins w:id="166" w:author="fei zhai" w:date="2026-05-04T19:51:00Z"/>
          <w:rFonts w:ascii="宋体" w:hAnsi="宋体" w:cs="宋体"/>
        </w:rPr>
      </w:pPr>
      <w:r>
        <w:rPr>
          <w:rFonts w:ascii="宋体" w:hAnsi="宋体" w:cs="宋体" w:hint="eastAsia"/>
        </w:rPr>
        <w:t>在专利数量持续快速增长的背景下，人工方式完成专利到监管类别的映射面临成本高、效率低和一致性低的问题。通过构建面向医疗器械分类目录的自动专</w:t>
      </w:r>
      <w:r>
        <w:rPr>
          <w:rFonts w:ascii="宋体" w:hAnsi="宋体" w:cs="宋体" w:hint="eastAsia"/>
        </w:rPr>
        <w:lastRenderedPageBreak/>
        <w:t>利分类模型实现规模化、稳定化的专利</w:t>
      </w:r>
      <w:ins w:id="167" w:author="fei zhai" w:date="2026-05-04T19:51:00Z">
        <w:r w:rsidR="00002081">
          <w:rPr>
            <w:rFonts w:ascii="宋体" w:hAnsi="宋体" w:cs="宋体" w:hint="eastAsia"/>
          </w:rPr>
          <w:t>映射</w:t>
        </w:r>
      </w:ins>
      <w:del w:id="168" w:author="fei zhai" w:date="2026-05-04T19:51:00Z">
        <w:r w:rsidDel="00002081">
          <w:rPr>
            <w:rFonts w:ascii="宋体" w:hAnsi="宋体" w:cs="宋体" w:hint="eastAsia"/>
          </w:rPr>
          <w:delText>分类</w:delText>
        </w:r>
      </w:del>
      <w:r>
        <w:rPr>
          <w:rFonts w:ascii="宋体" w:hAnsi="宋体" w:cs="宋体" w:hint="eastAsia"/>
        </w:rPr>
        <w:t>或许是解决问题的关键</w:t>
      </w:r>
      <w:del w:id="169" w:author="fei zhai" w:date="2026-05-06T18:16:00Z">
        <w:r w:rsidDel="006E2ABF">
          <w:rPr>
            <w:rStyle w:val="af1"/>
          </w:rPr>
          <w:fldChar w:fldCharType="begin"/>
        </w:r>
        <w:r w:rsidDel="006E2ABF">
          <w:rPr>
            <w:rStyle w:val="af1"/>
          </w:rPr>
          <w:delInstrText xml:space="preserve"> ADDIN ZOTERO_ITEM CSL_CITATION {"citationID":"epcPXHoz","properties":{"formattedCitation":"\\super [22]\\nosupersub{}","plainCitation":"[22]","noteIndex":0},"citationItems":[{"id":64,"uris":["http://zotero.org/users/local/2JDDwpa7/items/QSBKT6MD"],"itemData":{"id":64,"type":"article-journal","abstract":"Collaborative innovation between hospitals and biomedical enterprises is crucial for ensuring breakthroughs in their development. This study explores the structural characteristics and examines the main roles of associated key actors of collaborative innovation between hospitals and biomedical enterprises in China. Using the jointly owned patent data within the country’s healthcare industry, a decade-long collaborative innovation network between hospitals and biomedical enterprises in China was established and analyzed through social network analysis. The results revealed that the overall levels of collaborative innovation network density, collaborative frequency, and network connectivity were significantly low, especially in less-developed regions. In terms of actors with higher degree centrality, hospitals accounted for the majority, whereas a biomedical enterprise in Shenzhen had the highest degree centrality. Organizations in underdeveloped and northwest regions and small players were more likely to implement collaborative innovation. In conclusion, a collaborative innovation network between hospitals and biomedical enterprises in China demonstrated high dispersion and poor development levels. Stimulating organizations’ initiatives for collaborative innovation may enhance quality and quantity of such innovation. Policy support and economic investments, strategic collaborative help, and resource and partnership optimization, especially for small players and in less-developed and northwest regions, should be encouraged to enhance collaborative innovation between hospitals and the biomedical industry in China and other similar countries or regions.","container-title":"Scientific Reports","DOI":"10.1038/s41598-024-62082-3","ISSN":"2045-2322","issue":"1","journalAbbreviation":"Sci Rep","language":"en","license":"2024 The Author(s)","page":"11374","publisher":"Nature Publishing Group","source":"www.nature.com","title":"Social network analysis of a decade-long collaborative innovation network between hospitals and the biomedical industry in China","volume":"14","author":[{"family":"Liu","given":"Xiang"},{"family":"Chen","given":"Hong"},{"family":"Liu","given":"Yue"},{"family":"Zou","given":"Jie"},{"family":"Tian","given":"Jiahe"},{"family":"Tsomo","given":"Tenzin"},{"family":"Li","given":"Meina"},{"family":"Yu","given":"Wenya"}],"issued":{"date-parts":[["2024",5,18]]}}}],"schema":"https://github.com/citation-style-language/schema/raw/master/csl-citation.json"} </w:delInstrText>
        </w:r>
        <w:r w:rsidDel="006E2ABF">
          <w:rPr>
            <w:rStyle w:val="af1"/>
          </w:rPr>
          <w:fldChar w:fldCharType="separate"/>
        </w:r>
        <w:r w:rsidDel="006E2ABF">
          <w:rPr>
            <w:rFonts w:cs="Times New Roman"/>
            <w:kern w:val="0"/>
            <w:sz w:val="21"/>
            <w:vertAlign w:val="superscript"/>
          </w:rPr>
          <w:delText>[22]</w:delText>
        </w:r>
        <w:r w:rsidDel="006E2ABF">
          <w:rPr>
            <w:rStyle w:val="af1"/>
          </w:rPr>
          <w:fldChar w:fldCharType="end"/>
        </w:r>
      </w:del>
      <w:r>
        <w:rPr>
          <w:rFonts w:ascii="宋体" w:hAnsi="宋体" w:cs="宋体" w:hint="eastAsia"/>
        </w:rPr>
        <w:t>。真实专利数据的标签往往存在噪声，甚至是缺失，而且分类口径也随政策调整而变化，这些问题制约自动分类模型的训练效果与应用可靠性</w:t>
      </w:r>
      <w:r>
        <w:rPr>
          <w:rStyle w:val="af1"/>
        </w:rPr>
        <w:fldChar w:fldCharType="begin"/>
      </w:r>
      <w:r>
        <w:rPr>
          <w:rStyle w:val="af1"/>
        </w:rPr>
        <w:instrText xml:space="preserve"> ADDIN ZOTERO_ITEM CSL_CITATION {"citationID":"ySeLBa6K","properties":{"formattedCitation":"\\super [23]\\nosupersub{}","plainCitation":"[23]","noteIndex":0},"citationItems":[{"id":72,"uris":["http://zotero.org/users/local/2JDDwpa7/items/G4KZXQSK"],"itemData":{"id":72,"type":"article-journal","abstract":"The wide spread of fake news is increasingly threatening both individuals and society. Great efforts have been made for automatic fake news detection on a single domain (e.g., politics). However, correlations exist commonly across multiple news domains, and thus it is promising to simultaneously detect fake news of multiple domains. Based on our analysis, we pose two challenges in multi-domain fake news detection: 1) domain shift, caused by the discrepancy among domains in terms of words, emotions, styles, etc. 2) domain labeling incompleteness, stemming from the real-world categorization that only outputs one single domain label, regardless of topic diversity of a news piece. In this paper, we propose a Memory-guided Multi-view Multi-domain Fake News Detection Framework (M&lt;sup&gt;3&lt;/sup&gt;3 FEND) to address these two challenges. We model news pieces from a multi-view perspective, including semantics, emotion, and style. Specifically, we propose a Domain Memory Bank to enrich domain information which could discover potential domain labels based on seen news pieces and model domain characteristics. Then, with enriched domain information as input, a Domain Adapter could adaptively aggregate discriminative information from multiple views for news in various domains. Extensive offline experiments on English and Chinese datasets demonstrate the effectiveness of M&lt;sup&gt;3&lt;/sup&gt;3 FEND, and online tests verify its superiority in practice. Our code is available at https://github.com/ICTMCG/M3FEND.","container-title":"IEEE Transactions on Knowledge and Data Engineering","DOI":"10.1109/TKDE.2022.3185151","ISSN":"1558-2191","issue":"7","language":"en","page":"7178-7191","source":"IEEE Xplore","title":"Memory-Guided Multi-View Multi-Domain Fake News Detection","volume":"35","author":[{"family":"Zhu","given":"Yongchun"},{"family":"Sheng","given":"Qiang"},{"family":"Cao","given":"Juan"},{"family":"Nan","given":"Qiong"},{"family":"Shu","given":"Kai"},{"family":"Wu","given":"Minghui"},{"family":"Wang","given":"Jindong"},{"family":"Zhuang","given":"Fuzhen"}],"issued":{"date-parts":[["2023",7]]}}}],"schema":"https://github.com/citation-style-language/schema/raw/master/csl-citation.json"} </w:instrText>
      </w:r>
      <w:r>
        <w:rPr>
          <w:rStyle w:val="af1"/>
        </w:rPr>
        <w:fldChar w:fldCharType="separate"/>
      </w:r>
      <w:r>
        <w:rPr>
          <w:rFonts w:cs="Times New Roman"/>
          <w:kern w:val="0"/>
          <w:sz w:val="21"/>
          <w:vertAlign w:val="superscript"/>
        </w:rPr>
        <w:t>[</w:t>
      </w:r>
      <w:del w:id="170" w:author="fei zhai" w:date="2026-05-06T18:21:00Z">
        <w:r w:rsidDel="008814DB">
          <w:rPr>
            <w:rFonts w:cs="Times New Roman"/>
            <w:kern w:val="0"/>
            <w:sz w:val="21"/>
            <w:vertAlign w:val="superscript"/>
          </w:rPr>
          <w:delText>23</w:delText>
        </w:r>
      </w:del>
      <w:ins w:id="171" w:author="fei zhai" w:date="2026-05-06T18:21:00Z">
        <w:r w:rsidR="008814DB">
          <w:rPr>
            <w:rFonts w:cs="Times New Roman"/>
            <w:kern w:val="0"/>
            <w:sz w:val="21"/>
            <w:vertAlign w:val="superscript"/>
          </w:rPr>
          <w:t>14</w:t>
        </w:r>
      </w:ins>
      <w:r>
        <w:rPr>
          <w:rFonts w:cs="Times New Roman"/>
          <w:kern w:val="0"/>
          <w:sz w:val="21"/>
          <w:vertAlign w:val="superscript"/>
        </w:rPr>
        <w:t>]</w:t>
      </w:r>
      <w:r>
        <w:rPr>
          <w:rStyle w:val="af1"/>
        </w:rPr>
        <w:fldChar w:fldCharType="end"/>
      </w:r>
      <w:r>
        <w:rPr>
          <w:rFonts w:ascii="宋体" w:hAnsi="宋体" w:cs="宋体" w:hint="eastAsia"/>
        </w:rPr>
        <w:t>。围绕低质量原始标签条件下的专利自动分类问题开展系统研究，不仅可以填补深度学习技术在医疗器械监管映射领域的应用空白，更有助于探索数据治理与模型建模相结合的有效路径，</w:t>
      </w:r>
      <w:r w:rsidRPr="00002081">
        <w:rPr>
          <w:rFonts w:ascii="宋体" w:hAnsi="宋体" w:cs="宋体" w:hint="eastAsia"/>
          <w:color w:val="FF0000"/>
          <w:rPrChange w:id="172" w:author="fei zhai" w:date="2026-05-04T19:54:00Z">
            <w:rPr>
              <w:rFonts w:ascii="宋体" w:hAnsi="宋体" w:cs="宋体" w:hint="eastAsia"/>
            </w:rPr>
          </w:rPrChange>
        </w:rPr>
        <w:t>为</w:t>
      </w:r>
      <w:ins w:id="173" w:author="fei zhai" w:date="2026-05-04T19:53:00Z">
        <w:r w:rsidR="00002081" w:rsidRPr="00002081">
          <w:rPr>
            <w:rFonts w:ascii="宋体" w:hAnsi="宋体" w:cs="宋体" w:hint="eastAsia"/>
            <w:color w:val="FF0000"/>
            <w:rPrChange w:id="174" w:author="fei zhai" w:date="2026-05-04T19:54:00Z">
              <w:rPr>
                <w:rFonts w:ascii="宋体" w:hAnsi="宋体" w:cs="宋体" w:hint="eastAsia"/>
              </w:rPr>
            </w:rPrChange>
          </w:rPr>
          <w:t>实现从通用技术语义向垂直监管逻辑的跨体系对齐，以及未来进一步开展层级化、精细化的专利文本深度挖掘</w:t>
        </w:r>
      </w:ins>
      <w:ins w:id="175" w:author="fei zhai" w:date="2026-05-04T19:54:00Z">
        <w:r w:rsidR="00002081" w:rsidRPr="00002081">
          <w:rPr>
            <w:rFonts w:ascii="宋体" w:hAnsi="宋体" w:cs="宋体" w:hint="eastAsia"/>
            <w:color w:val="FF0000"/>
            <w:rPrChange w:id="176" w:author="fei zhai" w:date="2026-05-04T19:54:00Z">
              <w:rPr>
                <w:rFonts w:ascii="宋体" w:hAnsi="宋体" w:cs="宋体" w:hint="eastAsia"/>
              </w:rPr>
            </w:rPrChange>
          </w:rPr>
          <w:t>与精细化映射</w:t>
        </w:r>
      </w:ins>
      <w:del w:id="177" w:author="fei zhai" w:date="2026-05-04T19:53:00Z">
        <w:r w:rsidRPr="00002081" w:rsidDel="00002081">
          <w:rPr>
            <w:rFonts w:ascii="宋体" w:hAnsi="宋体" w:cs="宋体" w:hint="eastAsia"/>
            <w:color w:val="FF0000"/>
            <w:rPrChange w:id="178" w:author="fei zhai" w:date="2026-05-04T19:54:00Z">
              <w:rPr>
                <w:rFonts w:ascii="宋体" w:hAnsi="宋体" w:cs="宋体" w:hint="eastAsia"/>
              </w:rPr>
            </w:rPrChange>
          </w:rPr>
          <w:delText>医疗器械领域专利数据的长期治理与持续利用</w:delText>
        </w:r>
      </w:del>
      <w:r w:rsidRPr="00002081">
        <w:rPr>
          <w:rFonts w:ascii="宋体" w:hAnsi="宋体" w:cs="宋体" w:hint="eastAsia"/>
          <w:color w:val="FF0000"/>
          <w:rPrChange w:id="179" w:author="fei zhai" w:date="2026-05-04T19:54:00Z">
            <w:rPr>
              <w:rFonts w:ascii="宋体" w:hAnsi="宋体" w:cs="宋体" w:hint="eastAsia"/>
            </w:rPr>
          </w:rPrChange>
        </w:rPr>
        <w:t>提供方法参考</w:t>
      </w:r>
      <w:ins w:id="180" w:author="fei zhai" w:date="2026-05-04T19:54:00Z">
        <w:r w:rsidR="00002081" w:rsidRPr="00002081">
          <w:rPr>
            <w:rFonts w:ascii="宋体" w:hAnsi="宋体" w:cs="宋体" w:hint="eastAsia"/>
            <w:color w:val="FF0000"/>
            <w:rPrChange w:id="181" w:author="fei zhai" w:date="2026-05-04T19:54:00Z">
              <w:rPr>
                <w:rFonts w:ascii="宋体" w:hAnsi="宋体" w:cs="宋体" w:hint="eastAsia"/>
              </w:rPr>
            </w:rPrChange>
          </w:rPr>
          <w:t>与理论支撑</w:t>
        </w:r>
      </w:ins>
      <w:del w:id="182" w:author="fei zhai" w:date="2026-05-06T18:19:00Z">
        <w:r w:rsidRPr="00002081" w:rsidDel="008814DB">
          <w:rPr>
            <w:rStyle w:val="af1"/>
            <w:color w:val="FF0000"/>
            <w:rPrChange w:id="183" w:author="fei zhai" w:date="2026-05-04T19:54:00Z">
              <w:rPr>
                <w:rStyle w:val="af1"/>
              </w:rPr>
            </w:rPrChange>
          </w:rPr>
          <w:fldChar w:fldCharType="begin"/>
        </w:r>
        <w:r w:rsidRPr="00002081" w:rsidDel="008814DB">
          <w:rPr>
            <w:rStyle w:val="af1"/>
            <w:color w:val="FF0000"/>
            <w:rPrChange w:id="184" w:author="fei zhai" w:date="2026-05-04T19:54:00Z">
              <w:rPr>
                <w:rStyle w:val="af1"/>
              </w:rPr>
            </w:rPrChange>
          </w:rPr>
          <w:delInstrText xml:space="preserve"> ADDIN ZOTERO_ITEM CSL_CITATION {"citationID":"2SDOYLh0","properties":{"formattedCitation":"\\super [24]\\nosupersub{}","plainCitation":"[24]","noteIndex":0},"citationItems":[{"id":68,"uris":["http://zotero.org/users/local/2JDDwpa7/items/CZRNLEGD"],"itemData":{"id":68,"type":"article-journal","abstract":"With the rapid development of artificial intelligence (AI), deep learning has provided new ideas for the patent protection of biological genetic resources in the field of intellectual property. This paper aims to explore the application of deep learning technology driven by artificial intelligence in the patent protection of biological genetic resources. By analyzing the advantages of deep learning models in extracting patent texts and technical features, the paper proposes a technical approach to optimize the patent protection of biological genetic resources. This paper constructs and optimizes a deep learning-based Recurrent Convolutional Neural Network (RCNN) model. It combines natural language processing techniques and image recognition algorithms to efficiently extract and analyze patent texts and technical features. The model’s performance is further enhanced by introducing Top-K max pooling strategy and pre-trained word vectors (such as GloVe). Experimental results show that the optimized RCNN model performs excellently in classifying patents related to biological genetic resources. It achieves an overall accuracy of 90.20% and an F1 score of 89.00%. In subcategories such as agriculture, medicine, and biotechnology, the model’s accuracy and F1 score both exceed 90%. Additionally, the use of Top-K max pooling strategy and pre-trained word vectors (GloVe) significantly improves the model’s feature extraction ability and classification accuracy. The proposed optimized RCNN model demonstrates strong adaptability and efficiency in the field of patent protection for biological genetic resources. Compared with existing technologies, the optimized model not only improves the accuracy and efficiency of patent text classification but also reduces the time and cost of manual review through automated processing. The research results provide new technical support for the intellectual property protection of biological genetic resources and offer practical experience for the application of deep learning in the field of intellectual property.","container-title":"Scientific Reports","DOI":"10.1038/s41598-025-25051-y","ISSN":"2045-2322","issue":"1","journalAbbreviation":"Sci Rep","language":"en","license":"2025 The Author(s)","page":"41302","publisher":"Nature Publishing Group","source":"www.nature.com","title":"Patent protection of biological genetic resources based on deep learning and artificial intelligence","volume":"15","author":[{"family":"Liu","given":"Zichen"},{"family":"Liu","given":"Lu"}],"issued":{"date-parts":[["2025",11,21]]}}}],"schema":"https://github.com/citation-style-language/schema/raw/master/csl-citation.json"} </w:delInstrText>
        </w:r>
        <w:r w:rsidRPr="00002081" w:rsidDel="008814DB">
          <w:rPr>
            <w:rStyle w:val="af1"/>
            <w:color w:val="FF0000"/>
            <w:rPrChange w:id="185" w:author="fei zhai" w:date="2026-05-04T19:54:00Z">
              <w:rPr>
                <w:rStyle w:val="af1"/>
              </w:rPr>
            </w:rPrChange>
          </w:rPr>
          <w:fldChar w:fldCharType="separate"/>
        </w:r>
        <w:r w:rsidRPr="00002081" w:rsidDel="008814DB">
          <w:rPr>
            <w:rFonts w:cs="Times New Roman"/>
            <w:color w:val="FF0000"/>
            <w:kern w:val="0"/>
            <w:sz w:val="21"/>
            <w:vertAlign w:val="superscript"/>
            <w:rPrChange w:id="186" w:author="fei zhai" w:date="2026-05-04T19:54:00Z">
              <w:rPr>
                <w:rFonts w:cs="Times New Roman"/>
                <w:kern w:val="0"/>
                <w:sz w:val="21"/>
                <w:vertAlign w:val="superscript"/>
              </w:rPr>
            </w:rPrChange>
          </w:rPr>
          <w:delText>[24]</w:delText>
        </w:r>
        <w:r w:rsidRPr="00002081" w:rsidDel="008814DB">
          <w:rPr>
            <w:rStyle w:val="af1"/>
            <w:color w:val="FF0000"/>
            <w:rPrChange w:id="187" w:author="fei zhai" w:date="2026-05-04T19:54:00Z">
              <w:rPr>
                <w:rStyle w:val="af1"/>
              </w:rPr>
            </w:rPrChange>
          </w:rPr>
          <w:fldChar w:fldCharType="end"/>
        </w:r>
      </w:del>
      <w:r w:rsidRPr="00002081">
        <w:rPr>
          <w:rFonts w:ascii="宋体" w:hAnsi="宋体" w:cs="宋体" w:hint="eastAsia"/>
          <w:color w:val="FF0000"/>
          <w:rPrChange w:id="188" w:author="fei zhai" w:date="2026-05-04T19:54:00Z">
            <w:rPr>
              <w:rFonts w:ascii="宋体" w:hAnsi="宋体" w:cs="宋体" w:hint="eastAsia"/>
            </w:rPr>
          </w:rPrChange>
        </w:rPr>
        <w:t>。</w:t>
      </w:r>
    </w:p>
    <w:p w14:paraId="38A3D9AB" w14:textId="3362D935" w:rsidR="00002081" w:rsidDel="00002081" w:rsidRDefault="00002081">
      <w:pPr>
        <w:ind w:firstLine="480"/>
        <w:rPr>
          <w:del w:id="189" w:author="fei zhai" w:date="2026-05-04T19:54:00Z"/>
          <w:rFonts w:ascii="宋体" w:hAnsi="宋体" w:cs="宋体"/>
        </w:rPr>
      </w:pPr>
    </w:p>
    <w:p w14:paraId="557F7CE9" w14:textId="2B41221D" w:rsidR="007D28D6" w:rsidRDefault="00000000">
      <w:pPr>
        <w:ind w:firstLine="480"/>
        <w:rPr>
          <w:rFonts w:ascii="宋体" w:hAnsi="宋体" w:cs="宋体"/>
        </w:rPr>
      </w:pPr>
      <w:r>
        <w:rPr>
          <w:rFonts w:ascii="宋体" w:hAnsi="宋体" w:cs="宋体" w:hint="eastAsia"/>
        </w:rPr>
        <w:t>因此，开展面向《医疗器械分类目录》的医疗器械发明专利自动分类的研究对于打通专利分类体系和行业监管标准之间的衔接</w:t>
      </w:r>
      <w:del w:id="190" w:author="fei zhai" w:date="2026-05-06T18:19:00Z">
        <w:r w:rsidDel="008814DB">
          <w:rPr>
            <w:rStyle w:val="af1"/>
          </w:rPr>
          <w:fldChar w:fldCharType="begin"/>
        </w:r>
        <w:r w:rsidDel="008814DB">
          <w:rPr>
            <w:rStyle w:val="af1"/>
          </w:rPr>
          <w:delInstrText xml:space="preserve"> ADDIN ZOTERO_ITEM CSL_CITATION {"citationID":"XGZHWh7k","properties":{"formattedCitation":"\\super [25]\\nosupersub{}","plainCitation":"[25]","noteIndex":0},"citationItems":[{"id":77,"uris":["http://zotero.org/users/local/2JDDwpa7/items/9IBB6C5I"],"itemData":{"id":77,"type":"article-journal","abstract":"A large literature in empirical public finance relies on “bunching” to identify a behavioral response to non-linear incentives and to translate this response into an economic object to be used counterfactually. We conduct this type of analysis in the context of prescription drug insurance for the elderly in Medicare Part D, where a kink in the individual's budget set generates substantial bunching in annual drug expenditure around the famous “donut hole.” We show that different alternative economic models can match the basic bunching pattern, but have very different quantitative implications for the counterfactual spending response to alternative insurance contracts. These findings illustrate the importance of modeling choices in mapping a compelling reduced form pattern into an economic object of interest.","container-title":"Journal of Public Economics","DOI":"10.1016/j.jpubeco.2016.11.011","ISSN":"0047-2727","journalAbbreviation":"Journal of Public Economics","language":"en","page":"27-40","source":"ScienceDirect","title":"Bunching at the kink: Implications for spending responses to health insurance contracts","title-short":"Bunching at the kink","volume":"146","author":[{"family":"Einav","given":"Liran"},{"family":"Finkelstein","given":"Amy"},{"family":"Schrimpf","given":"Paul"}],"issued":{"date-parts":[["2017",2,1]]}}}],"schema":"https://github.com/citation-style-language/schema/raw/master/csl-citation.json"} </w:delInstrText>
        </w:r>
        <w:r w:rsidDel="008814DB">
          <w:rPr>
            <w:rStyle w:val="af1"/>
          </w:rPr>
          <w:fldChar w:fldCharType="separate"/>
        </w:r>
        <w:r w:rsidDel="008814DB">
          <w:rPr>
            <w:rFonts w:cs="Times New Roman"/>
            <w:kern w:val="0"/>
            <w:sz w:val="21"/>
            <w:vertAlign w:val="superscript"/>
          </w:rPr>
          <w:delText>[25]</w:delText>
        </w:r>
        <w:r w:rsidDel="008814DB">
          <w:rPr>
            <w:rStyle w:val="af1"/>
          </w:rPr>
          <w:fldChar w:fldCharType="end"/>
        </w:r>
      </w:del>
      <w:r>
        <w:rPr>
          <w:rFonts w:ascii="宋体" w:hAnsi="宋体" w:cs="宋体" w:hint="eastAsia"/>
        </w:rPr>
        <w:t>，赋能医疗器械研发企业精准的创新决策与监管机构高效的技术评估，以及推动医疗器械专利领域后续的分析工作具有重要的理论意义和现实意义</w:t>
      </w:r>
      <w:del w:id="191" w:author="fei zhai" w:date="2026-05-06T18:20:00Z">
        <w:r w:rsidDel="008814DB">
          <w:rPr>
            <w:rStyle w:val="af1"/>
          </w:rPr>
          <w:fldChar w:fldCharType="begin"/>
        </w:r>
        <w:r w:rsidDel="008814DB">
          <w:rPr>
            <w:rStyle w:val="af1"/>
          </w:rPr>
          <w:delInstrText xml:space="preserve"> ADDIN ZOTERO_ITEM CSL_CITATION {"citationID":"ojOPfHzW","properties":{"formattedCitation":"\\super [26]\\nosupersub{}","plainCitation":"[26]","noteIndex":0},"citationItems":[{"id":75,"uris":["http://zotero.org/users/local/2JDDwpa7/items/6HQ7XNI9"],"itemData":{"id":75,"type":"article-journal","abstract":"The information in patent data can be used for strategic planning purposes. A conceptual framework is developed showing the use of patent information in core areas of technology management. This paper addresses how patent information can be used for competitor monitoring, technology assessment, R&amp;D portfolio management, the identification and assessment of potential sources for the external generation of technological knowledge, especially by means of mergers and acquisitions, and human resource management. Indicators of patenting strategies and various portfolio concepts which can be used for these purposes are described. Because of its strategic value, it is argued that the retrieval and evaluation of patent data should be institutionalized within the organization in order to ensure the continuous and systematic use of patent information in a company’s decision-making processes. How patent information becomes a core element of a firm’s knowledge management system is outlined. This type of strategic patent information is geared toward two important recipients: (1) senior management who uses this information for decision-making purposes in important areas of technology management and (2) external stakeholders of the firm, such as shareholders and analysts, who have an increasing interest in assessing a firm’s technological competence because of its strong impact on the firm’s future competitiveness.","container-title":"World Patent Information","DOI":"10.1016/S0172-2190(03)00077-2","ISSN":"0172-2190","issue":"3","journalAbbreviation":"World Patent Information","language":"en","page":"233-242","source":"ScienceDirect","title":"Patent information for strategic technology management","volume":"25","author":[{"family":"Ernst","given":"Holger"}],"issued":{"date-parts":[["2003",9,1]]}}}],"schema":"https://github.com/citation-style-language/schema/raw/master/csl-citation.json"} </w:delInstrText>
        </w:r>
        <w:r w:rsidDel="008814DB">
          <w:rPr>
            <w:rStyle w:val="af1"/>
          </w:rPr>
          <w:fldChar w:fldCharType="separate"/>
        </w:r>
        <w:r w:rsidDel="008814DB">
          <w:rPr>
            <w:rFonts w:cs="Times New Roman"/>
            <w:kern w:val="0"/>
            <w:sz w:val="21"/>
            <w:vertAlign w:val="superscript"/>
          </w:rPr>
          <w:delText>[26]</w:delText>
        </w:r>
        <w:r w:rsidDel="008814DB">
          <w:rPr>
            <w:rStyle w:val="af1"/>
          </w:rPr>
          <w:fldChar w:fldCharType="end"/>
        </w:r>
      </w:del>
      <w:r>
        <w:rPr>
          <w:rFonts w:ascii="宋体" w:hAnsi="宋体" w:cs="宋体" w:hint="eastAsia"/>
        </w:rPr>
        <w:t>。</w:t>
      </w:r>
    </w:p>
    <w:p w14:paraId="16E7C7F2" w14:textId="77777777" w:rsidR="007D28D6" w:rsidRDefault="00000000">
      <w:pPr>
        <w:pStyle w:val="2"/>
        <w:numPr>
          <w:ilvl w:val="1"/>
          <w:numId w:val="1"/>
        </w:numPr>
        <w:tabs>
          <w:tab w:val="clear" w:pos="420"/>
        </w:tabs>
      </w:pPr>
      <w:bookmarkStart w:id="192" w:name="_Toc13817"/>
      <w:r>
        <w:rPr>
          <w:rFonts w:hint="eastAsia"/>
        </w:rPr>
        <w:t>研究现状</w:t>
      </w:r>
      <w:bookmarkEnd w:id="8"/>
      <w:bookmarkEnd w:id="192"/>
    </w:p>
    <w:p w14:paraId="0EC454CC" w14:textId="3D90EC79" w:rsidR="00511D11" w:rsidDel="00511D11" w:rsidRDefault="00000000">
      <w:pPr>
        <w:ind w:firstLine="480"/>
        <w:rPr>
          <w:del w:id="193" w:author="fei zhai" w:date="2026-05-04T20:06:00Z"/>
        </w:rPr>
      </w:pPr>
      <w:del w:id="194" w:author="fei zhai" w:date="2026-05-04T20:06:00Z">
        <w:r w:rsidDel="00511D11">
          <w:rPr>
            <w:rFonts w:hint="eastAsia"/>
          </w:rPr>
          <w:delText>文本分类的研究进程经历了从基于统计学的机器学习，到基于神经网络的深度学习，再到如今以预训练语言模型为主导的三个主要阶段。</w:delText>
        </w:r>
      </w:del>
    </w:p>
    <w:p w14:paraId="53EBA2B2" w14:textId="0D1DD710" w:rsidR="007D28D6" w:rsidRDefault="00000000">
      <w:pPr>
        <w:pStyle w:val="3"/>
        <w:numPr>
          <w:ilvl w:val="2"/>
          <w:numId w:val="1"/>
        </w:numPr>
        <w:rPr>
          <w:ins w:id="195" w:author="fei zhai" w:date="2026-05-05T12:26:00Z"/>
        </w:rPr>
      </w:pPr>
      <w:bookmarkStart w:id="196" w:name="_Toc14103"/>
      <w:r>
        <w:rPr>
          <w:rFonts w:hint="eastAsia"/>
        </w:rPr>
        <w:t>文本分类算法</w:t>
      </w:r>
      <w:ins w:id="197" w:author="fei zhai" w:date="2026-05-04T20:05:00Z">
        <w:r w:rsidR="00511D11">
          <w:rPr>
            <w:rFonts w:hint="eastAsia"/>
          </w:rPr>
          <w:t>的</w:t>
        </w:r>
      </w:ins>
      <w:r>
        <w:rPr>
          <w:rFonts w:hint="eastAsia"/>
        </w:rPr>
        <w:t>演进</w:t>
      </w:r>
      <w:bookmarkEnd w:id="196"/>
      <w:ins w:id="198" w:author="fei zhai" w:date="2026-05-04T20:05:00Z">
        <w:r w:rsidR="00511D11">
          <w:rPr>
            <w:rFonts w:hint="eastAsia"/>
          </w:rPr>
          <w:t>与前沿进展</w:t>
        </w:r>
      </w:ins>
    </w:p>
    <w:p w14:paraId="4CD02A9F" w14:textId="0FD656DE" w:rsidR="00444EBD" w:rsidRPr="00444EBD" w:rsidRDefault="00444EBD">
      <w:pPr>
        <w:ind w:firstLine="480"/>
        <w:pPrChange w:id="199" w:author="fei zhai" w:date="2026-05-05T12:26:00Z">
          <w:pPr>
            <w:pStyle w:val="3"/>
            <w:numPr>
              <w:ilvl w:val="2"/>
              <w:numId w:val="1"/>
            </w:numPr>
            <w:tabs>
              <w:tab w:val="left" w:pos="420"/>
            </w:tabs>
            <w:ind w:left="709" w:hanging="709"/>
          </w:pPr>
        </w:pPrChange>
      </w:pPr>
      <w:ins w:id="200" w:author="fei zhai" w:date="2026-05-05T12:26:00Z">
        <w:r>
          <w:t>文本分类研究经历了从基于统计学的机器学习，到基于神经网络的深度学习，到</w:t>
        </w:r>
      </w:ins>
      <w:ins w:id="201" w:author="fei zhai" w:date="2026-05-05T12:27:00Z">
        <w:r>
          <w:rPr>
            <w:rFonts w:hint="eastAsia"/>
          </w:rPr>
          <w:t>当前</w:t>
        </w:r>
      </w:ins>
      <w:ins w:id="202" w:author="fei zhai" w:date="2026-05-05T12:26:00Z">
        <w:r>
          <w:t>以预训练模型及生成式大模型为主导的演进阶段。</w:t>
        </w:r>
      </w:ins>
    </w:p>
    <w:p w14:paraId="36576138" w14:textId="280B52C4" w:rsidR="00087EBC" w:rsidRDefault="00087EBC">
      <w:pPr>
        <w:numPr>
          <w:ilvl w:val="0"/>
          <w:numId w:val="2"/>
        </w:numPr>
        <w:ind w:firstLine="480"/>
        <w:rPr>
          <w:ins w:id="203" w:author="fei zhai" w:date="2026-05-04T20:07:00Z"/>
        </w:rPr>
        <w:pPrChange w:id="204" w:author="fei zhai" w:date="2026-05-04T20:40:00Z">
          <w:pPr>
            <w:ind w:firstLine="480"/>
          </w:pPr>
        </w:pPrChange>
      </w:pPr>
      <w:ins w:id="205" w:author="fei zhai" w:date="2026-05-04T20:07:00Z">
        <w:r>
          <w:rPr>
            <w:rFonts w:hint="eastAsia"/>
          </w:rPr>
          <w:t>从特征工程到预训练</w:t>
        </w:r>
      </w:ins>
      <w:ins w:id="206" w:author="fei zhai" w:date="2026-05-05T12:36:00Z">
        <w:r w:rsidR="00396D03">
          <w:rPr>
            <w:rFonts w:hint="eastAsia"/>
          </w:rPr>
          <w:t>模型</w:t>
        </w:r>
      </w:ins>
    </w:p>
    <w:p w14:paraId="33D2CB84" w14:textId="062D6877" w:rsidR="00087EBC" w:rsidRDefault="00F63B30" w:rsidP="00396D03">
      <w:pPr>
        <w:ind w:firstLine="480"/>
        <w:rPr>
          <w:ins w:id="207" w:author="fei zhai" w:date="2026-05-04T20:07:00Z"/>
        </w:rPr>
      </w:pPr>
      <w:ins w:id="208" w:author="fei zhai" w:date="2026-05-05T10:29:00Z">
        <w:r w:rsidRPr="00F63B30">
          <w:rPr>
            <w:rFonts w:hint="eastAsia"/>
          </w:rPr>
          <w:t>早期的文本分类研究主要采用逻辑回归（</w:t>
        </w:r>
      </w:ins>
      <w:ins w:id="209" w:author="fei zhai" w:date="2026-05-06T18:23:00Z">
        <w:r w:rsidR="006C4B5E" w:rsidRPr="006C4B5E">
          <w:t>Logistic Regression,</w:t>
        </w:r>
        <w:r w:rsidR="006C4B5E">
          <w:t xml:space="preserve"> </w:t>
        </w:r>
      </w:ins>
      <w:ins w:id="210" w:author="fei zhai" w:date="2026-05-05T10:29:00Z">
        <w:r w:rsidRPr="00F63B30">
          <w:rPr>
            <w:rFonts w:hint="eastAsia"/>
          </w:rPr>
          <w:t>LR</w:t>
        </w:r>
        <w:r w:rsidRPr="00F63B30">
          <w:rPr>
            <w:rFonts w:hint="eastAsia"/>
          </w:rPr>
          <w:t>）、朴素贝叶斯（</w:t>
        </w:r>
        <w:r w:rsidRPr="00F63B30">
          <w:rPr>
            <w:rFonts w:hint="eastAsia"/>
          </w:rPr>
          <w:t>Naive Bayes</w:t>
        </w:r>
      </w:ins>
      <w:ins w:id="211" w:author="fei zhai" w:date="2026-05-06T18:23:00Z">
        <w:r w:rsidR="006C4B5E">
          <w:rPr>
            <w:rFonts w:hint="eastAsia"/>
          </w:rPr>
          <w:t>,</w:t>
        </w:r>
        <w:r w:rsidR="006C4B5E">
          <w:t xml:space="preserve"> NB</w:t>
        </w:r>
      </w:ins>
      <w:ins w:id="212" w:author="fei zhai" w:date="2026-05-05T10:30:00Z">
        <w:r>
          <w:rPr>
            <w:rFonts w:hint="eastAsia"/>
          </w:rPr>
          <w:t>）</w:t>
        </w:r>
      </w:ins>
      <w:ins w:id="213" w:author="fei zhai" w:date="2026-05-05T10:29:00Z">
        <w:r w:rsidRPr="00F63B30">
          <w:rPr>
            <w:rFonts w:hint="eastAsia"/>
          </w:rPr>
          <w:t>等模型。通过词袋模型、</w:t>
        </w:r>
        <w:r w:rsidRPr="00F63B30">
          <w:rPr>
            <w:rFonts w:hint="eastAsia"/>
          </w:rPr>
          <w:t>TF-IDF</w:t>
        </w:r>
        <w:r w:rsidRPr="00F63B30">
          <w:rPr>
            <w:rFonts w:hint="eastAsia"/>
          </w:rPr>
          <w:t>权重向量化或</w:t>
        </w:r>
        <w:r w:rsidRPr="00F63B30">
          <w:rPr>
            <w:rFonts w:hint="eastAsia"/>
          </w:rPr>
          <w:t>N-gram</w:t>
        </w:r>
        <w:r w:rsidRPr="00F63B30">
          <w:rPr>
            <w:rFonts w:hint="eastAsia"/>
          </w:rPr>
          <w:t>统计特征</w:t>
        </w:r>
      </w:ins>
      <w:ins w:id="214" w:author="fei zhai" w:date="2026-05-05T10:32:00Z">
        <w:r>
          <w:rPr>
            <w:rFonts w:hint="eastAsia"/>
          </w:rPr>
          <w:t>等方法</w:t>
        </w:r>
      </w:ins>
      <w:ins w:id="215" w:author="fei zhai" w:date="2026-05-05T10:29:00Z">
        <w:r w:rsidRPr="00F63B30">
          <w:rPr>
            <w:rFonts w:hint="eastAsia"/>
          </w:rPr>
          <w:t>将非结构化文本映射为高维稀疏特征空间</w:t>
        </w:r>
      </w:ins>
      <w:ins w:id="216" w:author="fei zhai" w:date="2026-05-05T10:33:00Z">
        <w:r>
          <w:rPr>
            <w:rFonts w:hint="eastAsia"/>
          </w:rPr>
          <w:t>，</w:t>
        </w:r>
      </w:ins>
      <w:ins w:id="217" w:author="fei zhai" w:date="2026-05-05T11:05:00Z">
        <w:r w:rsidR="004964CC">
          <w:t>但受限于人工特征选择的局限，</w:t>
        </w:r>
        <w:r w:rsidR="004964CC">
          <w:rPr>
            <w:rFonts w:hint="eastAsia"/>
          </w:rPr>
          <w:t>无法</w:t>
        </w:r>
        <w:r w:rsidR="004964CC">
          <w:t>捕获深层语义信息</w:t>
        </w:r>
      </w:ins>
      <w:ins w:id="218" w:author="fei zhai" w:date="2026-05-06T18:23:00Z">
        <w:r w:rsidR="006C4B5E" w:rsidRPr="006C4B5E">
          <w:rPr>
            <w:rFonts w:hint="eastAsia"/>
            <w:highlight w:val="yellow"/>
            <w:rPrChange w:id="219" w:author="fei zhai" w:date="2026-05-06T18:24:00Z">
              <w:rPr>
                <w:rFonts w:hint="eastAsia"/>
              </w:rPr>
            </w:rPrChange>
          </w:rPr>
          <w:t>[1</w:t>
        </w:r>
        <w:r w:rsidR="006C4B5E" w:rsidRPr="006C4B5E">
          <w:rPr>
            <w:highlight w:val="yellow"/>
            <w:rPrChange w:id="220" w:author="fei zhai" w:date="2026-05-06T18:24:00Z">
              <w:rPr/>
            </w:rPrChange>
          </w:rPr>
          <w:t>5-17</w:t>
        </w:r>
        <w:r w:rsidR="006C4B5E" w:rsidRPr="006C4B5E">
          <w:rPr>
            <w:rFonts w:hint="eastAsia"/>
            <w:highlight w:val="yellow"/>
            <w:rPrChange w:id="221" w:author="fei zhai" w:date="2026-05-06T18:24:00Z">
              <w:rPr>
                <w:rFonts w:hint="eastAsia"/>
              </w:rPr>
            </w:rPrChange>
          </w:rPr>
          <w:t>]</w:t>
        </w:r>
      </w:ins>
      <w:ins w:id="222" w:author="fei zhai" w:date="2026-05-05T10:29:00Z">
        <w:r w:rsidRPr="00F63B30">
          <w:rPr>
            <w:rFonts w:hint="eastAsia"/>
          </w:rPr>
          <w:t>。</w:t>
        </w:r>
      </w:ins>
      <w:ins w:id="223" w:author="fei zhai" w:date="2026-05-05T12:30:00Z">
        <w:r w:rsidR="00444EBD">
          <w:rPr>
            <w:rFonts w:hint="eastAsia"/>
          </w:rPr>
          <w:t>随着深度学习的兴起与发展，</w:t>
        </w:r>
        <w:r w:rsidR="00444EBD">
          <w:rPr>
            <w:rFonts w:hint="eastAsia"/>
          </w:rPr>
          <w:t>2</w:t>
        </w:r>
        <w:r w:rsidR="00444EBD">
          <w:t>014</w:t>
        </w:r>
        <w:r w:rsidR="00444EBD">
          <w:rPr>
            <w:rFonts w:hint="eastAsia"/>
          </w:rPr>
          <w:t>年，</w:t>
        </w:r>
        <w:r w:rsidR="00444EBD" w:rsidRPr="00F63B30">
          <w:rPr>
            <w:rFonts w:hint="eastAsia"/>
          </w:rPr>
          <w:t>Kim</w:t>
        </w:r>
        <w:r w:rsidR="00444EBD">
          <w:rPr>
            <w:rFonts w:hint="eastAsia"/>
          </w:rPr>
          <w:t>提出的</w:t>
        </w:r>
      </w:ins>
      <w:proofErr w:type="spellStart"/>
      <w:ins w:id="224" w:author="fei zhai" w:date="2026-05-05T12:29:00Z">
        <w:r w:rsidR="00444EBD">
          <w:t>TextCNN</w:t>
        </w:r>
      </w:ins>
      <w:proofErr w:type="spellEnd"/>
      <w:ins w:id="225" w:author="fei zhai" w:date="2026-05-05T12:30:00Z">
        <w:r w:rsidR="00444EBD">
          <w:rPr>
            <w:rFonts w:hint="eastAsia"/>
          </w:rPr>
          <w:t>模型</w:t>
        </w:r>
      </w:ins>
      <w:ins w:id="226" w:author="fei zhai" w:date="2026-05-05T12:29:00Z">
        <w:r w:rsidR="00444EBD">
          <w:t>利用多尺度卷积核实现了对短语级局部语义特征</w:t>
        </w:r>
      </w:ins>
      <w:ins w:id="227" w:author="fei zhai" w:date="2026-05-05T12:31:00Z">
        <w:r w:rsidR="00444EBD">
          <w:rPr>
            <w:rFonts w:hint="eastAsia"/>
          </w:rPr>
          <w:t>自动提取</w:t>
        </w:r>
      </w:ins>
      <w:ins w:id="228" w:author="fei zhai" w:date="2026-05-06T18:29:00Z">
        <w:r w:rsidR="00C80396" w:rsidRPr="00D64F5C">
          <w:rPr>
            <w:rFonts w:hint="eastAsia"/>
            <w:highlight w:val="yellow"/>
            <w:rPrChange w:id="229" w:author="fei zhai" w:date="2026-05-06T18:39:00Z">
              <w:rPr>
                <w:rFonts w:hint="eastAsia"/>
              </w:rPr>
            </w:rPrChange>
          </w:rPr>
          <w:t>[</w:t>
        </w:r>
        <w:r w:rsidR="00C80396" w:rsidRPr="00D64F5C">
          <w:rPr>
            <w:highlight w:val="yellow"/>
            <w:rPrChange w:id="230" w:author="fei zhai" w:date="2026-05-06T18:39:00Z">
              <w:rPr/>
            </w:rPrChange>
          </w:rPr>
          <w:t>18]</w:t>
        </w:r>
      </w:ins>
      <w:ins w:id="231" w:author="fei zhai" w:date="2026-05-05T12:31:00Z">
        <w:r w:rsidR="00444EBD">
          <w:rPr>
            <w:rFonts w:hint="eastAsia"/>
          </w:rPr>
          <w:t>。</w:t>
        </w:r>
      </w:ins>
      <w:ins w:id="232" w:author="fei zhai" w:date="2026-05-05T12:29:00Z">
        <w:r w:rsidR="00444EBD">
          <w:t>长短期记忆网络（</w:t>
        </w:r>
      </w:ins>
      <w:ins w:id="233" w:author="fei zhai" w:date="2026-05-06T18:39:00Z">
        <w:r w:rsidR="00D64F5C" w:rsidRPr="00D64F5C">
          <w:rPr>
            <w:rFonts w:hint="eastAsia"/>
          </w:rPr>
          <w:t>Long Short-Term Memory</w:t>
        </w:r>
        <w:r w:rsidR="00D64F5C">
          <w:rPr>
            <w:rFonts w:hint="eastAsia"/>
          </w:rPr>
          <w:t>,</w:t>
        </w:r>
        <w:r w:rsidR="00D64F5C">
          <w:t xml:space="preserve"> </w:t>
        </w:r>
      </w:ins>
      <w:ins w:id="234" w:author="fei zhai" w:date="2026-05-05T12:29:00Z">
        <w:r w:rsidR="00444EBD">
          <w:t>LSTM</w:t>
        </w:r>
        <w:r w:rsidR="00444EBD">
          <w:t>）通过门控机制</w:t>
        </w:r>
      </w:ins>
      <w:ins w:id="235" w:author="fei zhai" w:date="2026-05-05T12:32:00Z">
        <w:r w:rsidR="00396D03">
          <w:rPr>
            <w:rFonts w:hint="eastAsia"/>
          </w:rPr>
          <w:t>解决</w:t>
        </w:r>
        <w:r w:rsidR="00396D03">
          <w:t>了深层网络训练中的梯度消失</w:t>
        </w:r>
        <w:r w:rsidR="00396D03">
          <w:rPr>
            <w:rFonts w:hint="eastAsia"/>
          </w:rPr>
          <w:t>问题</w:t>
        </w:r>
      </w:ins>
      <w:ins w:id="236" w:author="fei zhai" w:date="2026-05-05T12:29:00Z">
        <w:r w:rsidR="00444EBD">
          <w:t>，强化了对时序依赖关系的建模</w:t>
        </w:r>
      </w:ins>
      <w:ins w:id="237" w:author="fei zhai" w:date="2026-05-06T18:29:00Z">
        <w:r w:rsidR="00C80396" w:rsidRPr="00D64F5C">
          <w:rPr>
            <w:rFonts w:hint="eastAsia"/>
            <w:highlight w:val="yellow"/>
            <w:rPrChange w:id="238" w:author="fei zhai" w:date="2026-05-06T18:39:00Z">
              <w:rPr>
                <w:rFonts w:hint="eastAsia"/>
              </w:rPr>
            </w:rPrChange>
          </w:rPr>
          <w:t>[</w:t>
        </w:r>
        <w:r w:rsidR="00C80396" w:rsidRPr="00D64F5C">
          <w:rPr>
            <w:highlight w:val="yellow"/>
            <w:rPrChange w:id="239" w:author="fei zhai" w:date="2026-05-06T18:39:00Z">
              <w:rPr/>
            </w:rPrChange>
          </w:rPr>
          <w:t>19]</w:t>
        </w:r>
      </w:ins>
      <w:ins w:id="240" w:author="fei zhai" w:date="2026-05-05T12:29:00Z">
        <w:r w:rsidR="00444EBD">
          <w:t>。</w:t>
        </w:r>
        <w:r w:rsidR="00444EBD">
          <w:t>2018</w:t>
        </w:r>
        <w:r w:rsidR="00444EBD">
          <w:t>年，</w:t>
        </w:r>
        <w:r w:rsidR="00444EBD">
          <w:t>BERT</w:t>
        </w:r>
        <w:r w:rsidR="00444EBD">
          <w:t>模型开启了</w:t>
        </w:r>
        <w:r w:rsidR="00444EBD">
          <w:t>“</w:t>
        </w:r>
        <w:r w:rsidR="00444EBD">
          <w:t>预训练</w:t>
        </w:r>
        <w:r w:rsidR="00444EBD">
          <w:t>+</w:t>
        </w:r>
        <w:r w:rsidR="00444EBD">
          <w:t>微调</w:t>
        </w:r>
        <w:r w:rsidR="00444EBD">
          <w:t>”</w:t>
        </w:r>
        <w:r w:rsidR="00444EBD">
          <w:t>的新范式，通过双向编码器表示和自注意力机制显著提升了跨领域任务的泛化性能</w:t>
        </w:r>
      </w:ins>
      <w:ins w:id="241" w:author="fei zhai" w:date="2026-05-06T18:29:00Z">
        <w:r w:rsidR="00C80396" w:rsidRPr="00D64F5C">
          <w:rPr>
            <w:rFonts w:hint="eastAsia"/>
            <w:highlight w:val="yellow"/>
            <w:rPrChange w:id="242" w:author="fei zhai" w:date="2026-05-06T18:39:00Z">
              <w:rPr>
                <w:rFonts w:hint="eastAsia"/>
              </w:rPr>
            </w:rPrChange>
          </w:rPr>
          <w:t>[</w:t>
        </w:r>
        <w:r w:rsidR="00C80396" w:rsidRPr="00D64F5C">
          <w:rPr>
            <w:highlight w:val="yellow"/>
            <w:rPrChange w:id="243" w:author="fei zhai" w:date="2026-05-06T18:39:00Z">
              <w:rPr/>
            </w:rPrChange>
          </w:rPr>
          <w:t>20]</w:t>
        </w:r>
      </w:ins>
      <w:ins w:id="244" w:author="fei zhai" w:date="2026-05-05T12:29:00Z">
        <w:r w:rsidR="00444EBD">
          <w:t>。</w:t>
        </w:r>
      </w:ins>
      <w:ins w:id="245" w:author="fei zhai" w:date="2026-05-05T11:11:00Z">
        <w:r w:rsidR="006E09EA">
          <w:rPr>
            <w:rFonts w:hint="eastAsia"/>
          </w:rPr>
          <w:t>然而，在面对</w:t>
        </w:r>
        <w:r w:rsidR="006E09EA">
          <w:t>术语密集的专利</w:t>
        </w:r>
        <w:r w:rsidR="006E09EA">
          <w:rPr>
            <w:rFonts w:hint="eastAsia"/>
          </w:rPr>
          <w:t>长</w:t>
        </w:r>
        <w:r w:rsidR="006E09EA">
          <w:t>文本时，</w:t>
        </w:r>
        <w:r w:rsidR="006E09EA">
          <w:rPr>
            <w:rFonts w:hint="eastAsia"/>
          </w:rPr>
          <w:t>这些</w:t>
        </w:r>
      </w:ins>
      <w:ins w:id="246" w:author="fei zhai" w:date="2026-05-05T11:12:00Z">
        <w:r w:rsidR="006E09EA">
          <w:rPr>
            <w:rFonts w:hint="eastAsia"/>
          </w:rPr>
          <w:t>方法</w:t>
        </w:r>
      </w:ins>
      <w:ins w:id="247" w:author="fei zhai" w:date="2026-05-05T11:11:00Z">
        <w:r w:rsidR="006E09EA">
          <w:t>仍面临远距离特征捕获</w:t>
        </w:r>
      </w:ins>
      <w:ins w:id="248" w:author="fei zhai" w:date="2026-05-05T11:12:00Z">
        <w:r w:rsidR="006E09EA">
          <w:rPr>
            <w:rFonts w:hint="eastAsia"/>
          </w:rPr>
          <w:t>能力</w:t>
        </w:r>
      </w:ins>
      <w:ins w:id="249" w:author="fei zhai" w:date="2026-05-05T12:34:00Z">
        <w:r w:rsidR="00396D03">
          <w:rPr>
            <w:rFonts w:hint="eastAsia"/>
          </w:rPr>
          <w:t>不足</w:t>
        </w:r>
      </w:ins>
      <w:ins w:id="250" w:author="fei zhai" w:date="2026-05-05T11:11:00Z">
        <w:r w:rsidR="006E09EA">
          <w:t>等</w:t>
        </w:r>
      </w:ins>
      <w:ins w:id="251" w:author="fei zhai" w:date="2026-05-05T11:12:00Z">
        <w:r w:rsidR="006E09EA">
          <w:rPr>
            <w:rFonts w:hint="eastAsia"/>
          </w:rPr>
          <w:t>问题。</w:t>
        </w:r>
      </w:ins>
    </w:p>
    <w:p w14:paraId="11CD76E9" w14:textId="20246C37" w:rsidR="007D28D6" w:rsidDel="006775E8" w:rsidRDefault="00CE2315" w:rsidP="00CE2315">
      <w:pPr>
        <w:ind w:firstLine="480"/>
        <w:rPr>
          <w:del w:id="252" w:author="fei zhai" w:date="2026-05-04T20:14:00Z"/>
        </w:rPr>
      </w:pPr>
      <w:del w:id="253" w:author="fei zhai" w:date="2026-05-04T20:14:00Z">
        <w:r w:rsidRPr="00CE2315" w:rsidDel="00087EBC">
          <w:rPr>
            <w:rFonts w:hint="eastAsia"/>
            <w:highlight w:val="yellow"/>
            <w:rPrChange w:id="254" w:author="fei zhai" w:date="2026-05-05T10:34:00Z">
              <w:rPr>
                <w:rFonts w:hint="eastAsia"/>
              </w:rPr>
            </w:rPrChange>
          </w:rPr>
          <w:delText>文本分类研究最早主要是基于统计机器学习方法，它的特点是人工特征工程，即由人根据自己的经验来确定如何从非结构化文本中抽取特征，再把非结构化的文本变成可以被计算机所接受的数字形式。早期工作主要是用</w:delText>
        </w:r>
        <w:r w:rsidRPr="00CE2315" w:rsidDel="00087EBC">
          <w:rPr>
            <w:highlight w:val="yellow"/>
            <w:rPrChange w:id="255" w:author="fei zhai" w:date="2026-05-05T10:34:00Z">
              <w:rPr/>
            </w:rPrChange>
          </w:rPr>
          <w:delText>One-Hot Encoding</w:delText>
        </w:r>
        <w:r w:rsidRPr="00CE2315" w:rsidDel="00087EBC">
          <w:rPr>
            <w:rFonts w:hint="eastAsia"/>
            <w:highlight w:val="yellow"/>
            <w:rPrChange w:id="256" w:author="fei zhai" w:date="2026-05-05T10:34:00Z">
              <w:rPr>
                <w:rFonts w:hint="eastAsia"/>
              </w:rPr>
            </w:rPrChange>
          </w:rPr>
          <w:delText>、</w:delText>
        </w:r>
        <w:r w:rsidRPr="00CE2315" w:rsidDel="00087EBC">
          <w:rPr>
            <w:highlight w:val="yellow"/>
            <w:rPrChange w:id="257" w:author="fei zhai" w:date="2026-05-05T10:34:00Z">
              <w:rPr/>
            </w:rPrChange>
          </w:rPr>
          <w:delText>BoW</w:delText>
        </w:r>
        <w:r w:rsidRPr="00CE2315" w:rsidDel="00087EBC">
          <w:rPr>
            <w:rFonts w:hint="eastAsia"/>
            <w:highlight w:val="yellow"/>
            <w:rPrChange w:id="258" w:author="fei zhai" w:date="2026-05-05T10:34:00Z">
              <w:rPr>
                <w:rFonts w:hint="eastAsia"/>
              </w:rPr>
            </w:rPrChange>
          </w:rPr>
          <w:delText>以及</w:delText>
        </w:r>
        <w:r w:rsidRPr="00CE2315" w:rsidDel="00087EBC">
          <w:rPr>
            <w:highlight w:val="yellow"/>
            <w:rPrChange w:id="259" w:author="fei zhai" w:date="2026-05-05T10:34:00Z">
              <w:rPr/>
            </w:rPrChange>
          </w:rPr>
          <w:delText>TF-IDF</w:delText>
        </w:r>
        <w:r w:rsidRPr="00CE2315" w:rsidDel="00087EBC">
          <w:rPr>
            <w:rFonts w:hint="eastAsia"/>
            <w:highlight w:val="yellow"/>
            <w:rPrChange w:id="260" w:author="fei zhai" w:date="2026-05-05T10:34:00Z">
              <w:rPr>
                <w:rFonts w:hint="eastAsia"/>
              </w:rPr>
            </w:rPrChange>
          </w:rPr>
          <w:delText>等方法来进行文本表示，从而形成向量空间</w:delText>
        </w:r>
        <w:r w:rsidRPr="00CE2315" w:rsidDel="00087EBC">
          <w:rPr>
            <w:highlight w:val="yellow"/>
            <w:rPrChange w:id="261" w:author="fei zhai" w:date="2026-05-05T10:34:00Z">
              <w:rPr/>
            </w:rPrChange>
          </w:rPr>
          <w:fldChar w:fldCharType="begin"/>
        </w:r>
        <w:r w:rsidRPr="00CE2315" w:rsidDel="00087EBC">
          <w:rPr>
            <w:highlight w:val="yellow"/>
            <w:rPrChange w:id="262" w:author="fei zhai" w:date="2026-05-05T10:34:00Z">
              <w:rPr/>
            </w:rPrChange>
          </w:rPr>
          <w:delInstrText xml:space="preserve"> ADDIN ZOTERO_ITEM CSL_CITATION {"citationID":"WzNbdCom","properties":{"formattedCitation":"\\super [27]\\nosupersub{}","plainCitation":"[27]","noteIndex":0},"citationItems":[{"id":83,"uris":["http://zotero.org/users/local/2JDDwpa7/items/7RW885XG"],"itemData":{"id":83,"type":"webpage","title":"Machine learning in automated text categorization | ACM Computing Surveys","URL":"https://dl.acm.org/doi/10.1145/505282.505283","accessed":{"date-parts":[["2026",3,16]]}}}],"schema":"https://github.com/citation-style-language/schema/raw/master/csl-citation.json"} </w:delInstrText>
        </w:r>
        <w:r w:rsidRPr="00CE2315" w:rsidDel="00087EBC">
          <w:rPr>
            <w:highlight w:val="yellow"/>
            <w:rPrChange w:id="263" w:author="fei zhai" w:date="2026-05-05T10:34:00Z">
              <w:rPr/>
            </w:rPrChange>
          </w:rPr>
          <w:fldChar w:fldCharType="separate"/>
        </w:r>
        <w:r w:rsidRPr="00CE2315" w:rsidDel="00087EBC">
          <w:rPr>
            <w:rFonts w:cs="Times New Roman"/>
            <w:kern w:val="0"/>
            <w:highlight w:val="yellow"/>
            <w:vertAlign w:val="superscript"/>
            <w:rPrChange w:id="264" w:author="fei zhai" w:date="2026-05-05T10:34:00Z">
              <w:rPr>
                <w:rFonts w:cs="Times New Roman"/>
                <w:kern w:val="0"/>
                <w:vertAlign w:val="superscript"/>
              </w:rPr>
            </w:rPrChange>
          </w:rPr>
          <w:delText>[27]</w:delText>
        </w:r>
        <w:r w:rsidRPr="00CE2315" w:rsidDel="00087EBC">
          <w:rPr>
            <w:highlight w:val="yellow"/>
            <w:rPrChange w:id="265" w:author="fei zhai" w:date="2026-05-05T10:34:00Z">
              <w:rPr/>
            </w:rPrChange>
          </w:rPr>
          <w:fldChar w:fldCharType="end"/>
        </w:r>
        <w:r w:rsidRPr="00CE2315" w:rsidDel="00087EBC">
          <w:rPr>
            <w:rFonts w:hint="eastAsia"/>
            <w:highlight w:val="yellow"/>
            <w:rPrChange w:id="266" w:author="fei zhai" w:date="2026-05-05T10:34:00Z">
              <w:rPr>
                <w:rFonts w:hint="eastAsia"/>
              </w:rPr>
            </w:rPrChange>
          </w:rPr>
          <w:delText>。</w:delText>
        </w:r>
      </w:del>
    </w:p>
    <w:p w14:paraId="4A63EC26" w14:textId="589F4964" w:rsidR="007911B6" w:rsidRDefault="006775E8" w:rsidP="00CE2315">
      <w:pPr>
        <w:ind w:firstLineChars="0" w:firstLine="0"/>
        <w:rPr>
          <w:ins w:id="267" w:author="fei zhai" w:date="2026-05-05T12:35:00Z"/>
        </w:rPr>
      </w:pPr>
      <w:ins w:id="268" w:author="fei zhai" w:date="2026-05-05T11:14:00Z">
        <w:r w:rsidRPr="006775E8">
          <w:t xml:space="preserve"> </w:t>
        </w:r>
      </w:ins>
    </w:p>
    <w:p w14:paraId="61A10FAD" w14:textId="3D4A5818" w:rsidR="00396D03" w:rsidRDefault="00396D03">
      <w:pPr>
        <w:numPr>
          <w:ilvl w:val="0"/>
          <w:numId w:val="2"/>
        </w:numPr>
        <w:ind w:firstLine="480"/>
        <w:rPr>
          <w:ins w:id="269" w:author="fei zhai" w:date="2026-05-05T12:35:00Z"/>
        </w:rPr>
        <w:pPrChange w:id="270" w:author="fei zhai" w:date="2026-05-05T12:35:00Z">
          <w:pPr>
            <w:ind w:firstLineChars="0" w:firstLine="0"/>
          </w:pPr>
        </w:pPrChange>
      </w:pPr>
      <w:ins w:id="271" w:author="fei zhai" w:date="2026-05-05T12:35:00Z">
        <w:r>
          <w:rPr>
            <w:rFonts w:hint="eastAsia"/>
          </w:rPr>
          <w:lastRenderedPageBreak/>
          <w:t>长文本分类与全局建模</w:t>
        </w:r>
      </w:ins>
    </w:p>
    <w:p w14:paraId="6D9EABFC" w14:textId="3B5D8C01" w:rsidR="007B2F1D" w:rsidRDefault="007B2F1D" w:rsidP="007B2F1D">
      <w:pPr>
        <w:ind w:firstLine="480"/>
        <w:rPr>
          <w:ins w:id="272" w:author="fei zhai" w:date="2026-05-05T12:56:00Z"/>
        </w:rPr>
      </w:pPr>
      <w:ins w:id="273" w:author="fei zhai" w:date="2026-05-05T12:53:00Z">
        <w:r w:rsidRPr="007B2F1D">
          <w:rPr>
            <w:rFonts w:hint="eastAsia"/>
          </w:rPr>
          <w:t>针对传统模型在处理</w:t>
        </w:r>
      </w:ins>
      <w:ins w:id="274" w:author="fei zhai" w:date="2026-05-05T12:35:00Z">
        <w:r w:rsidR="00396D03">
          <w:rPr>
            <w:rFonts w:hint="eastAsia"/>
          </w:rPr>
          <w:t>长文本</w:t>
        </w:r>
      </w:ins>
      <w:ins w:id="275" w:author="fei zhai" w:date="2026-05-05T12:53:00Z">
        <w:r>
          <w:rPr>
            <w:rFonts w:hint="eastAsia"/>
          </w:rPr>
          <w:t>时存在的瓶颈，</w:t>
        </w:r>
      </w:ins>
      <w:ins w:id="276" w:author="fei zhai" w:date="2026-05-05T12:54:00Z">
        <w:r>
          <w:rPr>
            <w:rFonts w:hint="eastAsia"/>
          </w:rPr>
          <w:t>研究者从稀疏注意力机制、层级化编码和</w:t>
        </w:r>
      </w:ins>
      <w:ins w:id="277" w:author="fei zhai" w:date="2026-05-05T12:55:00Z">
        <w:r w:rsidRPr="007B2F1D">
          <w:rPr>
            <w:rFonts w:hint="eastAsia"/>
          </w:rPr>
          <w:t>长上下文大模型</w:t>
        </w:r>
        <w:r>
          <w:rPr>
            <w:rFonts w:hint="eastAsia"/>
          </w:rPr>
          <w:t>三个技术路径实现对长文本的全局语义建模。</w:t>
        </w:r>
      </w:ins>
      <w:ins w:id="278" w:author="fei zhai" w:date="2026-05-05T12:56:00Z">
        <w:r w:rsidRPr="007B2F1D">
          <w:rPr>
            <w:rFonts w:hint="eastAsia"/>
          </w:rPr>
          <w:t>以</w:t>
        </w:r>
        <w:proofErr w:type="spellStart"/>
        <w:r w:rsidRPr="007B2F1D">
          <w:rPr>
            <w:rFonts w:hint="eastAsia"/>
          </w:rPr>
          <w:t>Longformer</w:t>
        </w:r>
      </w:ins>
      <w:proofErr w:type="spellEnd"/>
      <w:ins w:id="279" w:author="fei zhai" w:date="2026-05-05T12:57:00Z">
        <w:r>
          <w:rPr>
            <w:rFonts w:hint="eastAsia"/>
          </w:rPr>
          <w:t>等</w:t>
        </w:r>
      </w:ins>
      <w:ins w:id="280" w:author="fei zhai" w:date="2026-05-05T12:56:00Z">
        <w:r w:rsidRPr="007B2F1D">
          <w:rPr>
            <w:rFonts w:hint="eastAsia"/>
          </w:rPr>
          <w:t>为代表的模型通过引入稀疏注意力机制，将计算复杂度降低至线性水平，实现对</w:t>
        </w:r>
      </w:ins>
      <w:ins w:id="281" w:author="fei zhai" w:date="2026-05-05T12:57:00Z">
        <w:r>
          <w:rPr>
            <w:rFonts w:hint="eastAsia"/>
          </w:rPr>
          <w:t>长</w:t>
        </w:r>
      </w:ins>
      <w:ins w:id="282" w:author="fei zhai" w:date="2026-05-05T12:56:00Z">
        <w:r w:rsidRPr="007B2F1D">
          <w:rPr>
            <w:rFonts w:hint="eastAsia"/>
          </w:rPr>
          <w:t>文档的直接表征</w:t>
        </w:r>
      </w:ins>
      <w:ins w:id="283" w:author="fei zhai" w:date="2026-05-06T18:47:00Z">
        <w:r w:rsidR="00F2397D" w:rsidRPr="00F2397D">
          <w:rPr>
            <w:rFonts w:hint="eastAsia"/>
            <w:highlight w:val="yellow"/>
            <w:rPrChange w:id="284" w:author="fei zhai" w:date="2026-05-06T18:47:00Z">
              <w:rPr>
                <w:rFonts w:hint="eastAsia"/>
              </w:rPr>
            </w:rPrChange>
          </w:rPr>
          <w:t>[</w:t>
        </w:r>
      </w:ins>
      <w:ins w:id="285" w:author="fei zhai" w:date="2026-05-06T18:40:00Z">
        <w:r w:rsidR="00DE5A0B" w:rsidRPr="00F2397D">
          <w:rPr>
            <w:highlight w:val="yellow"/>
            <w:rPrChange w:id="286" w:author="fei zhai" w:date="2026-05-06T18:47:00Z">
              <w:rPr/>
            </w:rPrChange>
          </w:rPr>
          <w:t>21</w:t>
        </w:r>
      </w:ins>
      <w:ins w:id="287" w:author="fei zhai" w:date="2026-05-06T18:47:00Z">
        <w:r w:rsidR="00F2397D" w:rsidRPr="00F2397D">
          <w:rPr>
            <w:rFonts w:hint="eastAsia"/>
            <w:highlight w:val="yellow"/>
            <w:rPrChange w:id="288" w:author="fei zhai" w:date="2026-05-06T18:47:00Z">
              <w:rPr>
                <w:rFonts w:hint="eastAsia"/>
              </w:rPr>
            </w:rPrChange>
          </w:rPr>
          <w:t>]</w:t>
        </w:r>
      </w:ins>
      <w:ins w:id="289" w:author="fei zhai" w:date="2026-05-05T12:56:00Z">
        <w:r w:rsidRPr="007B2F1D">
          <w:rPr>
            <w:rFonts w:hint="eastAsia"/>
          </w:rPr>
          <w:t>。</w:t>
        </w:r>
      </w:ins>
      <w:ins w:id="290" w:author="fei zhai" w:date="2026-05-05T13:03:00Z">
        <w:r w:rsidR="00BD446A" w:rsidRPr="00BD446A">
          <w:rPr>
            <w:rFonts w:hint="eastAsia"/>
          </w:rPr>
          <w:t>Yang</w:t>
        </w:r>
        <w:r w:rsidR="00BD446A" w:rsidRPr="00BD446A">
          <w:rPr>
            <w:rFonts w:hint="eastAsia"/>
          </w:rPr>
          <w:t>等提出的层级注意力网络（</w:t>
        </w:r>
        <w:r w:rsidR="00BD446A" w:rsidRPr="00BD446A">
          <w:rPr>
            <w:rFonts w:hint="eastAsia"/>
          </w:rPr>
          <w:t>Hierarchical Attention Networks, HAN</w:t>
        </w:r>
        <w:r w:rsidR="00BD446A" w:rsidRPr="00BD446A">
          <w:rPr>
            <w:rFonts w:hint="eastAsia"/>
          </w:rPr>
          <w:t>）首先利用编码器在词级进行分布式向量化，</w:t>
        </w:r>
      </w:ins>
      <w:ins w:id="291" w:author="fei zhai" w:date="2026-05-05T13:04:00Z">
        <w:r w:rsidR="00BD446A">
          <w:rPr>
            <w:rFonts w:hint="eastAsia"/>
          </w:rPr>
          <w:t>再</w:t>
        </w:r>
      </w:ins>
      <w:ins w:id="292" w:author="fei zhai" w:date="2026-05-05T13:03:00Z">
        <w:r w:rsidR="00BD446A" w:rsidRPr="00BD446A">
          <w:rPr>
            <w:rFonts w:hint="eastAsia"/>
          </w:rPr>
          <w:t>通过注意力机制聚合词向量生成句子表示，再利用句子级编码器捕获句间逻辑，最终</w:t>
        </w:r>
      </w:ins>
      <w:ins w:id="293" w:author="fei zhai" w:date="2026-05-05T13:05:00Z">
        <w:r w:rsidR="00BD446A" w:rsidRPr="007B2F1D">
          <w:rPr>
            <w:rFonts w:hint="eastAsia"/>
          </w:rPr>
          <w:t>在保留局部细节的同时构建出文档级的全文表示</w:t>
        </w:r>
      </w:ins>
      <w:ins w:id="294" w:author="fei zhai" w:date="2026-05-06T18:47:00Z">
        <w:r w:rsidR="00F2397D" w:rsidRPr="00F2397D">
          <w:rPr>
            <w:highlight w:val="yellow"/>
            <w:rPrChange w:id="295" w:author="fei zhai" w:date="2026-05-06T18:47:00Z">
              <w:rPr/>
            </w:rPrChange>
          </w:rPr>
          <w:t>[2</w:t>
        </w:r>
      </w:ins>
      <w:ins w:id="296" w:author="fei zhai" w:date="2026-05-06T18:40:00Z">
        <w:r w:rsidR="00DE5A0B" w:rsidRPr="00F2397D">
          <w:rPr>
            <w:highlight w:val="yellow"/>
            <w:rPrChange w:id="297" w:author="fei zhai" w:date="2026-05-06T18:47:00Z">
              <w:rPr/>
            </w:rPrChange>
          </w:rPr>
          <w:t>2</w:t>
        </w:r>
      </w:ins>
      <w:ins w:id="298" w:author="fei zhai" w:date="2026-05-06T18:47:00Z">
        <w:r w:rsidR="00F2397D" w:rsidRPr="00F2397D">
          <w:rPr>
            <w:rFonts w:hint="eastAsia"/>
            <w:highlight w:val="yellow"/>
            <w:rPrChange w:id="299" w:author="fei zhai" w:date="2026-05-06T18:47:00Z">
              <w:rPr>
                <w:rFonts w:hint="eastAsia"/>
              </w:rPr>
            </w:rPrChange>
          </w:rPr>
          <w:t>]</w:t>
        </w:r>
      </w:ins>
      <w:ins w:id="300" w:author="fei zhai" w:date="2026-05-05T13:03:00Z">
        <w:r w:rsidR="00BD446A" w:rsidRPr="00BD446A">
          <w:rPr>
            <w:rFonts w:hint="eastAsia"/>
          </w:rPr>
          <w:t>。</w:t>
        </w:r>
      </w:ins>
      <w:ins w:id="301" w:author="fei zhai" w:date="2026-05-05T13:22:00Z">
        <w:r w:rsidR="00444201">
          <w:rPr>
            <w:rFonts w:hint="eastAsia"/>
          </w:rPr>
          <w:t>随着</w:t>
        </w:r>
        <w:r w:rsidR="00444201" w:rsidRPr="007B2F1D">
          <w:rPr>
            <w:rFonts w:hint="eastAsia"/>
          </w:rPr>
          <w:t>长上下文大模型技术取得</w:t>
        </w:r>
      </w:ins>
      <w:ins w:id="302" w:author="fei zhai" w:date="2026-05-05T13:26:00Z">
        <w:r w:rsidR="00444201">
          <w:rPr>
            <w:rFonts w:hint="eastAsia"/>
          </w:rPr>
          <w:t>突破性</w:t>
        </w:r>
      </w:ins>
      <w:ins w:id="303" w:author="fei zhai" w:date="2026-05-05T13:22:00Z">
        <w:r w:rsidR="00444201" w:rsidRPr="007B2F1D">
          <w:rPr>
            <w:rFonts w:hint="eastAsia"/>
          </w:rPr>
          <w:t>进展，</w:t>
        </w:r>
        <w:proofErr w:type="spellStart"/>
        <w:r w:rsidR="00444201" w:rsidRPr="007B2F1D">
          <w:rPr>
            <w:rFonts w:hint="eastAsia"/>
          </w:rPr>
          <w:t>Qwen</w:t>
        </w:r>
        <w:proofErr w:type="spellEnd"/>
        <w:r w:rsidR="00444201" w:rsidRPr="007B2F1D">
          <w:rPr>
            <w:rFonts w:hint="eastAsia"/>
          </w:rPr>
          <w:t>-Long</w:t>
        </w:r>
        <w:r w:rsidR="00444201" w:rsidRPr="007B2F1D">
          <w:rPr>
            <w:rFonts w:hint="eastAsia"/>
          </w:rPr>
          <w:t>、</w:t>
        </w:r>
        <w:r w:rsidR="00444201" w:rsidRPr="007B2F1D">
          <w:rPr>
            <w:rFonts w:hint="eastAsia"/>
          </w:rPr>
          <w:t>ChatGLM-1M</w:t>
        </w:r>
        <w:r w:rsidR="00444201" w:rsidRPr="007B2F1D">
          <w:rPr>
            <w:rFonts w:hint="eastAsia"/>
          </w:rPr>
          <w:t>等模型通过位置编码改进与外推技术，极大</w:t>
        </w:r>
      </w:ins>
      <w:ins w:id="304" w:author="fei zhai" w:date="2026-05-05T13:23:00Z">
        <w:r w:rsidR="00444201">
          <w:rPr>
            <w:rFonts w:hint="eastAsia"/>
          </w:rPr>
          <w:t>程度</w:t>
        </w:r>
      </w:ins>
      <w:ins w:id="305" w:author="fei zhai" w:date="2026-05-05T13:26:00Z">
        <w:r w:rsidR="00444201">
          <w:rPr>
            <w:rFonts w:hint="eastAsia"/>
          </w:rPr>
          <w:t>提升</w:t>
        </w:r>
      </w:ins>
      <w:ins w:id="306" w:author="fei zhai" w:date="2026-05-05T13:22:00Z">
        <w:r w:rsidR="00444201" w:rsidRPr="007B2F1D">
          <w:rPr>
            <w:rFonts w:hint="eastAsia"/>
          </w:rPr>
          <w:t>了</w:t>
        </w:r>
      </w:ins>
      <w:ins w:id="307" w:author="fei zhai" w:date="2026-05-05T13:25:00Z">
        <w:r w:rsidR="00444201">
          <w:t>对长</w:t>
        </w:r>
        <w:r w:rsidR="00444201">
          <w:rPr>
            <w:rFonts w:hint="eastAsia"/>
          </w:rPr>
          <w:t>文本</w:t>
        </w:r>
        <w:r w:rsidR="00444201">
          <w:t>全局语义关联的建模精度</w:t>
        </w:r>
      </w:ins>
      <w:ins w:id="308" w:author="fei zhai" w:date="2026-05-06T18:47:00Z">
        <w:r w:rsidR="00F2397D" w:rsidRPr="00F2397D">
          <w:rPr>
            <w:rFonts w:hint="eastAsia"/>
            <w:highlight w:val="yellow"/>
            <w:rPrChange w:id="309" w:author="fei zhai" w:date="2026-05-06T18:48:00Z">
              <w:rPr>
                <w:rFonts w:hint="eastAsia"/>
              </w:rPr>
            </w:rPrChange>
          </w:rPr>
          <w:t>[</w:t>
        </w:r>
        <w:r w:rsidR="00F2397D" w:rsidRPr="00F2397D">
          <w:rPr>
            <w:highlight w:val="yellow"/>
            <w:rPrChange w:id="310" w:author="fei zhai" w:date="2026-05-06T18:48:00Z">
              <w:rPr/>
            </w:rPrChange>
          </w:rPr>
          <w:t>23-25]</w:t>
        </w:r>
      </w:ins>
      <w:ins w:id="311" w:author="fei zhai" w:date="2026-05-05T13:22:00Z">
        <w:r w:rsidR="00444201" w:rsidRPr="007B2F1D">
          <w:rPr>
            <w:rFonts w:hint="eastAsia"/>
          </w:rPr>
          <w:t>。</w:t>
        </w:r>
      </w:ins>
    </w:p>
    <w:p w14:paraId="576F1F17" w14:textId="27B3EA52" w:rsidR="00865B7A" w:rsidRDefault="00B96245">
      <w:pPr>
        <w:pStyle w:val="3"/>
        <w:numPr>
          <w:ilvl w:val="2"/>
          <w:numId w:val="1"/>
        </w:numPr>
        <w:rPr>
          <w:ins w:id="312" w:author="fei zhai" w:date="2026-05-05T11:14:00Z"/>
        </w:rPr>
        <w:pPrChange w:id="313" w:author="fei zhai" w:date="2026-05-05T13:29:00Z">
          <w:pPr>
            <w:numPr>
              <w:numId w:val="21"/>
            </w:numPr>
            <w:ind w:firstLineChars="0" w:firstLine="480"/>
          </w:pPr>
        </w:pPrChange>
      </w:pPr>
      <w:ins w:id="314" w:author="fei zhai" w:date="2026-05-05T11:14:00Z">
        <w:r>
          <w:t>垂直领域专用预训练模型的</w:t>
        </w:r>
        <w:r>
          <w:rPr>
            <w:rFonts w:hint="eastAsia"/>
          </w:rPr>
          <w:t>发展</w:t>
        </w:r>
      </w:ins>
    </w:p>
    <w:p w14:paraId="12577FDF" w14:textId="28AE925F" w:rsidR="007D28D6" w:rsidDel="00087EBC" w:rsidRDefault="007911B6">
      <w:pPr>
        <w:ind w:firstLine="480"/>
        <w:rPr>
          <w:del w:id="315" w:author="fei zhai" w:date="2026-05-04T20:14:00Z"/>
        </w:rPr>
      </w:pPr>
      <w:ins w:id="316" w:author="fei zhai" w:date="2026-05-05T13:35:00Z">
        <w:r>
          <w:rPr>
            <w:rFonts w:hint="eastAsia"/>
          </w:rPr>
          <w:t>为实现</w:t>
        </w:r>
        <w:r>
          <w:t>实现对特定行业语义特征的精准对齐</w:t>
        </w:r>
        <w:r>
          <w:rPr>
            <w:rFonts w:hint="eastAsia"/>
          </w:rPr>
          <w:t>，</w:t>
        </w:r>
      </w:ins>
      <w:del w:id="317" w:author="fei zhai" w:date="2026-05-04T20:14:00Z">
        <w:r w:rsidDel="00087EBC">
          <w:rPr>
            <w:rFonts w:hint="eastAsia"/>
          </w:rPr>
          <w:delText>在这个时期，传统的机器学习方法被广泛运用，在这些方法中比较有代表性的是</w:delText>
        </w:r>
        <w:r w:rsidDel="00087EBC">
          <w:rPr>
            <w:rFonts w:hint="eastAsia"/>
          </w:rPr>
          <w:delText>Naive Bayes</w:delText>
        </w:r>
        <w:r w:rsidDel="00087EBC">
          <w:rPr>
            <w:rFonts w:hint="eastAsia"/>
          </w:rPr>
          <w:delText>、</w:delText>
        </w:r>
        <w:r w:rsidDel="00087EBC">
          <w:rPr>
            <w:rFonts w:hint="eastAsia"/>
          </w:rPr>
          <w:delText>KNN</w:delText>
        </w:r>
        <w:r w:rsidDel="00087EBC">
          <w:rPr>
            <w:rFonts w:hint="eastAsia"/>
          </w:rPr>
          <w:delText>以及</w:delText>
        </w:r>
        <w:r w:rsidDel="00087EBC">
          <w:rPr>
            <w:rFonts w:hint="eastAsia"/>
          </w:rPr>
          <w:delText>SVM</w:delText>
        </w:r>
        <w:r w:rsidDel="00087EBC">
          <w:rPr>
            <w:rFonts w:hint="eastAsia"/>
          </w:rPr>
          <w:delText>等，如</w:delText>
        </w:r>
        <w:r w:rsidDel="00087EBC">
          <w:rPr>
            <w:rFonts w:hint="eastAsia"/>
          </w:rPr>
          <w:delText>Fabrizio Sebastiani</w:delText>
        </w:r>
        <w:r w:rsidDel="00087EBC">
          <w:rPr>
            <w:rFonts w:hint="eastAsia"/>
          </w:rPr>
          <w:delText>对基于概率模型的朴素贝叶斯方法进行了全面的研究并将其应用到文档自动分类中</w:delText>
        </w:r>
        <w:r w:rsidDel="00087EBC">
          <w:rPr>
            <w:rStyle w:val="af1"/>
          </w:rPr>
          <w:fldChar w:fldCharType="begin"/>
        </w:r>
        <w:r w:rsidDel="00087EBC">
          <w:rPr>
            <w:rStyle w:val="af1"/>
          </w:rPr>
          <w:delInstrText xml:space="preserve"> ADDIN ZOTERO_ITEM CSL_CITATION {"citationID":"WYHEoV7Z","properties":{"formattedCitation":"\\super [28]\\nosupersub{}","plainCitation":"[28]","noteIndex":0},"citationItems":[{"id":86,"uris":["http://zotero.org/users/local/2JDDwpa7/items/MUW8UYCB"],"itemData":{"id":86,"type":"article-journal","abstract":"The automated categorization (or classification) of texts into predefined categories has witnessed a booming interest in the last 10 years, due to the increased availability of documents in digital form and the ensuing need to organize them. In the research community the dominant approach to this problem is based on machine learning techniques: a general inductive process automatically builds a classifier by learning, from a set of preclassified documents, the characteristics of the categories. The advantages of this approach over the knowledge engineering approach (consisting in the manual definition of a classifier by domain experts) are a very good effectiveness, considerable savings in terms of expert labor power, and straightforward portability to different domains. This survey discusses the main approaches to text categorization that fall within the machine learning paradigm. We will discuss in detail issues pertaining to three different problems, namely, document representation, classifier construction, and classifier evaluation.","container-title":"ACM Comput. Surv.","DOI":"10.1145/505282.505283","ISSN":"0360-0300","issue":"1","language":"en","page":"1–47","source":"ACM Digital Library","title":"Machine learning in automated text categorization","volume":"34","author":[{"family":"Sebastiani","given":"Fabrizio"}],"issued":{"date-parts":[["2002",3,1]]}}}],"schema":"https://github.com/citation-style-language/schema/raw/master/csl-citation.json"}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[28]</w:delText>
        </w:r>
        <w:r w:rsidDel="00087EBC">
          <w:rPr>
            <w:rStyle w:val="af1"/>
          </w:rPr>
          <w:fldChar w:fldCharType="end"/>
        </w:r>
        <w:r w:rsidDel="00087EBC">
          <w:rPr>
            <w:rFonts w:hint="eastAsia"/>
          </w:rPr>
          <w:delText>。这类方法一般利用专利标题、摘要等文本内容形成特征向量，然后通过相应的概率模型完成类别的预测工作，在真实的专利文本环境中，词与词之间往往存在着错综复杂的语义关系而朴素贝叶斯模型却认为特征之间是相互独立的，这可能导致其分类效果不佳。此外，基于文本相似度的</w:delText>
        </w:r>
        <w:r w:rsidDel="00087EBC">
          <w:rPr>
            <w:rFonts w:hint="eastAsia"/>
          </w:rPr>
          <w:delText>KNN</w:delText>
        </w:r>
        <w:r w:rsidDel="00087EBC">
          <w:rPr>
            <w:rFonts w:hint="eastAsia"/>
          </w:rPr>
          <w:delText>也被用来对专利进行分类，其基本思路是计算出要分类文档与其他标记过的文档间的距离或者相似度之后再根据最近邻居的类别作出决定。</w:delText>
        </w:r>
        <w:r w:rsidDel="00087EBC">
          <w:rPr>
            <w:rFonts w:hint="eastAsia"/>
          </w:rPr>
          <w:delText>Thorsten Joachims</w:delText>
        </w:r>
        <w:r w:rsidDel="00087EBC">
          <w:fldChar w:fldCharType="begin"/>
        </w:r>
        <w:r w:rsidDel="00087EBC">
          <w:delInstrText xml:space="preserve"> ADDIN ZOTERO_ITEM CSL_CITATION {"citationID":"uTdDhumw","properties":{"formattedCitation":"\\super [29]\\nosupersub{}","plainCitation":"[29]","noteIndex":0},"citationItems":[{"id":88,"uris":["http://zotero.org/users/local/2JDDwpa7/items/L3Q9M8EH"],"itemData":{"id":88,"type":"paper-conference","abstract":"This paper explores the use of Support Vector Machines (SVMs) for learning text classifiers from examples. It analyzes the particular properties of learning with text data and identifies why SVMs are appropriate for this task. Empirical results support the theoretical findings. SVMs achieve substantial improvements over the currently best performing methods and behave robustly over a variety of different learning tasks. Furthermore they are fully automatic, eliminating the need for manual parameter tuning.","collection-title":"ECML'98","container-title":"Proceedings of the 10th European Conference on Machine Learning","DOI":"10.1007/BFb0026683","ISBN":"978-3-540-64417-0","language":"en","page":"137–142","publisher":"Springer-Verlag","publisher-place":"Berlin, Heidelberg","source":"ACM Digital Library","title":"Text categorization with Support Vector Machines: learning with many relevant features","title-short":"Text categorization with Support Vector Machines","URL":"https://doi.org/10.1007/BFb0026683","author":[{"family":"Joachims","given":"Thorsten"}],"accessed":{"date-parts":[["2026",3,16]]},"issued":{"date-parts":[["1998",4,21]]}}}],"schema":"https://github.com/citation-style-language/schema/raw/master/csl-citation.json"} </w:delInstrText>
        </w:r>
        <w:r w:rsidDel="00087EBC">
          <w:fldChar w:fldCharType="separate"/>
        </w:r>
        <w:r w:rsidDel="00087EBC">
          <w:rPr>
            <w:rFonts w:cs="Times New Roman"/>
            <w:kern w:val="0"/>
            <w:vertAlign w:val="superscript"/>
          </w:rPr>
          <w:delText>[29]</w:delText>
        </w:r>
        <w:r w:rsidDel="00087EBC">
          <w:fldChar w:fldCharType="end"/>
        </w:r>
        <w:r w:rsidDel="00087EBC">
          <w:rPr>
            <w:rFonts w:hint="eastAsia"/>
          </w:rPr>
          <w:delText>在早期的信息检索及文本分类工作中用词频作为特征建立文本向量空间模型并通过相似度来进行文档分类，相比之下，</w:delText>
        </w:r>
        <w:r w:rsidDel="00087EBC">
          <w:rPr>
            <w:rFonts w:hint="eastAsia"/>
          </w:rPr>
          <w:delText>SVM</w:delText>
        </w:r>
        <w:r w:rsidDel="00087EBC">
          <w:rPr>
            <w:rFonts w:hint="eastAsia"/>
          </w:rPr>
          <w:delText>能够在高维空间中寻找最大间隔超平面，对高维稀疏特征展现出更强的鲁棒性，因而逐渐成为该领域主流的分类方法。</w:delText>
        </w:r>
        <w:r w:rsidDel="00087EBC">
          <w:rPr>
            <w:rFonts w:hint="eastAsia"/>
          </w:rPr>
          <w:delText>Isabelle Guyon</w:delText>
        </w:r>
        <w:r w:rsidDel="00087EBC">
          <w:rPr>
            <w:rFonts w:hint="eastAsia"/>
          </w:rPr>
          <w:delText>等人也在文本分类以及特征选择的研究中证明了</w:delText>
        </w:r>
        <w:r w:rsidDel="00087EBC">
          <w:rPr>
            <w:rFonts w:hint="eastAsia"/>
          </w:rPr>
          <w:delText>SVM</w:delText>
        </w:r>
        <w:r w:rsidDel="00087EBC">
          <w:rPr>
            <w:rFonts w:hint="eastAsia"/>
          </w:rPr>
          <w:delText>在高维文本数据上表现良好</w:delText>
        </w:r>
        <w:r w:rsidDel="00087EBC">
          <w:fldChar w:fldCharType="begin"/>
        </w:r>
        <w:r w:rsidDel="00087EBC">
          <w:delInstrText xml:space="preserve"> ADDIN ZOTERO_ITEM CSL_CITATION {"citationID":"Ed1Nb5So","properties":{"formattedCitation":"\\super [30]\\nosupersub{}","plainCitation":"[30]","noteIndex":0},"citationItems":[{"id":89,"uris":["http://zotero.org/users/local/2JDDwpa7/items/XHF4D4II"],"itemData":{"id":89,"type":"article-journal","abstract":"DNA micro-arrays now permit scientists to screen thousands of genes simultaneously and determine whether those genes are active, hyperactive or silent in normal or cancerous tissue. Because these new micro-array devices generate bewildering amounts of raw data, new analytical methods must be developed to sort out whether cancer tissues have distinctive signatures of gene expression over normal tissues or other types of cancer tissues.","container-title":"Machine Learning","DOI":"10.1023/A:1012487302797","ISSN":"1573-0565","issue":"1","journalAbbreviation":"Machine Learning","language":"en","page":"389-422","source":"Springer Link","title":"Gene Selection for Cancer Classification using Support Vector Machines","volume":"46","author":[{"family":"Guyon","given":"Isabelle"},{"family":"Weston","given":"Jason"},{"family":"Barnhill","given":"Stephen"},{"family":"Vapnik","given":"Vladimir"}],"issued":{"date-parts":[["2002",1,1]]}}}],"schema":"https://github.com/citation-style-language/schema/raw/master/csl-citation.json"} </w:delInstrText>
        </w:r>
        <w:r w:rsidDel="00087EBC">
          <w:fldChar w:fldCharType="separate"/>
        </w:r>
        <w:r w:rsidDel="00087EBC">
          <w:rPr>
            <w:rFonts w:cs="Times New Roman"/>
            <w:kern w:val="0"/>
            <w:vertAlign w:val="superscript"/>
          </w:rPr>
          <w:delText>[30]</w:delText>
        </w:r>
        <w:r w:rsidDel="00087EBC">
          <w:fldChar w:fldCharType="end"/>
        </w:r>
        <w:r w:rsidDel="00087EBC">
          <w:rPr>
            <w:rFonts w:hint="eastAsia"/>
          </w:rPr>
          <w:delText>。为进一步提高模型的效果，部分学者尝试加入智能化的方法，把优化的方法与</w:delText>
        </w:r>
        <w:r w:rsidDel="00087EBC">
          <w:rPr>
            <w:rFonts w:hint="eastAsia"/>
          </w:rPr>
          <w:delText>SVM</w:delText>
        </w:r>
        <w:r w:rsidDel="00087EBC">
          <w:rPr>
            <w:rFonts w:hint="eastAsia"/>
          </w:rPr>
          <w:delText>结合起来，通过参数搜索以及模型结构优化来获得更好的结果，这也是一种对传统机器学习方法的改进</w:delText>
        </w:r>
        <w:r w:rsidDel="00087EBC">
          <w:fldChar w:fldCharType="begin"/>
        </w:r>
        <w:r w:rsidDel="00087EBC">
          <w:delInstrText xml:space="preserve"> ADDIN ZOTERO_ITEM CSL_CITATION {"citationID":"mrLlieG9","properties":{"formattedCitation":"\\super [31]\\nosupersub{}","plainCitation":"[31]","noteIndex":0},"citationItems":[{"id":91,"uris":["http://zotero.org/users/local/2JDDwpa7/items/S58A4CXY"],"itemData":{"id":91,"type":"book","abstract":"The metabolic regulation of a cell system is of critical importance in systems biology, and a robust model of these mechanisms is essential in predicting the effects on the metabolism of both the culture environment and the knockout of specific genes. Bacterial cellular metabolic systems focuses on this highly topical subject in relation to culture environment and provides a detailed analysis from gene level to metabolic level regulation, as well as offering a discussion of the most recent modelling approaches. The book begins with an introduction to metabolic mechanisms and to the metabolic regulation of a cell, before moving on to discussing the action of global regulators in response to a specific culture environment. The second half of the book examines conventional flux balance analysis and its applications, 13C-metabolic flux analysis, and the effect of a specific gene knockout on the metabolism.","ISBN":"978-1-907568-01-5","language":"en-us","publisher":"Woodhead Publishing","source":"www.sciencedirect.com","title":"Bacterial Cellular Metabolic Systems: Metabolic Regulation of a Cell System with 13c-Metabolic Flux Analysis","title-short":"Bacterial Cellular Metabolic Systems","URL":"https://www.sciencedirect.com/book/monograph/9781907568015/bacterial-cellular-metabolic-systems","author":[{"family":"Shimizu","given":"Kazuyuki"}],"accessed":{"date-parts":[["2026",3,16]]},"issued":{"date-parts":[["2014",3,27]]}}}],"schema":"https://github.com/citation-style-language/schema/raw/master/csl-citation.json"} </w:delInstrText>
        </w:r>
        <w:r w:rsidDel="00087EBC">
          <w:fldChar w:fldCharType="separate"/>
        </w:r>
        <w:r w:rsidDel="00087EBC">
          <w:rPr>
            <w:rFonts w:cs="Times New Roman"/>
            <w:kern w:val="0"/>
            <w:vertAlign w:val="superscript"/>
          </w:rPr>
          <w:delText>[31]</w:delText>
        </w:r>
        <w:r w:rsidDel="00087EBC">
          <w:fldChar w:fldCharType="end"/>
        </w:r>
        <w:r w:rsidDel="00087EBC">
          <w:rPr>
            <w:rFonts w:hint="eastAsia"/>
          </w:rPr>
          <w:delText>。</w:delText>
        </w:r>
      </w:del>
    </w:p>
    <w:p w14:paraId="41D13C78" w14:textId="7AD0A09A" w:rsidR="007D28D6" w:rsidDel="00087EBC" w:rsidRDefault="00000000">
      <w:pPr>
        <w:ind w:firstLine="480"/>
        <w:rPr>
          <w:del w:id="318" w:author="fei zhai" w:date="2026-05-04T20:14:00Z"/>
        </w:rPr>
      </w:pPr>
      <w:del w:id="319" w:author="fei zhai" w:date="2026-05-04T20:14:00Z">
        <w:r w:rsidDel="00087EBC">
          <w:rPr>
            <w:rFonts w:hint="eastAsia"/>
          </w:rPr>
          <w:delText>传统的机器学习方法尽管有易于理解、计算代价较小的优势，但是也有不足之处。医疗器械专利文本融合了医学、机械工程、电子学及材料科学等多学科专业术语，基于统计的离散表示方式可能产生严重的维度过大以及数据稀疏性的问题，并且难以在复杂的交叉学科语境下捕捉深层语义关系</w:delText>
        </w:r>
        <w:r w:rsidDel="00087EBC">
          <w:rPr>
            <w:rStyle w:val="af1"/>
          </w:rPr>
          <w:fldChar w:fldCharType="begin"/>
        </w:r>
        <w:r w:rsidDel="00087EBC">
          <w:rPr>
            <w:rStyle w:val="af1"/>
          </w:rPr>
          <w:delInstrText xml:space="preserve"> ADDIN ZOTERO_ITEM CSL_CITATION {"citationID":"raToQVPc","properties":{"formattedCitation":"\\super [32]\\nosupersub{}","plainCitation":"[32]","noteIndex":0},"citationItems":[{"id":79,"uris":["http://zotero.org/users/local/2JDDwpa7/items/YI4DRUWR"],"itemData":{"id":79,"type":"paper-conference","abstract":"Deep learning has attracted a great amount of interest in recent years and has become a rapidly emerging field in artificial intelligence. In medical image analysis, deep learning methods have produced promising results comparable to and, in some cases, superior to human experts. Nevertheless, researchers have also noted the limitations and challenges of the deep learning approaches, especially in model selection and interpretability. This paper compares the efficacy of deep learning and traditional machine learning techniques in detecting cognitive impairment (CI) associated with Alzheimer's disease (AD) using brain MRI scans. We base our study on 894 brain MRI scans provided by the open access OASIS platform. In particular, we explore two deep learning approaches: 1) a 3D convolutional neural network (3D-CNN) and 2) a hybrid model with a CNN plus LSTM (CNN-LSTM) architecture. We further examine the performance of five traditional machine learning algorithms based on features extracted from the MRI images using the FreeSurfer software. Our experimental results demonstrate that the deep learning models achieve higher Precision and Recall, while the traditional machine learning methods deliver more stability and better performance in Specificity and overall accuracy. Our findings could serve as a case study to highlight the challenges in adopting deep learning-based approaches.","container-title":"2022 IEEE 46th Annual Computers, Software, and Applications Conference (COMPSAC)","DOI":"10.1109/COMPSAC54236.2022.00154","event-title":"2022 IEEE 46th Annual Computers, Software, and Applications Conference (COMPSAC)","ISSN":"0730-3157","language":"en","note":"ISSN: 0730-3157","page":"998-1001","source":"IEEE Xplore","title":"A Comparison of Deep Learning and Traditional Machine Learning Approaches in Detecting Cognitive Impairment Using MRI Scans","URL":"https://ieeexplore.ieee.org/document/9842735","author":[{"family":"Liu","given":"Wei"},{"family":"Zhang","given":"Jiarui"},{"family":"Zhao","given":"Yijun"}],"accessed":{"date-parts":[["2026",3,16]]},"issued":{"date-parts":[["2022",6]]}}}],"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[32]</w:delText>
        </w:r>
        <w:r w:rsidDel="00087EBC">
          <w:rPr>
            <w:rStyle w:val="af1"/>
          </w:rPr>
          <w:fldChar w:fldCharType="end"/>
        </w:r>
        <w:r w:rsidDel="00087EBC">
          <w:rPr>
            <w:rFonts w:hint="eastAsia"/>
          </w:rPr>
          <w:delText>。此外，浅层模型无法有效辨别专利文本中普遍存在的一词多义现象，例如在专利文本中，“</w:delText>
        </w:r>
        <w:r w:rsidDel="00087EBC">
          <w:rPr>
            <w:rFonts w:hint="eastAsia"/>
          </w:rPr>
          <w:delText>Apple</w:delText>
        </w:r>
        <w:r w:rsidDel="00087EBC">
          <w:rPr>
            <w:rFonts w:hint="eastAsia"/>
          </w:rPr>
          <w:delText>”可以是水果也可以是电子产品，这会导致浅层模型在处理复杂分类任务时表现不佳</w:delText>
        </w:r>
        <w:r w:rsidDel="00087EBC">
          <w:rPr>
            <w:rStyle w:val="af1"/>
          </w:rPr>
          <w:fldChar w:fldCharType="begin"/>
        </w:r>
        <w:r w:rsidDel="00087EBC">
          <w:rPr>
            <w:rStyle w:val="af1"/>
          </w:rPr>
          <w:delInstrText xml:space="preserve"> ADDIN ZOTERO_ITEM CSL_CITATION {"citationID":"VABXIQBu","properties":{"formattedCitation":"\\super [33]\\nosupersub{}","plainCitation":"[33]","noteIndex":0},"citationItems":[{"id":81,"uris":["http://zotero.org/users/local/2JDDwpa7/items/5J9LG4HK"],"itemData":{"id":81,"type":"article-journal","abstract":"Recent health reforms have created incentives for cardiologists and accountable care organizations to participate in value-based care models for heart failure (HF). Accurate risk stratification of HF patients is critical to efficiently deploy interventions aimed at reducing preventable utilization. The goal of this paper was to compare deep learning approaches with traditional logistic regression (LR) to predict preventable utilization among HF patients. We conducted a prognostic study using data on 93,260 HF patients continuously enrolled for 2-years in a large U.S. commercial insurer to develop and validate prediction models for three outcomes of interest: preventable hospitalizations, preventable emergency department (ED) visits, and preventable costs. Patients were split into training, validation, and testing samples. Outcomes were modeled using traditional and enhanced LR and compared to gradient boosting model and deep learning models using sequential and non-sequential inputs. Evaluation metrics included precision (positive predictive value) at k, cost capture, and Area Under the Receiver operating characteristic (AUROC). Deep learning models consistently outperformed LR for all three outcomes with respect to the chosen evaluation metrics. Precision at 1% for preventable hospitalizations was 43% for deep learning compared to 30% for enhanced LR. Precision at 1% for preventable ED visits was 39% for deep learning compared to 33% for enhanced LR. For preventable cost, cost capture at 1% was 30% for sequential deep learning, compared to 18% for enhanced LR. The highest AUROCs for deep learning were 0.778, 0.681 and 0.727, respectively. These results offer a promising approach to identify patients for targeted interventions.","container-title":"Scientific Reports","DOI":"10.1038/s41598-020-80856-3","ISSN":"2045-2322","issue":"1","journalAbbreviation":"Sci Rep","language":"en","license":"2021 The Author(s)","page":"1164","publisher":"Nature Publishing Group","source":"www.nature.com","title":"Comparison of deep learning with traditional models to predict preventable acute care use and spending among heart failure patients","volume":"11","author":[{"family":"Lewis","given":"Maor"},{"family":"Elad","given":"Guy"},{"family":"Beladev","given":"Moran"},{"family":"Maor","given":"Gal"},{"family":"Radinsky","given":"Kira"},{"family":"Hermann","given":"Dor"},{"family":"Litani","given":"Yoav"},{"family":"Geller","given":"Tal"},{"family":"Pines","given":"Jesse M."},{"family":"Shapiro","given":"Nathan","dropping-particle":"l"},{"family":"Figueroa","given":"Jose F."}],"issued":{"date-parts":[["2021",1,13]]}}}],"schema":"https://github.com/citation-style-language/schema/raw/master/csl-citation.json"}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[33]</w:delText>
        </w:r>
        <w:r w:rsidDel="00087EBC">
          <w:rPr>
            <w:rStyle w:val="af1"/>
          </w:rPr>
          <w:fldChar w:fldCharType="end"/>
        </w:r>
        <w:r w:rsidDel="00087EBC">
          <w:rPr>
            <w:rFonts w:hint="eastAsia"/>
          </w:rPr>
          <w:delText>。</w:delText>
        </w:r>
      </w:del>
    </w:p>
    <w:p w14:paraId="130992C0" w14:textId="3AE2F947" w:rsidR="007D28D6" w:rsidDel="00087EBC" w:rsidRDefault="00000000">
      <w:pPr>
        <w:ind w:firstLine="480"/>
        <w:rPr>
          <w:del w:id="320" w:author="fei zhai" w:date="2026-05-04T20:14:00Z"/>
        </w:rPr>
      </w:pPr>
      <w:del w:id="321" w:author="fei zhai" w:date="2026-05-04T20:14:00Z">
        <w:r w:rsidDel="00087EBC">
          <w:rPr>
            <w:rFonts w:hint="eastAsia"/>
          </w:rPr>
          <w:delText>随着时代的进步，人们的关注点也由手工特征设计转移到自动学习特征上，而词向量就是这个时期的一个基础工作，如</w:delText>
        </w:r>
        <w:r w:rsidDel="00087EBC">
          <w:rPr>
            <w:rFonts w:hint="eastAsia"/>
          </w:rPr>
          <w:delText>Word2Vec</w:delText>
        </w:r>
        <w:r w:rsidDel="00087EBC">
          <w:rPr>
            <w:rFonts w:hint="eastAsia"/>
          </w:rPr>
          <w:delText>、</w:delText>
        </w:r>
        <w:r w:rsidDel="00087EBC">
          <w:rPr>
            <w:rFonts w:hint="eastAsia"/>
          </w:rPr>
          <w:delText>GloVe</w:delText>
        </w:r>
        <w:r w:rsidDel="00087EBC">
          <w:rPr>
            <w:rFonts w:hint="eastAsia"/>
          </w:rPr>
          <w:delText>都是将词映射到一个低维稠密的空间来解决传统方法中的词频低的问题</w:delText>
        </w:r>
        <w:r w:rsidDel="00087EBC">
          <w:rPr>
            <w:rStyle w:val="af1"/>
          </w:rPr>
          <w:fldChar w:fldCharType="begin"/>
        </w:r>
        <w:r w:rsidDel="00087EBC">
          <w:rPr>
            <w:rStyle w:val="af1"/>
          </w:rPr>
          <w:delInstrText xml:space="preserve"> ADDIN ZOTERO_ITEM CSL_CITATION {"citationID":"koA0gKQp","properties":{"formattedCitation":"\\super [34,35]\\nosupersub{}","plainCitation":"[34,35]","noteIndex":0},"citationItems":[{"id":95,"uris":["http://zotero.org/users/local/2JDDwpa7/items/M7SW33XY"],"itemData":{"id":95,"type":"webpage","language":"en","title":"GloVe: Global Vectors for Word Representation - ACL Anthology","URL":"https://aclanthology.org/D14-1162/","accessed":{"date-parts":[["2026",3,16]]}},"label":"page"},{"id":93,"uris":["http://zotero.org/users/local/2JDDwpa7/items/VFUIXPMB"],"itemData":{"id":93,"type":"paper-conference","container-title":"Advances in Neural Information Processing Systems","language":"en","publisher":"Curran Associates, Inc.","source":"Neural Information Processing Systems","title":"Distributed Representations of Words and Phrases and their Compositionality","URL":"https://proceedings.neurips.cc/paper_files/paper/2013/hash/9aa42b31882ec039965f3c4923ce901b-Abstract.html","volume":"26","author":[{"family":"Mikolov","given":"Tomas"},{"family":"Sutskever","given":"Ilya"},{"family":"Chen","given":"Kai"},{"family":"Corrado","given":"Greg S"},{"family":"Dean","given":"Jeff"}],"accessed":{"date-parts":[["2026",3,16]]},"issued":{"date-parts":[["2013"]]}},"label":"page"}],"schema":"https://github.com/citation-style-language/schema/raw/master/csl-citation.json"}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[34,35]</w:delText>
        </w:r>
        <w:r w:rsidDel="00087EBC">
          <w:rPr>
            <w:rStyle w:val="af1"/>
          </w:rPr>
          <w:fldChar w:fldCharType="end"/>
        </w:r>
        <w:r w:rsidDel="00087EBC">
          <w:rPr>
            <w:rFonts w:hint="eastAsia"/>
          </w:rPr>
          <w:delText>。然后基于此，又出现了以</w:delText>
        </w:r>
        <w:r w:rsidDel="00087EBC">
          <w:rPr>
            <w:rFonts w:hint="eastAsia"/>
          </w:rPr>
          <w:delText>CNN</w:delText>
        </w:r>
        <w:r w:rsidDel="00087EBC">
          <w:rPr>
            <w:rFonts w:hint="eastAsia"/>
          </w:rPr>
          <w:delText>为代表的卷积神经网络以及</w:delText>
        </w:r>
        <w:r w:rsidDel="00087EBC">
          <w:rPr>
            <w:rFonts w:hint="eastAsia"/>
          </w:rPr>
          <w:delText>RNN</w:delText>
        </w:r>
        <w:r w:rsidDel="00087EBC">
          <w:rPr>
            <w:rFonts w:hint="eastAsia"/>
          </w:rPr>
          <w:delText>为代表的循环神经网络用于文本分类</w:delText>
        </w:r>
        <w:r w:rsidDel="00087EBC">
          <w:rPr>
            <w:rStyle w:val="af1"/>
          </w:rPr>
          <w:fldChar w:fldCharType="begin"/>
        </w:r>
        <w:r w:rsidDel="00087EBC">
          <w:rPr>
            <w:rStyle w:val="af1"/>
          </w:rPr>
          <w:delInstrText xml:space="preserve"> ADDIN ZOTERO_ITEM CSL_CITATION {"citationID":"Js8CCgdU","properties":{"formattedCitation":"\\super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[36]</w:delText>
        </w:r>
        <w:r w:rsidDel="00087EBC">
          <w:rPr>
            <w:rStyle w:val="af1"/>
          </w:rPr>
          <w:fldChar w:fldCharType="end"/>
        </w:r>
        <w:r w:rsidDel="00087EBC">
          <w:rPr>
            <w:rFonts w:hint="eastAsia"/>
          </w:rPr>
          <w:delText>。</w:delText>
        </w:r>
      </w:del>
    </w:p>
    <w:p w14:paraId="714F8A57" w14:textId="6ADAA75F" w:rsidR="007D28D6" w:rsidDel="00087EBC" w:rsidRDefault="00000000">
      <w:pPr>
        <w:ind w:firstLine="480"/>
        <w:rPr>
          <w:del w:id="322" w:author="fei zhai" w:date="2026-05-04T20:14:00Z"/>
        </w:rPr>
      </w:pPr>
      <w:del w:id="323" w:author="fei zhai" w:date="2026-05-04T20:14:00Z">
        <w:r w:rsidDel="00087EBC">
          <w:rPr>
            <w:rFonts w:hint="eastAsia"/>
          </w:rPr>
          <w:delText>虽然卷积神经网络最初是用于图像领域，但是</w:delText>
        </w:r>
        <w:r w:rsidDel="00087EBC">
          <w:rPr>
            <w:rFonts w:hint="eastAsia"/>
          </w:rPr>
          <w:delText>Yoon Kim</w:delText>
        </w:r>
        <w:r w:rsidDel="00087EBC">
          <w:rPr>
            <w:rFonts w:hint="eastAsia"/>
          </w:rPr>
          <w:delText>在</w:delText>
        </w:r>
        <w:r w:rsidDel="00087EBC">
          <w:rPr>
            <w:rFonts w:hint="eastAsia"/>
          </w:rPr>
          <w:delText>2014</w:delText>
        </w:r>
        <w:r w:rsidDel="00087EBC">
          <w:rPr>
            <w:rFonts w:hint="eastAsia"/>
          </w:rPr>
          <w:delText>年的工作中表明这种类型的网络也可以用于文本分类任务，即对文本表示中的词向量进行一维卷积以获得短语级别的</w:delText>
        </w:r>
        <w:r w:rsidDel="00087EBC">
          <w:rPr>
            <w:rFonts w:hint="eastAsia"/>
          </w:rPr>
          <w:delText>N-gram</w:delText>
        </w:r>
        <w:r w:rsidDel="00087EBC">
          <w:rPr>
            <w:rFonts w:hint="eastAsia"/>
          </w:rPr>
          <w:delText>语义特征</w:delText>
        </w:r>
        <w:r w:rsidDel="00087EBC">
          <w:rPr>
            <w:rStyle w:val="af1"/>
          </w:rPr>
          <w:fldChar w:fldCharType="begin"/>
        </w:r>
        <w:r w:rsidDel="00087EBC">
          <w:rPr>
            <w:rStyle w:val="af1"/>
          </w:rPr>
          <w:delInstrText xml:space="preserve"> ADDIN ZOTERO_ITEM CSL_CITATION {"citationID":"N9NaANcO","properties":{"formattedCitation":"\\super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[36]</w:delText>
        </w:r>
        <w:r w:rsidDel="00087EBC">
          <w:rPr>
            <w:rStyle w:val="af1"/>
          </w:rPr>
          <w:fldChar w:fldCharType="end"/>
        </w:r>
        <w:r w:rsidDel="00087EBC">
          <w:rPr>
            <w:rFonts w:hint="eastAsia"/>
          </w:rPr>
          <w:delText>。这种方法可以较好地学习到短语级别的语义，对于术语丰富的文本具有良好的效果。而在专利领域，</w:delText>
        </w:r>
        <w:r w:rsidDel="00087EBC">
          <w:rPr>
            <w:rFonts w:hint="eastAsia"/>
          </w:rPr>
          <w:delText>Li</w:delText>
        </w:r>
        <w:r w:rsidDel="00087EBC">
          <w:rPr>
            <w:rFonts w:hint="eastAsia"/>
          </w:rPr>
          <w:delText>等提出的</w:delText>
        </w:r>
        <w:r w:rsidDel="00087EBC">
          <w:rPr>
            <w:rFonts w:hint="eastAsia"/>
          </w:rPr>
          <w:delText>DeepPatent</w:delText>
        </w:r>
        <w:r w:rsidDel="00087EBC">
          <w:rPr>
            <w:rFonts w:hint="eastAsia"/>
          </w:rPr>
          <w:delText>模型也证实了这一点，该模型利用</w:delText>
        </w:r>
        <w:r w:rsidDel="00087EBC">
          <w:rPr>
            <w:rFonts w:hint="eastAsia"/>
          </w:rPr>
          <w:delText>CNN</w:delText>
        </w:r>
        <w:r w:rsidDel="00087EBC">
          <w:rPr>
            <w:rFonts w:hint="eastAsia"/>
          </w:rPr>
          <w:delText>结合预训练词向量，在</w:delText>
        </w:r>
        <w:r w:rsidDel="00087EBC">
          <w:rPr>
            <w:rFonts w:hint="eastAsia"/>
          </w:rPr>
          <w:delText>CLEF-IP</w:delText>
        </w:r>
        <w:r w:rsidDel="00087EBC">
          <w:rPr>
            <w:rFonts w:hint="eastAsia"/>
          </w:rPr>
          <w:delText>大规模专利数据集上提取权利要求书中的技术术语进行分类，其性能表现显著优于传统的</w:delText>
        </w:r>
        <w:r w:rsidDel="00087EBC">
          <w:rPr>
            <w:rFonts w:hint="eastAsia"/>
          </w:rPr>
          <w:delText>SVM</w:delText>
        </w:r>
        <w:r w:rsidDel="00087EBC">
          <w:rPr>
            <w:rFonts w:hint="eastAsia"/>
          </w:rPr>
          <w:delText>方法</w:delText>
        </w:r>
        <w:r w:rsidDel="00087EBC">
          <w:fldChar w:fldCharType="begin"/>
        </w:r>
        <w:r w:rsidDel="00087EBC">
          <w:delInstrText xml:space="preserve"> ADDIN ZOTERO_ITEM CSL_CITATION {"citationID":"UQfjaoGW","properties":{"formattedCitation":"\\super [37]\\nosupersub{}","plainCitation":"[37]","noteIndex":0},"citationItems":[{"id":103,"uris":["http://zotero.org/users/local/2JDDwpa7/items/FZARUNCI"],"itemData":{"id":103,"type":"article-journal","abstract":"Patent classification is an essential task in patent information management and patent knowledge mining. However, this task is still largely done manually due to the unsatisfactory performance of current algorithms. Recently, deep learning methods such as convolutional neural networks (CNN) have led to great progress in image processing, voice recognition, and speech recognition, which has yet to be applied to patent classification. We proposed DeepPatent, a deep learning algorithm for patent classification based on CNN and word vector embedding. We evaluated the algorithm on the standard patent classification benchmark dataset CLEF-IP and compared it with other algorithms in the CLEF-IP competition. Experiments showed that DeepPatent with automatic feature extraction achieved a classification precision of 83.98%, which outperformed all the existing algorithms that used the same information for training. Its performance is better than the state-of-art patent classifier with a precision of 83.50%, whose performance is, however, based on 4000 characters from the description section and a lot of feature engineering while DeepPatent only used the title and abstract information. DeepPatent is further tested on USPTO-2M, a patent classification benchmark data set that we contributed with 2,000,147 records after data cleaning of 2,679,443 USA raw utility patent documents in 637 categories at the subclass level. Our algorithms achieved a precision of 73.88%.","container-title":"Scientometrics","DOI":"10.1007/s11192-018-2905-5","ISSN":"1588-2861","issue":"2","journalAbbreviation":"Scientometrics","language":"en","page":"721-744","source":"Springer Link","title":"DeepPatent: patent classification with convolutional neural networks and word embedding","title-short":"DeepPatent","volume":"117","author":[{"family":"Li","given":"Shaobo"},{"family":"Hu","given":"Jie"},{"family":"Cui","given":"Yuxin"},{"family":"Hu","given":"Jianjun"}],"issued":{"date-parts":[["2018",11,1]]}}}],"schema":"https://github.com/citation-style-language/schema/raw/master/csl-citation.json"} </w:delInstrText>
        </w:r>
        <w:r w:rsidDel="00087EBC">
          <w:fldChar w:fldCharType="separate"/>
        </w:r>
        <w:r w:rsidDel="00087EBC">
          <w:rPr>
            <w:rFonts w:cs="Times New Roman"/>
            <w:kern w:val="0"/>
            <w:vertAlign w:val="superscript"/>
          </w:rPr>
          <w:delText>[37]</w:delText>
        </w:r>
        <w:r w:rsidDel="00087EBC">
          <w:fldChar w:fldCharType="end"/>
        </w:r>
        <w:r w:rsidDel="00087EBC">
          <w:rPr>
            <w:rFonts w:hint="eastAsia"/>
          </w:rPr>
          <w:delText>。</w:delText>
        </w:r>
      </w:del>
    </w:p>
    <w:p w14:paraId="137B2D76" w14:textId="70713276" w:rsidR="007D28D6" w:rsidDel="00087EBC" w:rsidRDefault="00000000">
      <w:pPr>
        <w:ind w:firstLine="480"/>
        <w:rPr>
          <w:del w:id="324" w:author="fei zhai" w:date="2026-05-04T20:14:00Z"/>
        </w:rPr>
      </w:pPr>
      <w:del w:id="325" w:author="fei zhai" w:date="2026-05-04T20:14:00Z">
        <w:r w:rsidDel="00087EBC">
          <w:rPr>
            <w:rFonts w:hint="eastAsia"/>
          </w:rPr>
          <w:delText>RNN</w:delText>
        </w:r>
        <w:r w:rsidDel="00087EBC">
          <w:rPr>
            <w:rFonts w:hint="eastAsia"/>
          </w:rPr>
          <w:delText>以及其改进版本</w:delText>
        </w:r>
        <w:r w:rsidDel="00087EBC">
          <w:rPr>
            <w:rFonts w:hint="eastAsia"/>
          </w:rPr>
          <w:delText>LSTM</w:delText>
        </w:r>
        <w:r w:rsidDel="00087EBC">
          <w:rPr>
            <w:rFonts w:hint="eastAsia"/>
          </w:rPr>
          <w:delText>也常用来解决文本序列问题，在每个时间戳上学习上下文信息，可以部分地捕捉到句级或段落级别的语义联系，而</w:delText>
        </w:r>
        <w:r w:rsidDel="00087EBC">
          <w:rPr>
            <w:rFonts w:hint="eastAsia"/>
          </w:rPr>
          <w:delText>LSTM</w:delText>
        </w:r>
        <w:r w:rsidDel="00087EBC">
          <w:rPr>
            <w:rFonts w:hint="eastAsia"/>
          </w:rPr>
          <w:delText>利用输入门、遗忘门、输出门等机制有效的缓解了传统的</w:delText>
        </w:r>
        <w:r w:rsidDel="00087EBC">
          <w:rPr>
            <w:rFonts w:hint="eastAsia"/>
          </w:rPr>
          <w:delText>RNN</w:delText>
        </w:r>
        <w:r w:rsidDel="00087EBC">
          <w:rPr>
            <w:rFonts w:hint="eastAsia"/>
          </w:rPr>
          <w:delText>易出现的梯度消失的问题</w:delText>
        </w:r>
        <w:r w:rsidDel="00087EBC">
          <w:rPr>
            <w:rStyle w:val="af1"/>
          </w:rPr>
          <w:fldChar w:fldCharType="begin"/>
        </w:r>
        <w:r w:rsidDel="00087EBC">
          <w:rPr>
            <w:rStyle w:val="af1"/>
          </w:rPr>
          <w:delInstrText xml:space="preserve"> ADDIN ZOTERO_ITEM CSL_CITATION {"citationID":"mN3vTjwN","properties":{"formattedCitation":"\\super [38]\\nosupersub{}","plainCitation":"[38]","noteIndex":0},"citationItems":[{"id":114,"uris":["http://zotero.org/users/local/2JDDwpa7/items/QTMAYQ4S"],"itemData":{"id":114,"type":"article-journal","abstract":"Learning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 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 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algorithms.","container-title":"Neural Computation","DOI":"10.1162/neco.1997.9.8.1735","ISSN":"0899-7667","issue":"8","journalAbbreviation":"Neural Comput","language":"en","page":"1735-1780","source":"Silverchair","title":"Long Short-Term Memory","volume":"9","author":[{"family":"Hochreiter","given":"Sepp"},{"family":"Schmidhuber","given":"Jürgen"}],"issued":{"date-parts":[["1997",11,15]]}}}],"schema":"https://github.com/citation-style-language/schema/raw/master/csl-citation.json"}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[38]</w:delText>
        </w:r>
        <w:r w:rsidDel="00087EBC">
          <w:rPr>
            <w:rStyle w:val="af1"/>
          </w:rPr>
          <w:fldChar w:fldCharType="end"/>
        </w:r>
        <w:r w:rsidDel="00087EBC">
          <w:rPr>
            <w:rFonts w:hint="eastAsia"/>
          </w:rPr>
          <w:delText>。对于如专利文本这样长且复杂的文档，</w:delText>
        </w:r>
        <w:r w:rsidDel="00087EBC">
          <w:rPr>
            <w:rFonts w:hint="eastAsia"/>
          </w:rPr>
          <w:delText>Yijun Xiao</w:delText>
        </w:r>
        <w:r w:rsidDel="00087EBC">
          <w:rPr>
            <w:rFonts w:hint="eastAsia"/>
          </w:rPr>
          <w:delText>指出此类模型一般比只考虑短距离邻近点的</w:delText>
        </w:r>
        <w:r w:rsidDel="00087EBC">
          <w:rPr>
            <w:rFonts w:hint="eastAsia"/>
          </w:rPr>
          <w:delText>KNN</w:delText>
        </w:r>
        <w:r w:rsidDel="00087EBC">
          <w:rPr>
            <w:rFonts w:hint="eastAsia"/>
          </w:rPr>
          <w:delText>更擅长学习整个序列的信息</w:delText>
        </w:r>
        <w:r w:rsidDel="00087EBC">
          <w:rPr>
            <w:rStyle w:val="af1"/>
          </w:rPr>
          <w:fldChar w:fldCharType="begin"/>
        </w:r>
        <w:r w:rsidDel="00087EBC">
          <w:rPr>
            <w:rStyle w:val="af1"/>
          </w:rPr>
          <w:delInstrText xml:space="preserve"> ADDIN ZOTERO_ITEM CSL_CITATION {"citationID":"a0NmiQ1Y","properties":{"formattedCitation":"\\super [39]\\nosupersub{}","plainCitation":"[39]","noteIndex":0},"citationItems":[{"id":107,"uris":["http://zotero.org/users/local/2JDDwpa7/items/NKFDXT7T"],"itemData":{"id":107,"type":"article","abstract":"Document classification tasks were primarily tackled at word level. Recent research that works with character-level inputs shows several benefits over word-level approaches such as natural incorporation of morphemes and better handling of rare words. We propose a neural network architecture that utilizes both convolution and recurrent layers to efficiently encode character inputs. We validate the proposed model on eight large scale document classification tasks and compare with character-level convolution-only models. It achieves comparable performances with much less parameters.","DOI":"10.48550/arXiv.1602.00367","note":"arXiv:1602.00367 [cs]","number":"arXiv:1602.00367","publisher":"arXiv","source":"arXiv.org","title":"Efficient Character-level Document Classification by Combining Convolution and Recurrent Layers","URL":"http://arxiv.org/abs/1602.00367","author":[{"family":"Xiao","given":"Yijun"},{"family":"Cho","given":"Kyunghyun"}],"accessed":{"date-parts":[["2026",3,17]]},"issued":{"date-parts":[["2016",2,1]]}}}],"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[39]</w:delText>
        </w:r>
        <w:r w:rsidDel="00087EBC">
          <w:rPr>
            <w:rStyle w:val="af1"/>
          </w:rPr>
          <w:fldChar w:fldCharType="end"/>
        </w:r>
        <w:r w:rsidDel="00087EBC">
          <w:rPr>
            <w:rFonts w:hint="eastAsia"/>
          </w:rPr>
          <w:delText>。但是这些模型具有时序性，无法做到并行计算，故耗时较长，而且随着文本越长，中间经过多次传递后的重要内容会逐渐丢失，进而影响对较长的专利文章进行表示的能力，限制了它们在长文本数据集上的表现</w:delText>
        </w:r>
        <w:r w:rsidDel="00087EBC">
          <w:rPr>
            <w:rStyle w:val="af1"/>
          </w:rPr>
          <w:fldChar w:fldCharType="begin"/>
        </w:r>
        <w:r w:rsidDel="00087EBC">
          <w:rPr>
            <w:rStyle w:val="af1"/>
          </w:rPr>
          <w:delInstrText xml:space="preserve"> ADDIN ZOTERO_ITEM CSL_CITATION {"citationID":"LhKkkUPy","properties":{"formattedCitation":"\\super [40]\\nosupersub{}","plainCitation":"[40]","noteIndex":0},"citationItems":[{"id":110,"uris":["http://zotero.org/users/local/2JDDwpa7/items/KRUJBNJ9"],"itemData":{"id":110,"type":"article-journal","abstract":"We construct walls of mass-deformed Kähler nonlinear sigma models on $SO(2N)/U(N)$, by using the moduli matrix formalism and the simple roots of $SO(2N)$. Penetrable walls are observed in the nonlinear sigma models on $SO(2N)/U(N)$ with $N&gt;3$.","container-title":"Physical Review D","DOI":"10.1103/PhysRevD.96.105017","ISSN":"2470-0010, 2470-0029","issue":"10","journalAbbreviation":"Phys. Rev. D","language":"en","note":"arXiv:1708.05243 [hep-th]","page":"105017","source":"arXiv.org","title":"Vacua and walls of mass-deformed Kähler nonlinear sigma models on $SO(2N)/U(N)$","volume":"96","author":[{"family":"Lee","given":"Bum-Hoon"},{"family":"Park","given":"Chanyong"},{"family":"Shin","given":"Sunyoung"}],"issued":{"date-parts":[["2017",11,27]]}}}],"schema":"https://github.com/citation-style-language/schema/raw/master/csl-citation.json"} </w:delInstrText>
        </w:r>
        <w:r w:rsidDel="00087EBC">
          <w:rPr>
            <w:rStyle w:val="af1"/>
          </w:rPr>
          <w:fldChar w:fldCharType="separate"/>
        </w:r>
        <w:r w:rsidDel="00087EBC">
          <w:rPr>
            <w:rFonts w:cs="Times New Roman"/>
            <w:kern w:val="0"/>
            <w:sz w:val="21"/>
            <w:vertAlign w:val="superscript"/>
          </w:rPr>
          <w:delText>[40]</w:delText>
        </w:r>
        <w:r w:rsidDel="00087EBC">
          <w:rPr>
            <w:rStyle w:val="af1"/>
          </w:rPr>
          <w:fldChar w:fldCharType="end"/>
        </w:r>
        <w:r w:rsidDel="00087EBC">
          <w:rPr>
            <w:rFonts w:hint="eastAsia"/>
          </w:rPr>
          <w:delText>。</w:delText>
        </w:r>
      </w:del>
    </w:p>
    <w:p w14:paraId="6667355E" w14:textId="0456E2C8" w:rsidR="007911B6" w:rsidRDefault="00000000">
      <w:pPr>
        <w:ind w:firstLine="480"/>
        <w:rPr>
          <w:ins w:id="326" w:author="fei zhai" w:date="2026-05-05T13:44:00Z"/>
        </w:rPr>
      </w:pPr>
      <w:del w:id="327" w:author="fei zhai" w:date="2026-05-05T13:33:00Z">
        <w:r w:rsidDel="007911B6">
          <w:rPr>
            <w:rFonts w:hint="eastAsia"/>
          </w:rPr>
          <w:delText>2017</w:delText>
        </w:r>
        <w:r w:rsidDel="007911B6">
          <w:rPr>
            <w:rFonts w:hint="eastAsia"/>
          </w:rPr>
          <w:delText>年</w:delText>
        </w:r>
        <w:r w:rsidDel="007911B6">
          <w:rPr>
            <w:rFonts w:hint="eastAsia"/>
          </w:rPr>
          <w:delText>Vaswani</w:delText>
        </w:r>
        <w:r w:rsidDel="007911B6">
          <w:rPr>
            <w:rFonts w:hint="eastAsia"/>
          </w:rPr>
          <w:delText>等人提出</w:delText>
        </w:r>
        <w:r w:rsidDel="007911B6">
          <w:rPr>
            <w:rFonts w:hint="eastAsia"/>
          </w:rPr>
          <w:delText>Transformer</w:delText>
        </w:r>
        <w:r w:rsidDel="007911B6">
          <w:rPr>
            <w:rFonts w:hint="eastAsia"/>
          </w:rPr>
          <w:delText>结构使自然语言处理研究取得重大突破，基于</w:delText>
        </w:r>
        <w:r w:rsidDel="007911B6">
          <w:rPr>
            <w:rFonts w:hint="eastAsia"/>
          </w:rPr>
          <w:delText>Self-Attention</w:delText>
        </w:r>
        <w:r w:rsidDel="007911B6">
          <w:rPr>
            <w:rFonts w:hint="eastAsia"/>
          </w:rPr>
          <w:delText>的预训练语言模型（</w:delText>
        </w:r>
        <w:r w:rsidDel="007911B6">
          <w:rPr>
            <w:rFonts w:hint="eastAsia"/>
          </w:rPr>
          <w:delText>PLM</w:delText>
        </w:r>
        <w:r w:rsidDel="007911B6">
          <w:rPr>
            <w:rFonts w:hint="eastAsia"/>
          </w:rPr>
          <w:delText>）可以同时进行计算并且能够发现任意位置词与词之间的关联，在文本分类中效果更好</w:delText>
        </w:r>
        <w:r w:rsidDel="007911B6">
          <w:rPr>
            <w:rStyle w:val="af1"/>
          </w:rPr>
          <w:fldChar w:fldCharType="begin"/>
        </w:r>
        <w:r w:rsidDel="007911B6">
          <w:rPr>
            <w:rStyle w:val="af1"/>
          </w:rPr>
          <w:delInstrText xml:space="preserve"> ADDIN ZOTERO_ITEM CSL_CITATION {"citationID":"YyJMrvK9","properties":{"formattedCitation":"\\super [41]\\nosupersub{}","plainCitation":"[41]","noteIndex":0},"citationItems":[{"id":116,"uris":["http://zotero.org/users/local/2JDDwpa7/items/5QUF7L47"],"itemData":{"id":116,"type":"paper-conference","container-title":"Advances in Neural Information Processing Systems","language":"en","publisher":"Curran Associates, Inc.","source":"Neural Information Processing Systems","title":"Attention is All you Need","URL":"https://papers.nips.cc/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N"},{"family":"Kaiser","given":"Ł","dropping-particle":"ukasz"},{"family":"Polosukhin","given":"Illia"}],"accessed":{"date-parts":[["2026",3,17]]},"issued":{"date-parts":[["2017"]]}}}],"schema":"https://github.com/citation-style-language/schema/raw/master/csl-citation.json"} </w:delInstrText>
        </w:r>
        <w:r w:rsidDel="007911B6">
          <w:rPr>
            <w:rStyle w:val="af1"/>
          </w:rPr>
          <w:fldChar w:fldCharType="separate"/>
        </w:r>
        <w:r w:rsidDel="007911B6">
          <w:rPr>
            <w:rFonts w:cs="Times New Roman"/>
            <w:kern w:val="0"/>
            <w:sz w:val="21"/>
            <w:vertAlign w:val="superscript"/>
          </w:rPr>
          <w:delText>[41]</w:delText>
        </w:r>
        <w:r w:rsidDel="007911B6">
          <w:rPr>
            <w:rStyle w:val="af1"/>
          </w:rPr>
          <w:fldChar w:fldCharType="end"/>
        </w:r>
        <w:r w:rsidDel="007911B6">
          <w:rPr>
            <w:rFonts w:hint="eastAsia"/>
          </w:rPr>
          <w:delText>。</w:delText>
        </w:r>
      </w:del>
      <w:ins w:id="328" w:author="fei zhai" w:date="2026-05-05T13:35:00Z">
        <w:r w:rsidR="007911B6">
          <w:rPr>
            <w:rFonts w:hint="eastAsia"/>
          </w:rPr>
          <w:t>预训练模型</w:t>
        </w:r>
      </w:ins>
      <w:ins w:id="329" w:author="fei zhai" w:date="2026-05-05T13:36:00Z">
        <w:r w:rsidR="007911B6">
          <w:rPr>
            <w:rFonts w:hint="eastAsia"/>
          </w:rPr>
          <w:t>逐渐</w:t>
        </w:r>
      </w:ins>
      <w:ins w:id="330" w:author="fei zhai" w:date="2026-05-05T13:33:00Z">
        <w:r w:rsidR="007911B6">
          <w:t>向垂直领域专用预训练模型</w:t>
        </w:r>
      </w:ins>
      <w:ins w:id="331" w:author="fei zhai" w:date="2026-05-05T13:35:00Z">
        <w:r w:rsidR="007911B6">
          <w:rPr>
            <w:rFonts w:hint="eastAsia"/>
          </w:rPr>
          <w:t>发展</w:t>
        </w:r>
      </w:ins>
      <w:ins w:id="332" w:author="fei zhai" w:date="2026-05-05T13:33:00Z">
        <w:r w:rsidR="007911B6">
          <w:t>。</w:t>
        </w:r>
      </w:ins>
      <w:ins w:id="333" w:author="fei zhai" w:date="2026-05-05T13:39:00Z">
        <w:r w:rsidR="007911B6">
          <w:rPr>
            <w:rFonts w:hint="eastAsia"/>
          </w:rPr>
          <w:t>针对专利文本特有的层级结构与语义复杂性，研究界提出了多种改进模型。</w:t>
        </w:r>
      </w:ins>
      <w:ins w:id="334" w:author="fei zhai" w:date="2026-05-05T13:38:00Z">
        <w:r w:rsidR="007911B6">
          <w:rPr>
            <w:rFonts w:hint="eastAsia"/>
          </w:rPr>
          <w:t>Lee</w:t>
        </w:r>
        <w:r w:rsidR="007911B6">
          <w:rPr>
            <w:rFonts w:hint="eastAsia"/>
          </w:rPr>
          <w:t>等提出的</w:t>
        </w:r>
        <w:proofErr w:type="spellStart"/>
        <w:r w:rsidR="007911B6">
          <w:rPr>
            <w:rFonts w:hint="eastAsia"/>
          </w:rPr>
          <w:t>PatentBERT</w:t>
        </w:r>
        <w:proofErr w:type="spellEnd"/>
        <w:r w:rsidR="007911B6">
          <w:rPr>
            <w:rFonts w:hint="eastAsia"/>
          </w:rPr>
          <w:t>是在大量专利文献上进行领域适应性预训练，使它能更好地理解专业技术词汇，在</w:t>
        </w:r>
        <w:r w:rsidR="007911B6">
          <w:rPr>
            <w:rFonts w:hint="eastAsia"/>
          </w:rPr>
          <w:t>IPC</w:t>
        </w:r>
        <w:r w:rsidR="007911B6">
          <w:rPr>
            <w:rFonts w:hint="eastAsia"/>
          </w:rPr>
          <w:t>和</w:t>
        </w:r>
        <w:r w:rsidR="007911B6">
          <w:rPr>
            <w:rFonts w:hint="eastAsia"/>
          </w:rPr>
          <w:t>CPC</w:t>
        </w:r>
        <w:r w:rsidR="007911B6">
          <w:rPr>
            <w:rFonts w:hint="eastAsia"/>
          </w:rPr>
          <w:t>分类上</w:t>
        </w:r>
        <w:proofErr w:type="spellStart"/>
        <w:r w:rsidR="007911B6">
          <w:rPr>
            <w:rFonts w:hint="eastAsia"/>
          </w:rPr>
          <w:t>PatentBERT</w:t>
        </w:r>
        <w:proofErr w:type="spellEnd"/>
        <w:r w:rsidR="007911B6">
          <w:rPr>
            <w:rFonts w:hint="eastAsia"/>
          </w:rPr>
          <w:t>也表现良好</w:t>
        </w:r>
        <w:r w:rsidR="007911B6">
          <w:rPr>
            <w:rStyle w:val="af1"/>
          </w:rPr>
          <w:fldChar w:fldCharType="begin"/>
        </w:r>
        <w:r w:rsidR="007911B6">
          <w:rPr>
            <w:rStyle w:val="af1"/>
          </w:rPr>
          <w:instrText xml:space="preserve"> ADDIN ZOTERO_ITEM CSL_CITATION {"citationID":"lIfH5K6a","properties":{"formattedCitation":"\\super [43]\\nosupersub{}","plainCitation":"[43]","noteIndex":0},"citationItems":[{"id":123,"uris":["http://zotero.org/users/local/2JDDwpa7/items/MDX4E2NX"],"itemData":{"id":123,"type":"article","abstract":"In this work we focus on fine-tuning a pre-trained BERT model and applying it to patent classification. When applied to large datasets of over two millions patents, our approach outperforms the state of the art by an approach using CNN with word embeddings. In addition, we focus on patent claims without other parts in patent documents. Our contributions include: (1) a new state-of-the-art method based on pre-trained BERT model and fine-tuning for patent classification, (2) a large dataset USPTO-3M at the CPC subclass level with SQL statements that can be used by future researchers, (3) showing that patent claims alone are sufficient for classification task, in contrast to conventional wisdom.","DOI":"10.48550/arXiv.1906.02124","language":"en","note":"arXiv:1906.02124 [cs]","number":"arXiv:1906.02124","publisher":"arXiv","source":"arXiv.org","title":"PatentBERT: Patent Classification with Fine-Tuning a pre-trained BERT Model","title-short":"PatentBERT","URL":"http://arxiv.org/abs/1906.02124","author":[{"family":"Lee","given":"Jieh-Sheng"},{"family":"Hsiang","given":"Jieh"}],"accessed":{"date-parts":[["2026",3,17]]},"issued":{"date-parts":[["2019",7,1]]}}}],"schema":"https://github.com/citation-style-language/schema/raw/master/csl-citation.json"} </w:instrText>
        </w:r>
        <w:r w:rsidR="007911B6">
          <w:rPr>
            <w:rStyle w:val="af1"/>
          </w:rPr>
          <w:fldChar w:fldCharType="separate"/>
        </w:r>
        <w:r w:rsidR="007911B6">
          <w:rPr>
            <w:rFonts w:cs="Times New Roman"/>
            <w:kern w:val="0"/>
            <w:sz w:val="21"/>
            <w:vertAlign w:val="superscript"/>
          </w:rPr>
          <w:t>[</w:t>
        </w:r>
      </w:ins>
      <w:ins w:id="335" w:author="fei zhai" w:date="2026-05-06T18:53:00Z">
        <w:r w:rsidR="00177084">
          <w:rPr>
            <w:rFonts w:cs="Times New Roman"/>
            <w:kern w:val="0"/>
            <w:sz w:val="21"/>
            <w:vertAlign w:val="superscript"/>
          </w:rPr>
          <w:t>26</w:t>
        </w:r>
      </w:ins>
      <w:ins w:id="336" w:author="fei zhai" w:date="2026-05-05T13:38:00Z">
        <w:r w:rsidR="007911B6">
          <w:rPr>
            <w:rFonts w:cs="Times New Roman"/>
            <w:kern w:val="0"/>
            <w:sz w:val="21"/>
            <w:vertAlign w:val="superscript"/>
          </w:rPr>
          <w:t>]</w:t>
        </w:r>
        <w:r w:rsidR="007911B6">
          <w:rPr>
            <w:rStyle w:val="af1"/>
          </w:rPr>
          <w:fldChar w:fldCharType="end"/>
        </w:r>
        <w:r w:rsidR="007911B6">
          <w:rPr>
            <w:rFonts w:hint="eastAsia"/>
          </w:rPr>
          <w:t>。</w:t>
        </w:r>
      </w:ins>
      <w:moveToRangeStart w:id="337" w:author="fei zhai" w:date="2026-05-05T13:39:00Z" w:name="move228880807"/>
      <w:proofErr w:type="spellStart"/>
      <w:moveTo w:id="338" w:author="fei zhai" w:date="2026-05-05T13:39:00Z">
        <w:r w:rsidR="007911B6">
          <w:rPr>
            <w:rFonts w:hint="eastAsia"/>
          </w:rPr>
          <w:t>Bekamiri</w:t>
        </w:r>
        <w:proofErr w:type="spellEnd"/>
        <w:r w:rsidR="007911B6">
          <w:rPr>
            <w:rFonts w:hint="eastAsia"/>
          </w:rPr>
          <w:t>团队设计的</w:t>
        </w:r>
        <w:proofErr w:type="spellStart"/>
        <w:r w:rsidR="007911B6">
          <w:rPr>
            <w:rFonts w:hint="eastAsia"/>
          </w:rPr>
          <w:t>PatentSBERTa</w:t>
        </w:r>
        <w:proofErr w:type="spellEnd"/>
        <w:r w:rsidR="007911B6">
          <w:rPr>
            <w:rFonts w:hint="eastAsia"/>
          </w:rPr>
          <w:t>基于</w:t>
        </w:r>
        <w:r w:rsidR="007911B6">
          <w:rPr>
            <w:rFonts w:hint="eastAsia"/>
          </w:rPr>
          <w:t>Sentence-BERT</w:t>
        </w:r>
        <w:r w:rsidR="007911B6">
          <w:rPr>
            <w:rFonts w:hint="eastAsia"/>
          </w:rPr>
          <w:t>架构，生成的句向量足以胜任基于语义相似度的多标签分类及检索任务</w:t>
        </w:r>
        <w:r w:rsidR="007911B6">
          <w:rPr>
            <w:rStyle w:val="af1"/>
          </w:rPr>
          <w:fldChar w:fldCharType="begin"/>
        </w:r>
        <w:r w:rsidR="007911B6">
          <w:rPr>
            <w:rStyle w:val="af1"/>
          </w:rPr>
          <w:instrText xml:space="preserve"> ADDIN ZOTERO_ITEM CSL_CITATION {"citationID":"IV7pu0Go","properties":{"formattedCitation":"\\super [44]\\nosupersub{}","plainCitation":"[44]","noteIndex":0},"citationItems":[{"id":126,"uris":["http://zotero.org/users/local/2JDDwpa7/items/L8WW3LRN"],"itemData":{"id":126,"type":"article","abstract":"This study provides an efficient approach for using text data to calculate patent-to-patent (p2p) technological similarity, and presents a hybrid framework for leveraging the resulting p2p similarity for applications such as semantic search and automated patent classification. We create embeddings using Sentence-BERT (SBERT) based on patent claims. We leverage SBERTs efficiency in creating embedding distance measures to map p2p similarity in large sets of patent data. We deploy our framework for classification with a simple Nearest Neighbors (KNN) model that predicts Cooperative Patent Classification (CPC) of a patent based on the class assignment of the K patents with the highest p2p similarity. We thereby validate that the p2p similarity captures their technological features in terms of CPC overlap, and at the same demonstrate the usefulness of this approach for automatic patent classification based on text data. Furthermore, the presented classification framework is simple and the results easy to interpret and evaluate by end-users. In the out-of-sample model validation, we are able to perform a multi-label prediction of all assigned CPC classes on the subclass (663) level on 1,492,294 patents with an accuracy of 54% and F1 score &gt; 66%, which suggests that our model outperforms the current state-of-the-art in text-based multi-label and multi-class patent classification. We furthermore discuss the applicability of the presented framework for semantic IP search, patent landscaping, and technology intelligence. We finally point towards a future research agenda for leveraging multi-source patent embeddings, their appropriateness across applications, as well as to improve and validate patent embeddings by creating domain-expert curated Semantic Textual Similarity (STS) benchmark datasets.","DOI":"10.48550/arXiv.2103.11933","language":"en","note":"arXiv:2103.11933 [cs]","number":"arXiv:2103.11933","publisher":"arXiv","source":"arXiv.org","title":"PatentSBERTa: A Deep NLP based Hybrid Model for Patent Distance and Classification using Augmented SBERT","title-short":"PatentSBERTa","URL":"http://arxiv.org/abs/2103.11933","author":[{"family":"Bekamiri","given":"Hamid"},{"family":"Hain","given":"Daniel S."},{"family":"Jurowetzki","given":"Roman"}],"accessed":{"date-parts":[["2026",3,17]]},"issued":{"date-parts":[["2021",10,17]]}}}],"schema":"https://github.com/citation-style-language/schema/raw/master/csl-citation.json"} </w:instrText>
        </w:r>
        <w:r w:rsidR="007911B6">
          <w:rPr>
            <w:rStyle w:val="af1"/>
          </w:rPr>
          <w:fldChar w:fldCharType="separate"/>
        </w:r>
        <w:r w:rsidR="007911B6">
          <w:rPr>
            <w:rFonts w:cs="Times New Roman"/>
            <w:kern w:val="0"/>
            <w:sz w:val="21"/>
            <w:vertAlign w:val="superscript"/>
          </w:rPr>
          <w:t>[</w:t>
        </w:r>
        <w:del w:id="339" w:author="fei zhai" w:date="2026-05-06T18:53:00Z">
          <w:r w:rsidR="007911B6" w:rsidDel="00177084">
            <w:rPr>
              <w:rFonts w:cs="Times New Roman"/>
              <w:kern w:val="0"/>
              <w:sz w:val="21"/>
              <w:vertAlign w:val="superscript"/>
            </w:rPr>
            <w:delText>44</w:delText>
          </w:r>
        </w:del>
      </w:moveTo>
      <w:ins w:id="340" w:author="fei zhai" w:date="2026-05-06T18:53:00Z">
        <w:r w:rsidR="00177084">
          <w:rPr>
            <w:rFonts w:cs="Times New Roman"/>
            <w:kern w:val="0"/>
            <w:sz w:val="21"/>
            <w:vertAlign w:val="superscript"/>
          </w:rPr>
          <w:t>27</w:t>
        </w:r>
      </w:ins>
      <w:moveTo w:id="341" w:author="fei zhai" w:date="2026-05-05T13:39:00Z">
        <w:r w:rsidR="007911B6">
          <w:rPr>
            <w:rFonts w:cs="Times New Roman"/>
            <w:kern w:val="0"/>
            <w:sz w:val="21"/>
            <w:vertAlign w:val="superscript"/>
          </w:rPr>
          <w:t>]</w:t>
        </w:r>
        <w:r w:rsidR="007911B6">
          <w:rPr>
            <w:rStyle w:val="af1"/>
          </w:rPr>
          <w:fldChar w:fldCharType="end"/>
        </w:r>
        <w:r w:rsidR="007911B6">
          <w:rPr>
            <w:rFonts w:hint="eastAsia"/>
          </w:rPr>
          <w:t>。</w:t>
        </w:r>
        <w:proofErr w:type="spellStart"/>
        <w:r w:rsidR="007911B6">
          <w:rPr>
            <w:rFonts w:hint="eastAsia"/>
          </w:rPr>
          <w:t>RoBERTa</w:t>
        </w:r>
        <w:proofErr w:type="spellEnd"/>
        <w:r w:rsidR="007911B6">
          <w:rPr>
            <w:rFonts w:hint="eastAsia"/>
          </w:rPr>
          <w:t>则通过剔除</w:t>
        </w:r>
        <w:r w:rsidR="007911B6">
          <w:rPr>
            <w:rFonts w:hint="eastAsia"/>
          </w:rPr>
          <w:t>NSP</w:t>
        </w:r>
        <w:r w:rsidR="007911B6">
          <w:rPr>
            <w:rFonts w:hint="eastAsia"/>
          </w:rPr>
          <w:t>任务、引入动态掩码并扩大</w:t>
        </w:r>
        <w:r w:rsidR="007911B6">
          <w:rPr>
            <w:rFonts w:hint="eastAsia"/>
          </w:rPr>
          <w:t>Batch Size</w:t>
        </w:r>
        <w:r w:rsidR="007911B6">
          <w:rPr>
            <w:rFonts w:hint="eastAsia"/>
          </w:rPr>
          <w:t>，显著增强了多标签专利分类的鲁棒性</w:t>
        </w:r>
        <w:r w:rsidR="007911B6">
          <w:rPr>
            <w:rStyle w:val="af1"/>
          </w:rPr>
          <w:fldChar w:fldCharType="begin"/>
        </w:r>
        <w:r w:rsidR="007911B6">
          <w:rPr>
            <w:rStyle w:val="af1"/>
          </w:rPr>
          <w:instrText xml:space="preserve"> ADDIN ZOTERO_ITEM CSL_CITATION {"citationID":"6Vh8VG3m","properties":{"formattedCitation":"\\super [45]\\nosupersub{}","plainCitation":"[45]","noteIndex":0},"citationItems":[{"id":118,"uris":["http://zotero.org/users/local/2JDDwpa7/items/JY5YSH6A"],"itemData":{"id":118,"type":"article","abstract":"Language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code.","DOI":"10.48550/arXiv.1907.11692","language":"en","note":"arXiv:1907.11692 [cs]","number":"arXiv:1907.11692","publisher":"arXiv","source":"arXiv.org","title":"RoBERTa: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2026",3,17]]},"issued":{"date-parts":[["2019",7,26]]}}}],"schema":"https://github.com/citation-style-language/schema/raw/master/csl-citation.json"} </w:instrText>
        </w:r>
        <w:r w:rsidR="007911B6">
          <w:rPr>
            <w:rStyle w:val="af1"/>
          </w:rPr>
          <w:fldChar w:fldCharType="separate"/>
        </w:r>
        <w:r w:rsidR="007911B6">
          <w:rPr>
            <w:rFonts w:cs="Times New Roman"/>
            <w:kern w:val="0"/>
            <w:sz w:val="21"/>
            <w:vertAlign w:val="superscript"/>
          </w:rPr>
          <w:t>[</w:t>
        </w:r>
        <w:del w:id="342" w:author="fei zhai" w:date="2026-05-06T18:54:00Z">
          <w:r w:rsidR="007911B6" w:rsidDel="00177084">
            <w:rPr>
              <w:rFonts w:cs="Times New Roman"/>
              <w:kern w:val="0"/>
              <w:sz w:val="21"/>
              <w:vertAlign w:val="superscript"/>
            </w:rPr>
            <w:delText>45</w:delText>
          </w:r>
        </w:del>
      </w:moveTo>
      <w:ins w:id="343" w:author="fei zhai" w:date="2026-05-06T18:54:00Z">
        <w:r w:rsidR="00177084">
          <w:rPr>
            <w:rFonts w:cs="Times New Roman"/>
            <w:kern w:val="0"/>
            <w:sz w:val="21"/>
            <w:vertAlign w:val="superscript"/>
          </w:rPr>
          <w:t>28</w:t>
        </w:r>
      </w:ins>
      <w:moveTo w:id="344" w:author="fei zhai" w:date="2026-05-05T13:39:00Z">
        <w:r w:rsidR="007911B6">
          <w:rPr>
            <w:rFonts w:cs="Times New Roman"/>
            <w:kern w:val="0"/>
            <w:sz w:val="21"/>
            <w:vertAlign w:val="superscript"/>
          </w:rPr>
          <w:t>]</w:t>
        </w:r>
        <w:r w:rsidR="007911B6">
          <w:rPr>
            <w:rStyle w:val="af1"/>
          </w:rPr>
          <w:fldChar w:fldCharType="end"/>
        </w:r>
        <w:r w:rsidR="007911B6">
          <w:rPr>
            <w:rFonts w:hint="eastAsia"/>
          </w:rPr>
          <w:t>。而在处理长文本依赖方面，</w:t>
        </w:r>
        <w:proofErr w:type="spellStart"/>
        <w:r w:rsidR="007911B6">
          <w:rPr>
            <w:rFonts w:hint="eastAsia"/>
          </w:rPr>
          <w:t>XLNet</w:t>
        </w:r>
        <w:proofErr w:type="spellEnd"/>
        <w:r w:rsidR="007911B6">
          <w:rPr>
            <w:rFonts w:hint="eastAsia"/>
          </w:rPr>
          <w:t>凭借自回归预训练方式，性能表现甚至优于</w:t>
        </w:r>
        <w:del w:id="345" w:author="fei zhai" w:date="2026-05-06T18:48:00Z">
          <w:r w:rsidR="007911B6" w:rsidDel="00177084">
            <w:rPr>
              <w:rFonts w:hint="eastAsia"/>
            </w:rPr>
            <w:delText xml:space="preserve"> </w:delText>
          </w:r>
        </w:del>
        <w:r w:rsidR="007911B6">
          <w:rPr>
            <w:rFonts w:hint="eastAsia"/>
          </w:rPr>
          <w:t>BERT</w:t>
        </w:r>
        <w:r w:rsidR="007911B6">
          <w:rPr>
            <w:rStyle w:val="af1"/>
          </w:rPr>
          <w:fldChar w:fldCharType="begin"/>
        </w:r>
        <w:r w:rsidR="007911B6">
          <w:rPr>
            <w:rStyle w:val="af1"/>
          </w:rPr>
          <w:instrText xml:space="preserve"> ADDIN ZOTERO_ITEM CSL_CITATION {"citationID":"RjZDE5Hh","properties":{"formattedCitation":"\\super [46]\\nosupersub{}","plainCitation":"[46]","noteIndex":0},"citationItems":[{"id":121,"uris":["http://zotero.org/users/local/2JDDwpa7/items/VWJJDQPX"],"itemData":{"id":121,"type":"paper-conference","container-title":"Advances in Neural Information Processing Systems","language":"en","publisher":"Curran Associates, Inc.","source":"Neural Information Processing Systems","title":"XLNet: Generalized Autoregressive Pretraining for Language Understanding","title-short":"XLNet","URL":"https://proceedings.neurips.cc/paper_files/paper/2019/hash/dc6a7e655d7e5840e66733e9ee67cc69-Abstract.html","volume":"32","author":[{"family":"Yang","given":"Zhilin"},{"family":"Dai","given":"Zihang"},{"family":"Yang","given":"Yiming"},{"family":"Carbonell","given":"Jaime"},{"family":"Salakhutdinov","given":"Russ R"},{"family":"Le","given":"Quoc V"}],"accessed":{"date-parts":[["2026",3,17]]},"issued":{"date-parts":[["2019"]]}}}],"schema":"https://github.com/citation-style-language/schema/raw/master/csl-citation.json"} </w:instrText>
        </w:r>
        <w:r w:rsidR="007911B6">
          <w:rPr>
            <w:rStyle w:val="af1"/>
          </w:rPr>
          <w:fldChar w:fldCharType="separate"/>
        </w:r>
        <w:r w:rsidR="007911B6">
          <w:rPr>
            <w:rFonts w:cs="Times New Roman"/>
            <w:kern w:val="0"/>
            <w:sz w:val="21"/>
            <w:vertAlign w:val="superscript"/>
          </w:rPr>
          <w:t>[</w:t>
        </w:r>
        <w:del w:id="346" w:author="fei zhai" w:date="2026-05-06T18:54:00Z">
          <w:r w:rsidR="007911B6" w:rsidDel="00177084">
            <w:rPr>
              <w:rFonts w:cs="Times New Roman"/>
              <w:kern w:val="0"/>
              <w:sz w:val="21"/>
              <w:vertAlign w:val="superscript"/>
            </w:rPr>
            <w:delText>46</w:delText>
          </w:r>
        </w:del>
      </w:moveTo>
      <w:ins w:id="347" w:author="fei zhai" w:date="2026-05-06T18:54:00Z">
        <w:r w:rsidR="00177084">
          <w:rPr>
            <w:rFonts w:cs="Times New Roman"/>
            <w:kern w:val="0"/>
            <w:sz w:val="21"/>
            <w:vertAlign w:val="superscript"/>
          </w:rPr>
          <w:t>29</w:t>
        </w:r>
      </w:ins>
      <w:moveTo w:id="348" w:author="fei zhai" w:date="2026-05-05T13:39:00Z">
        <w:r w:rsidR="007911B6">
          <w:rPr>
            <w:rFonts w:cs="Times New Roman"/>
            <w:kern w:val="0"/>
            <w:sz w:val="21"/>
            <w:vertAlign w:val="superscript"/>
          </w:rPr>
          <w:t>]</w:t>
        </w:r>
        <w:r w:rsidR="007911B6">
          <w:rPr>
            <w:rStyle w:val="af1"/>
          </w:rPr>
          <w:fldChar w:fldCharType="end"/>
        </w:r>
        <w:r w:rsidR="007911B6">
          <w:rPr>
            <w:rFonts w:hint="eastAsia"/>
          </w:rPr>
          <w:t>。</w:t>
        </w:r>
      </w:moveTo>
      <w:moveToRangeEnd w:id="337"/>
      <w:proofErr w:type="spellStart"/>
      <w:ins w:id="349" w:author="fei zhai" w:date="2026-05-05T13:44:00Z">
        <w:r w:rsidR="00945A52" w:rsidRPr="00945A52">
          <w:rPr>
            <w:rFonts w:hint="eastAsia"/>
          </w:rPr>
          <w:t>Xie</w:t>
        </w:r>
        <w:proofErr w:type="spellEnd"/>
        <w:r w:rsidR="00945A52" w:rsidRPr="00945A52">
          <w:rPr>
            <w:rFonts w:hint="eastAsia"/>
          </w:rPr>
          <w:t>等构建的专利专用对比学习模型则通过引入对比学习，在预训练阶段强化对硬负样本的判别能力，显著增强了模型对“有源”与“无源”等语义高度相似医疗器械类别的区分度</w:t>
        </w:r>
      </w:ins>
      <w:ins w:id="350" w:author="fei zhai" w:date="2026-05-06T18:54:00Z">
        <w:r w:rsidR="00177084" w:rsidRPr="00177084">
          <w:rPr>
            <w:rFonts w:hint="eastAsia"/>
            <w:highlight w:val="yellow"/>
            <w:rPrChange w:id="351" w:author="fei zhai" w:date="2026-05-06T18:54:00Z">
              <w:rPr>
                <w:rFonts w:hint="eastAsia"/>
              </w:rPr>
            </w:rPrChange>
          </w:rPr>
          <w:t>[</w:t>
        </w:r>
        <w:r w:rsidR="00177084" w:rsidRPr="00177084">
          <w:rPr>
            <w:highlight w:val="yellow"/>
            <w:rPrChange w:id="352" w:author="fei zhai" w:date="2026-05-06T18:54:00Z">
              <w:rPr/>
            </w:rPrChange>
          </w:rPr>
          <w:t>12]</w:t>
        </w:r>
      </w:ins>
      <w:ins w:id="353" w:author="fei zhai" w:date="2026-05-05T13:44:00Z">
        <w:r w:rsidR="00945A52">
          <w:rPr>
            <w:rFonts w:hint="eastAsia"/>
          </w:rPr>
          <w:t>。</w:t>
        </w:r>
      </w:ins>
    </w:p>
    <w:p w14:paraId="0DD200E3" w14:textId="322DECDD" w:rsidR="00BF1EFE" w:rsidRDefault="00BF1EFE">
      <w:pPr>
        <w:pStyle w:val="3"/>
        <w:numPr>
          <w:ilvl w:val="2"/>
          <w:numId w:val="1"/>
        </w:numPr>
        <w:rPr>
          <w:ins w:id="354" w:author="fei zhai" w:date="2026-05-05T13:47:00Z"/>
        </w:rPr>
        <w:pPrChange w:id="355" w:author="fei zhai" w:date="2026-05-05T13:47:00Z">
          <w:pPr>
            <w:ind w:firstLine="480"/>
          </w:pPr>
        </w:pPrChange>
      </w:pPr>
      <w:ins w:id="356" w:author="fei zhai" w:date="2026-05-05T13:47:00Z">
        <w:r>
          <w:rPr>
            <w:rFonts w:hint="eastAsia"/>
          </w:rPr>
          <w:t>层次化文本分类技术</w:t>
        </w:r>
      </w:ins>
      <w:ins w:id="357" w:author="fei zhai" w:date="2026-05-05T13:48:00Z">
        <w:r>
          <w:rPr>
            <w:rFonts w:hint="eastAsia"/>
          </w:rPr>
          <w:t>的</w:t>
        </w:r>
      </w:ins>
      <w:ins w:id="358" w:author="fei zhai" w:date="2026-05-05T13:55:00Z">
        <w:r w:rsidR="0047039B">
          <w:rPr>
            <w:rFonts w:hint="eastAsia"/>
          </w:rPr>
          <w:t>发展</w:t>
        </w:r>
      </w:ins>
    </w:p>
    <w:p w14:paraId="4C78BDDC" w14:textId="5F30EE73" w:rsidR="00BF1EFE" w:rsidRDefault="00BF1EFE" w:rsidP="00BF1EFE">
      <w:pPr>
        <w:ind w:firstLine="480"/>
        <w:rPr>
          <w:ins w:id="359" w:author="fei zhai" w:date="2026-05-05T13:47:00Z"/>
        </w:rPr>
      </w:pPr>
      <w:ins w:id="360" w:author="fei zhai" w:date="2026-05-05T13:50:00Z">
        <w:r>
          <w:rPr>
            <w:rFonts w:hint="eastAsia"/>
          </w:rPr>
          <w:t>针对专利文本特有的层级结构与语义复杂性，研究界提出了多种改进模型。相较于前述方法，</w:t>
        </w:r>
        <w:r>
          <w:rPr>
            <w:rFonts w:hint="eastAsia"/>
          </w:rPr>
          <w:t>He Zhu</w:t>
        </w:r>
        <w:r>
          <w:rPr>
            <w:rFonts w:hint="eastAsia"/>
          </w:rPr>
          <w:t>构建的层级感知树同构网络</w:t>
        </w:r>
        <w:proofErr w:type="spellStart"/>
        <w:r>
          <w:rPr>
            <w:rFonts w:hint="eastAsia"/>
          </w:rPr>
          <w:t>HiTIN</w:t>
        </w:r>
        <w:proofErr w:type="spellEnd"/>
        <w:r>
          <w:rPr>
            <w:rFonts w:hint="eastAsia"/>
          </w:rPr>
          <w:t>更注重层级逻辑，该架构利用结构编码器将层级信息嵌入文本表示，确保模型在预测子组时能感知主组信息，从而攻克了层级分类中的逻辑一致性难题</w:t>
        </w:r>
        <w:r>
          <w:fldChar w:fldCharType="begin"/>
        </w:r>
        <w:r>
          <w:instrText xml:space="preserve"> ADDIN ZOTERO_ITEM CSL_CITATION {"citationID":"em9hL1Kr","properties":{"formattedCitation":"\\super [47]\\nosupersub{}","plainCitation":"[47]","noteIndex":0},"citationItems":[{"id":130,"uris":["http://zotero.org/users/local/2JDDwpa7/items/PMU7IT9K"],"itemData":{"id":130,"type":"paper-conference","abstract":"Hierarchical text classification (HTC) is a challenging subtask of multi-label classification as the labels form a complex hierarchical structure. Existing dual-encoder methods in HTC achieve weak performance gains with huge memory overheads and their structure encoders heavily rely on domain knowledge. Under such observation, we tend to investigate the feasibility of a memory-friendly model with strong generalization capability that could boost the performance of HTC without prior statistics or label semantics. In this paper, we propose Hierarchy-aware Tree Isomorphism Network (HiTIN) to enhance the text representations with only syntactic information of the label hierarchy. Specifically, we convert the label hierarchy into an unweighted tree structure, termed coding tree, with the guidance of structural entropy. Then we design a structure encoder to incorporate hierarchy-aware information in the coding tree into text representations. Besides the text encoder, HiTIN only contains a few multi-layer perceptions and linear transformations, which greatly saves memory. We conduct experiments on three commonly used datasets and the results demonstrate that HiTIN could achieve better test performance and less memory consumption than state-of-the-art (SOTA) methods.","container-title":"Proceedings of the 61st Annual Meeting of the Association for Computational Linguistics (Volume 1: Long Papers)","DOI":"10.18653/v1/2023.acl-long.432","event-title":"ACL 2023","language":"en","page":"7809–7821","publisher":"Association for Computational Linguistics","publisher-place":"Toronto, Canada","source":"ACLWeb","title":"HiTIN: Hierarchy-aware Tree Isomorphism Network for Hierarchical Text Classification","title-short":"HiTIN","URL":"https://aclanthology.org/2023.acl-long.432/","author":[{"family":"Zhu","given":"He"},{"family":"Zhang","given":"Chong"},{"family":"Huang","given":"Junjie"},{"family":"Wu","given":"Junran"},{"family":"Xu","given":"Ke"}],"editor":[{"family":"Rogers","given":"Anna"},{"family":"Boyd-Graber","given":"Jordan"},{"family":"Okazaki","given":"Naoaki"}],"accessed":{"date-parts":[["2026",3,17]]},"issued":{"date-parts":[["2023",7]]}}}],"schema":"https://github.com/citation-style-language/schema/raw/master/csl-citation.json"} </w:instrText>
        </w:r>
        <w:r>
          <w:fldChar w:fldCharType="separate"/>
        </w:r>
        <w:r>
          <w:rPr>
            <w:rFonts w:cs="Times New Roman"/>
            <w:kern w:val="0"/>
            <w:vertAlign w:val="superscript"/>
          </w:rPr>
          <w:t>[</w:t>
        </w:r>
      </w:ins>
      <w:ins w:id="361" w:author="fei zhai" w:date="2026-05-06T18:55:00Z">
        <w:r w:rsidR="00895707">
          <w:rPr>
            <w:rFonts w:cs="Times New Roman"/>
            <w:kern w:val="0"/>
            <w:vertAlign w:val="superscript"/>
          </w:rPr>
          <w:t>30</w:t>
        </w:r>
      </w:ins>
      <w:ins w:id="362" w:author="fei zhai" w:date="2026-05-05T13:50:00Z">
        <w:r>
          <w:rPr>
            <w:rFonts w:cs="Times New Roman"/>
            <w:kern w:val="0"/>
            <w:vertAlign w:val="superscript"/>
          </w:rPr>
          <w:t>]</w:t>
        </w:r>
        <w:r>
          <w:fldChar w:fldCharType="end"/>
        </w:r>
        <w:r>
          <w:rPr>
            <w:rFonts w:hint="eastAsia"/>
          </w:rPr>
          <w:t>。</w:t>
        </w:r>
      </w:ins>
      <w:ins w:id="363" w:author="fei zhai" w:date="2026-05-05T13:47:00Z">
        <w:r>
          <w:rPr>
            <w:rFonts w:hint="eastAsia"/>
          </w:rPr>
          <w:t>2024</w:t>
        </w:r>
        <w:r>
          <w:rPr>
            <w:rFonts w:hint="eastAsia"/>
          </w:rPr>
          <w:t>年，研究者</w:t>
        </w:r>
      </w:ins>
      <w:ins w:id="364" w:author="fei zhai" w:date="2026-05-05T14:00:00Z">
        <w:r w:rsidR="00B50FF2">
          <w:rPr>
            <w:rFonts w:hint="eastAsia"/>
          </w:rPr>
          <w:t>在</w:t>
        </w:r>
        <w:r w:rsidR="00B50FF2">
          <w:t>此</w:t>
        </w:r>
        <w:r w:rsidR="00B50FF2">
          <w:lastRenderedPageBreak/>
          <w:t>基础上引入基于路径约束的交叉熵损失函数，通过在目标函数中显式惩罚违反层级包含逻辑的预测路径，强制模型遵循</w:t>
        </w:r>
        <w:r w:rsidR="00B50FF2">
          <w:t>“</w:t>
        </w:r>
        <w:r w:rsidR="00B50FF2">
          <w:t>由大类到子类</w:t>
        </w:r>
        <w:r w:rsidR="00B50FF2">
          <w:t>”</w:t>
        </w:r>
        <w:r w:rsidR="00B50FF2">
          <w:t>的推理链条，显著提升了模型在数据稀疏子类上的分类精度与稳健性</w:t>
        </w:r>
      </w:ins>
      <w:ins w:id="365" w:author="fei zhai" w:date="2026-05-06T18:55:00Z">
        <w:r w:rsidR="00895707" w:rsidRPr="00895707">
          <w:rPr>
            <w:rFonts w:hint="eastAsia"/>
            <w:highlight w:val="yellow"/>
            <w:rPrChange w:id="366" w:author="fei zhai" w:date="2026-05-06T18:55:00Z">
              <w:rPr>
                <w:rFonts w:hint="eastAsia"/>
              </w:rPr>
            </w:rPrChange>
          </w:rPr>
          <w:t>[</w:t>
        </w:r>
        <w:r w:rsidR="00895707" w:rsidRPr="00895707">
          <w:rPr>
            <w:highlight w:val="yellow"/>
            <w:rPrChange w:id="367" w:author="fei zhai" w:date="2026-05-06T18:55:00Z">
              <w:rPr/>
            </w:rPrChange>
          </w:rPr>
          <w:t>12]</w:t>
        </w:r>
      </w:ins>
      <w:ins w:id="368" w:author="fei zhai" w:date="2026-05-05T13:47:00Z">
        <w:r>
          <w:rPr>
            <w:rFonts w:hint="eastAsia"/>
          </w:rPr>
          <w:t>。这些</w:t>
        </w:r>
      </w:ins>
      <w:ins w:id="369" w:author="fei zhai" w:date="2026-05-05T13:58:00Z">
        <w:r w:rsidR="00EF58BB">
          <w:rPr>
            <w:rFonts w:hint="eastAsia"/>
          </w:rPr>
          <w:t>层次化文本分类</w:t>
        </w:r>
      </w:ins>
      <w:ins w:id="370" w:author="fei zhai" w:date="2026-05-05T13:47:00Z">
        <w:r>
          <w:rPr>
            <w:rFonts w:hint="eastAsia"/>
          </w:rPr>
          <w:t>技术</w:t>
        </w:r>
      </w:ins>
      <w:ins w:id="371" w:author="fei zhai" w:date="2026-05-05T13:58:00Z">
        <w:r w:rsidR="00EF58BB">
          <w:rPr>
            <w:rFonts w:hint="eastAsia"/>
          </w:rPr>
          <w:t>的发展</w:t>
        </w:r>
      </w:ins>
      <w:ins w:id="372" w:author="fei zhai" w:date="2026-05-05T13:47:00Z">
        <w:r>
          <w:rPr>
            <w:rFonts w:hint="eastAsia"/>
          </w:rPr>
          <w:t>为</w:t>
        </w:r>
      </w:ins>
      <w:ins w:id="373" w:author="fei zhai" w:date="2026-05-05T13:50:00Z">
        <w:r>
          <w:rPr>
            <w:rFonts w:hint="eastAsia"/>
          </w:rPr>
          <w:t>实现医疗器械专利文本从</w:t>
        </w:r>
      </w:ins>
      <w:ins w:id="374" w:author="fei zhai" w:date="2026-05-05T13:51:00Z">
        <w:r>
          <w:rPr>
            <w:rFonts w:hint="eastAsia"/>
          </w:rPr>
          <w:t>基础的</w:t>
        </w:r>
      </w:ins>
      <w:ins w:id="375" w:author="fei zhai" w:date="2026-05-05T13:47:00Z">
        <w:r>
          <w:rPr>
            <w:rFonts w:hint="eastAsia"/>
          </w:rPr>
          <w:t>一级分类</w:t>
        </w:r>
      </w:ins>
      <w:ins w:id="376" w:author="fei zhai" w:date="2026-05-05T13:51:00Z">
        <w:r>
          <w:rPr>
            <w:rFonts w:hint="eastAsia"/>
          </w:rPr>
          <w:t>映射</w:t>
        </w:r>
      </w:ins>
      <w:ins w:id="377" w:author="fei zhai" w:date="2026-05-05T13:47:00Z">
        <w:r>
          <w:rPr>
            <w:rFonts w:hint="eastAsia"/>
          </w:rPr>
          <w:t>向</w:t>
        </w:r>
      </w:ins>
      <w:ins w:id="378" w:author="fei zhai" w:date="2026-05-05T13:51:00Z">
        <w:r>
          <w:rPr>
            <w:rFonts w:hint="eastAsia"/>
          </w:rPr>
          <w:t>更高</w:t>
        </w:r>
      </w:ins>
      <w:ins w:id="379" w:author="fei zhai" w:date="2026-05-05T13:47:00Z">
        <w:r>
          <w:rPr>
            <w:rFonts w:hint="eastAsia"/>
          </w:rPr>
          <w:t>细粒度</w:t>
        </w:r>
      </w:ins>
      <w:ins w:id="380" w:author="fei zhai" w:date="2026-05-05T13:51:00Z">
        <w:r>
          <w:rPr>
            <w:rFonts w:hint="eastAsia"/>
          </w:rPr>
          <w:t>的二级、</w:t>
        </w:r>
      </w:ins>
      <w:ins w:id="381" w:author="fei zhai" w:date="2026-05-05T13:47:00Z">
        <w:r>
          <w:rPr>
            <w:rFonts w:hint="eastAsia"/>
          </w:rPr>
          <w:t>三级分类</w:t>
        </w:r>
      </w:ins>
      <w:ins w:id="382" w:author="fei zhai" w:date="2026-05-05T13:59:00Z">
        <w:r w:rsidR="00EF58BB">
          <w:rPr>
            <w:rFonts w:hint="eastAsia"/>
          </w:rPr>
          <w:t>发展</w:t>
        </w:r>
      </w:ins>
      <w:ins w:id="383" w:author="fei zhai" w:date="2026-05-05T13:47:00Z">
        <w:r>
          <w:rPr>
            <w:rFonts w:hint="eastAsia"/>
          </w:rPr>
          <w:t>提供了理论</w:t>
        </w:r>
      </w:ins>
      <w:ins w:id="384" w:author="fei zhai" w:date="2026-05-05T13:51:00Z">
        <w:r>
          <w:rPr>
            <w:rFonts w:hint="eastAsia"/>
          </w:rPr>
          <w:t>基础</w:t>
        </w:r>
      </w:ins>
      <w:ins w:id="385" w:author="fei zhai" w:date="2026-05-05T13:47:00Z">
        <w:r>
          <w:rPr>
            <w:rFonts w:hint="eastAsia"/>
          </w:rPr>
          <w:t>。</w:t>
        </w:r>
      </w:ins>
    </w:p>
    <w:p w14:paraId="384F408E" w14:textId="4F3DD3C3" w:rsidR="007911B6" w:rsidRPr="00BF1EFE" w:rsidDel="00B63D2A" w:rsidRDefault="007911B6">
      <w:pPr>
        <w:ind w:firstLine="480"/>
        <w:rPr>
          <w:del w:id="386" w:author="fei zhai" w:date="2026-05-06T18:56:00Z"/>
        </w:rPr>
      </w:pPr>
    </w:p>
    <w:p w14:paraId="4562BEDE" w14:textId="61D0BE77" w:rsidR="007D28D6" w:rsidDel="007911B6" w:rsidRDefault="00000000">
      <w:pPr>
        <w:ind w:firstLine="480"/>
        <w:rPr>
          <w:del w:id="387" w:author="fei zhai" w:date="2026-05-05T13:42:00Z"/>
        </w:rPr>
      </w:pPr>
      <w:del w:id="388" w:author="fei zhai" w:date="2026-05-05T13:42:00Z">
        <w:r w:rsidDel="007911B6">
          <w:rPr>
            <w:rFonts w:hint="eastAsia"/>
          </w:rPr>
          <w:delText>BERT</w:delText>
        </w:r>
        <w:r w:rsidDel="007911B6">
          <w:rPr>
            <w:rFonts w:hint="eastAsia"/>
          </w:rPr>
          <w:delText>利用掩码语言模型（</w:delText>
        </w:r>
        <w:r w:rsidDel="007911B6">
          <w:rPr>
            <w:rFonts w:hint="eastAsia"/>
          </w:rPr>
          <w:delText>MLM</w:delText>
        </w:r>
        <w:r w:rsidDel="007911B6">
          <w:rPr>
            <w:rFonts w:hint="eastAsia"/>
          </w:rPr>
          <w:delText>）实现双向上下文理解</w:delText>
        </w:r>
        <w:r w:rsidDel="007911B6">
          <w:rPr>
            <w:rStyle w:val="af1"/>
          </w:rPr>
          <w:fldChar w:fldCharType="begin"/>
        </w:r>
        <w:r w:rsidDel="007911B6">
          <w:rPr>
            <w:rStyle w:val="af1"/>
          </w:rPr>
          <w:delInstrText xml:space="preserve"> ADDIN ZOTERO_ITEM CSL_CITATION {"citationID":"ASbArcRX","properties":{"formattedCitation":"\\super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delInstrText>
        </w:r>
        <w:r w:rsidDel="007911B6">
          <w:rPr>
            <w:rStyle w:val="af1"/>
          </w:rPr>
          <w:fldChar w:fldCharType="separate"/>
        </w:r>
        <w:r w:rsidDel="007911B6">
          <w:rPr>
            <w:rStyle w:val="af1"/>
          </w:rPr>
          <w:delText>[42]</w:delText>
        </w:r>
        <w:r w:rsidDel="007911B6">
          <w:rPr>
            <w:rStyle w:val="af1"/>
          </w:rPr>
          <w:fldChar w:fldCharType="end"/>
        </w:r>
        <w:r w:rsidDel="007911B6">
          <w:rPr>
            <w:rFonts w:hint="eastAsia"/>
          </w:rPr>
          <w:delText>，可以基于不同环境产生相应词向量从而解决一词多义以及并行问题，而</w:delText>
        </w:r>
      </w:del>
      <w:del w:id="389" w:author="fei zhai" w:date="2026-05-05T13:38:00Z">
        <w:r w:rsidDel="007911B6">
          <w:rPr>
            <w:rFonts w:hint="eastAsia"/>
          </w:rPr>
          <w:delText>Lee</w:delText>
        </w:r>
        <w:r w:rsidDel="007911B6">
          <w:rPr>
            <w:rFonts w:hint="eastAsia"/>
          </w:rPr>
          <w:delText>等提出的</w:delText>
        </w:r>
        <w:r w:rsidDel="007911B6">
          <w:rPr>
            <w:rFonts w:hint="eastAsia"/>
          </w:rPr>
          <w:delText>PatentBERT</w:delText>
        </w:r>
        <w:r w:rsidDel="007911B6">
          <w:rPr>
            <w:rFonts w:hint="eastAsia"/>
          </w:rPr>
          <w:delText>是在大量专利文献上进行领域适应性预训练，使它能更好地理解专业技术词汇，在</w:delText>
        </w:r>
        <w:r w:rsidDel="007911B6">
          <w:rPr>
            <w:rFonts w:hint="eastAsia"/>
          </w:rPr>
          <w:delText>IPC</w:delText>
        </w:r>
        <w:r w:rsidDel="007911B6">
          <w:rPr>
            <w:rFonts w:hint="eastAsia"/>
          </w:rPr>
          <w:delText>和</w:delText>
        </w:r>
        <w:r w:rsidDel="007911B6">
          <w:rPr>
            <w:rFonts w:hint="eastAsia"/>
          </w:rPr>
          <w:delText>CPC</w:delText>
        </w:r>
        <w:r w:rsidDel="007911B6">
          <w:rPr>
            <w:rFonts w:hint="eastAsia"/>
          </w:rPr>
          <w:delText>分类上</w:delText>
        </w:r>
        <w:r w:rsidDel="007911B6">
          <w:rPr>
            <w:rFonts w:hint="eastAsia"/>
          </w:rPr>
          <w:delText>PatentBERT</w:delText>
        </w:r>
        <w:r w:rsidDel="007911B6">
          <w:rPr>
            <w:rFonts w:hint="eastAsia"/>
          </w:rPr>
          <w:delText>也表现良好</w:delText>
        </w:r>
        <w:r w:rsidDel="007911B6">
          <w:rPr>
            <w:rStyle w:val="af1"/>
          </w:rPr>
          <w:fldChar w:fldCharType="begin"/>
        </w:r>
        <w:r w:rsidDel="007911B6">
          <w:rPr>
            <w:rStyle w:val="af1"/>
          </w:rPr>
          <w:delInstrText xml:space="preserve"> ADDIN ZOTERO_ITEM CSL_CITATION {"citationID":"lIfH5K6a","properties":{"formattedCitation":"\\super [43]\\nosupersub{}","plainCitation":"[43]","noteIndex":0},"citationItems":[{"id":123,"uris":["http://zotero.org/users/local/2JDDwpa7/items/MDX4E2NX"],"itemData":{"id":123,"type":"article","abstract":"In this work we focus on fine-tuning a pre-trained BERT model and applying it to patent classification. When applied to large datasets of over two millions patents, our approach outperforms the state of the art by an approach using CNN with word embeddings. In addition, we focus on patent claims without other parts in patent documents. Our contributions include: (1) a new state-of-the-art method based on pre-trained BERT model and fine-tuning for patent classification, (2) a large dataset USPTO-3M at the CPC subclass level with SQL statements that can be used by future researchers, (3) showing that patent claims alone are sufficient for classification task, in contrast to conventional wisdom.","DOI":"10.48550/arXiv.1906.02124","language":"en","note":"arXiv:1906.02124 [cs]","number":"arXiv:1906.02124","publisher":"arXiv","source":"arXiv.org","title":"PatentBERT: Patent Classification with Fine-Tuning a pre-trained BERT Model","title-short":"PatentBERT","URL":"http://arxiv.org/abs/1906.02124","author":[{"family":"Lee","given":"Jieh-Sheng"},{"family":"Hsiang","given":"Jieh"}],"accessed":{"date-parts":[["2026",3,17]]},"issued":{"date-parts":[["2019",7,1]]}}}],"schema":"https://github.com/citation-style-language/schema/raw/master/csl-citation.json"} </w:delInstrText>
        </w:r>
        <w:r w:rsidDel="007911B6">
          <w:rPr>
            <w:rStyle w:val="af1"/>
          </w:rPr>
          <w:fldChar w:fldCharType="separate"/>
        </w:r>
        <w:r w:rsidDel="007911B6">
          <w:rPr>
            <w:rFonts w:cs="Times New Roman"/>
            <w:kern w:val="0"/>
            <w:sz w:val="21"/>
            <w:vertAlign w:val="superscript"/>
          </w:rPr>
          <w:delText>[43]</w:delText>
        </w:r>
        <w:r w:rsidDel="007911B6">
          <w:rPr>
            <w:rStyle w:val="af1"/>
          </w:rPr>
          <w:fldChar w:fldCharType="end"/>
        </w:r>
        <w:r w:rsidDel="007911B6">
          <w:rPr>
            <w:rFonts w:hint="eastAsia"/>
          </w:rPr>
          <w:delText>。</w:delText>
        </w:r>
      </w:del>
    </w:p>
    <w:p w14:paraId="78411CFE" w14:textId="619E85F5" w:rsidR="007D28D6" w:rsidDel="00BF1EFE" w:rsidRDefault="00000000">
      <w:pPr>
        <w:ind w:firstLine="480"/>
        <w:rPr>
          <w:del w:id="390" w:author="fei zhai" w:date="2026-05-05T13:51:00Z"/>
        </w:rPr>
      </w:pPr>
      <w:del w:id="391" w:author="fei zhai" w:date="2026-05-05T13:51:00Z">
        <w:r w:rsidDel="00BF1EFE">
          <w:rPr>
            <w:rFonts w:hint="eastAsia"/>
          </w:rPr>
          <w:delText>针对专利文本特有的层级结构与语义复杂性，研究界提出了多种改进模型。</w:delText>
        </w:r>
      </w:del>
      <w:moveFromRangeStart w:id="392" w:author="fei zhai" w:date="2026-05-05T13:39:00Z" w:name="move228880807"/>
      <w:moveFrom w:id="393" w:author="fei zhai" w:date="2026-05-05T13:39:00Z">
        <w:del w:id="394" w:author="fei zhai" w:date="2026-05-05T13:51:00Z">
          <w:r w:rsidDel="00BF1EFE">
            <w:rPr>
              <w:rFonts w:hint="eastAsia"/>
            </w:rPr>
            <w:delText>Bekamiri</w:delText>
          </w:r>
          <w:r w:rsidDel="00BF1EFE">
            <w:rPr>
              <w:rFonts w:hint="eastAsia"/>
            </w:rPr>
            <w:delText>团队设计的</w:delText>
          </w:r>
          <w:r w:rsidDel="00BF1EFE">
            <w:rPr>
              <w:rFonts w:hint="eastAsia"/>
            </w:rPr>
            <w:delText>PatentSBERTa</w:delText>
          </w:r>
          <w:r w:rsidDel="00BF1EFE">
            <w:rPr>
              <w:rFonts w:hint="eastAsia"/>
            </w:rPr>
            <w:delText>基于</w:delText>
          </w:r>
          <w:r w:rsidDel="00BF1EFE">
            <w:rPr>
              <w:rFonts w:hint="eastAsia"/>
            </w:rPr>
            <w:delText>Sentence-BERT</w:delText>
          </w:r>
          <w:r w:rsidDel="00BF1EFE">
            <w:rPr>
              <w:rFonts w:hint="eastAsia"/>
            </w:rPr>
            <w:delText>架构，生成的句向量足以胜任基于语义相似度的多标签分类及检索任务</w:delText>
          </w:r>
          <w:r w:rsidDel="00BF1EFE">
            <w:rPr>
              <w:rStyle w:val="af1"/>
            </w:rPr>
            <w:fldChar w:fldCharType="begin"/>
          </w:r>
          <w:r w:rsidDel="00BF1EFE">
            <w:rPr>
              <w:rStyle w:val="af1"/>
            </w:rPr>
            <w:delInstrText xml:space="preserve"> ADDIN ZOTERO_ITEM CSL_CITATION {"citationID":"IV7pu0Go","properties":{"formattedCitation":"\\super [44]\\nosupersub{}","plainCitation":"[44]","noteIndex":0},"citationItems":[{"id":126,"uris":["http://zotero.org/users/local/2JDDwpa7/items/L8WW3LRN"],"itemData":{"id":126,"type":"article","abstract":"This study provides an efficient approach for using text data to calculate patent-to-patent (p2p) technological similarity, and presents a hybrid framework for leveraging the resulting p2p similarity for applications such as semantic search and automated patent classification. We create embeddings using Sentence-BERT (SBERT) based on patent claims. We leverage SBERTs efficiency in creating embedding distance measures to map p2p similarity in large sets of patent data. We deploy our framework for classification with a simple Nearest Neighbors (KNN) model that predicts Cooperative Patent Classification (CPC) of a patent based on the class assignment of the K patents with the highest p2p similarity. We thereby validate that the p2p similarity captures their technological features in terms of CPC overlap, and at the same demonstrate the usefulness of this approach for automatic patent classification based on text data. Furthermore, the presented classification framework is simple and the results easy to interpret and evaluate by end-users. In the out-of-sample model validation, we are able to perform a multi-label prediction of all assigned CPC classes on the subclass (663) level on 1,492,294 patents with an accuracy of 54% and F1 score &gt; 66%, which suggests that our model outperforms the current state-of-the-art in text-based multi-label and multi-class patent classification. We furthermore discuss the applicability of the presented framework for semantic IP search, patent landscaping, and technology intelligence. We finally point towards a future research agenda for leveraging multi-source patent embeddings, their appropriateness across applications, as well as to improve and validate patent embeddings by creating domain-expert curated Semantic Textual Similarity (STS) benchmark datasets.","DOI":"10.48550/arXiv.2103.11933","language":"en","note":"arXiv:2103.11933 [cs]","number":"arXiv:2103.11933","publisher":"arXiv","source":"arXiv.org","title":"PatentSBERTa: A Deep NLP based Hybrid Model for Patent Distance and Classification using Augmented SBERT","title-short":"PatentSBERTa","URL":"http://arxiv.org/abs/2103.11933","author":[{"family":"Bekamiri","given":"Hamid"},{"family":"Hain","given":"Daniel S."},{"family":"Jurowetzki","given":"Roman"}],"accessed":{"date-parts":[["2026",3,17]]},"issued":{"date-parts":[["2021",10,17]]}}}],"schema":"https://github.com/citation-style-language/schema/raw/master/csl-citation.json"} </w:delInstrText>
          </w:r>
          <w:r w:rsidDel="00BF1EFE">
            <w:rPr>
              <w:rStyle w:val="af1"/>
            </w:rPr>
            <w:fldChar w:fldCharType="separate"/>
          </w:r>
          <w:r w:rsidDel="00BF1EFE">
            <w:rPr>
              <w:rFonts w:cs="Times New Roman"/>
              <w:kern w:val="0"/>
              <w:sz w:val="21"/>
              <w:vertAlign w:val="superscript"/>
            </w:rPr>
            <w:delText>[44]</w:delText>
          </w:r>
          <w:r w:rsidDel="00BF1EFE">
            <w:rPr>
              <w:rStyle w:val="af1"/>
            </w:rPr>
            <w:fldChar w:fldCharType="end"/>
          </w:r>
          <w:r w:rsidDel="00BF1EFE">
            <w:rPr>
              <w:rFonts w:hint="eastAsia"/>
            </w:rPr>
            <w:delText>。</w:delText>
          </w:r>
          <w:r w:rsidDel="00BF1EFE">
            <w:rPr>
              <w:rFonts w:hint="eastAsia"/>
            </w:rPr>
            <w:delText>RoBERTa</w:delText>
          </w:r>
          <w:r w:rsidDel="00BF1EFE">
            <w:rPr>
              <w:rFonts w:hint="eastAsia"/>
            </w:rPr>
            <w:delText>则通过剔除</w:delText>
          </w:r>
          <w:r w:rsidDel="00BF1EFE">
            <w:rPr>
              <w:rFonts w:hint="eastAsia"/>
            </w:rPr>
            <w:delText>NSP</w:delText>
          </w:r>
          <w:r w:rsidDel="00BF1EFE">
            <w:rPr>
              <w:rFonts w:hint="eastAsia"/>
            </w:rPr>
            <w:delText>任务、引入动态掩码并扩大</w:delText>
          </w:r>
          <w:r w:rsidDel="00BF1EFE">
            <w:rPr>
              <w:rFonts w:hint="eastAsia"/>
            </w:rPr>
            <w:delText>Batch Size</w:delText>
          </w:r>
          <w:r w:rsidDel="00BF1EFE">
            <w:rPr>
              <w:rFonts w:hint="eastAsia"/>
            </w:rPr>
            <w:delText>，显著增强了多标签专利分类的鲁棒性</w:delText>
          </w:r>
          <w:r w:rsidDel="00BF1EFE">
            <w:rPr>
              <w:rStyle w:val="af1"/>
            </w:rPr>
            <w:fldChar w:fldCharType="begin"/>
          </w:r>
          <w:r w:rsidDel="00BF1EFE">
            <w:rPr>
              <w:rStyle w:val="af1"/>
            </w:rPr>
            <w:delInstrText xml:space="preserve"> ADDIN ZOTERO_ITEM CSL_CITATION {"citationID":"6Vh8VG3m","properties":{"formattedCitation":"\\super [45]\\nosupersub{}","plainCitation":"[45]","noteIndex":0},"citationItems":[{"id":118,"uris":["http://zotero.org/users/local/2JDDwpa7/items/JY5YSH6A"],"itemData":{"id":118,"type":"article","abstract":"Language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code.","DOI":"10.48550/arXiv.1907.11692","language":"en","note":"arXiv:1907.11692 [cs]","number":"arXiv:1907.11692","publisher":"arXiv","source":"arXiv.org","title":"RoBERTa: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2026",3,17]]},"issued":{"date-parts":[["2019",7,26]]}}}],"schema":"https://github.com/citation-style-language/schema/raw/master/csl-citation.json"} </w:delInstrText>
          </w:r>
          <w:r w:rsidDel="00BF1EFE">
            <w:rPr>
              <w:rStyle w:val="af1"/>
            </w:rPr>
            <w:fldChar w:fldCharType="separate"/>
          </w:r>
          <w:r w:rsidDel="00BF1EFE">
            <w:rPr>
              <w:rFonts w:cs="Times New Roman"/>
              <w:kern w:val="0"/>
              <w:sz w:val="21"/>
              <w:vertAlign w:val="superscript"/>
            </w:rPr>
            <w:delText>[45]</w:delText>
          </w:r>
          <w:r w:rsidDel="00BF1EFE">
            <w:rPr>
              <w:rStyle w:val="af1"/>
            </w:rPr>
            <w:fldChar w:fldCharType="end"/>
          </w:r>
          <w:r w:rsidDel="00BF1EFE">
            <w:rPr>
              <w:rFonts w:hint="eastAsia"/>
            </w:rPr>
            <w:delText>。而在处理长文本依赖方面，</w:delText>
          </w:r>
          <w:r w:rsidDel="00BF1EFE">
            <w:rPr>
              <w:rFonts w:hint="eastAsia"/>
            </w:rPr>
            <w:delText>XLNet</w:delText>
          </w:r>
          <w:r w:rsidDel="00BF1EFE">
            <w:rPr>
              <w:rFonts w:hint="eastAsia"/>
            </w:rPr>
            <w:delText>凭借自回归预训练方式，性能表现甚至优于</w:delText>
          </w:r>
          <w:r w:rsidDel="00BF1EFE">
            <w:rPr>
              <w:rFonts w:hint="eastAsia"/>
            </w:rPr>
            <w:delText xml:space="preserve"> BERT</w:delText>
          </w:r>
          <w:r w:rsidDel="00BF1EFE">
            <w:rPr>
              <w:rStyle w:val="af1"/>
            </w:rPr>
            <w:fldChar w:fldCharType="begin"/>
          </w:r>
          <w:r w:rsidDel="00BF1EFE">
            <w:rPr>
              <w:rStyle w:val="af1"/>
            </w:rPr>
            <w:delInstrText xml:space="preserve"> ADDIN ZOTERO_ITEM CSL_CITATION {"citationID":"RjZDE5Hh","properties":{"formattedCitation":"\\super [46]\\nosupersub{}","plainCitation":"[46]","noteIndex":0},"citationItems":[{"id":121,"uris":["http://zotero.org/users/local/2JDDwpa7/items/VWJJDQPX"],"itemData":{"id":121,"type":"paper-conference","container-title":"Advances in Neural Information Processing Systems","language":"en","publisher":"Curran Associates, Inc.","source":"Neural Information Processing Systems","title":"XLNet: Generalized Autoregressive Pretraining for Language Understanding","title-short":"XLNet","URL":"https://proceedings.neurips.cc/paper_files/paper/2019/hash/dc6a7e655d7e5840e66733e9ee67cc69-Abstract.html","volume":"32","author":[{"family":"Yang","given":"Zhilin"},{"family":"Dai","given":"Zihang"},{"family":"Yang","given":"Yiming"},{"family":"Carbonell","given":"Jaime"},{"family":"Salakhutdinov","given":"Russ R"},{"family":"Le","given":"Quoc V"}],"accessed":{"date-parts":[["2026",3,17]]},"issued":{"date-parts":[["2019"]]}}}],"schema":"https://github.com/citation-style-language/schema/raw/master/csl-citation.json"} </w:delInstrText>
          </w:r>
          <w:r w:rsidDel="00BF1EFE">
            <w:rPr>
              <w:rStyle w:val="af1"/>
            </w:rPr>
            <w:fldChar w:fldCharType="separate"/>
          </w:r>
          <w:r w:rsidDel="00BF1EFE">
            <w:rPr>
              <w:rFonts w:cs="Times New Roman"/>
              <w:kern w:val="0"/>
              <w:sz w:val="21"/>
              <w:vertAlign w:val="superscript"/>
            </w:rPr>
            <w:delText>[46]</w:delText>
          </w:r>
          <w:r w:rsidDel="00BF1EFE">
            <w:rPr>
              <w:rStyle w:val="af1"/>
            </w:rPr>
            <w:fldChar w:fldCharType="end"/>
          </w:r>
          <w:r w:rsidDel="00BF1EFE">
            <w:rPr>
              <w:rFonts w:hint="eastAsia"/>
            </w:rPr>
            <w:delText>。</w:delText>
          </w:r>
        </w:del>
      </w:moveFrom>
      <w:moveFromRangeEnd w:id="392"/>
      <w:del w:id="395" w:author="fei zhai" w:date="2026-05-05T13:51:00Z">
        <w:r w:rsidDel="00BF1EFE">
          <w:rPr>
            <w:rFonts w:hint="eastAsia"/>
          </w:rPr>
          <w:delText>相较于前述方法，</w:delText>
        </w:r>
        <w:r w:rsidDel="00BF1EFE">
          <w:rPr>
            <w:rFonts w:hint="eastAsia"/>
          </w:rPr>
          <w:delText>He Zhu</w:delText>
        </w:r>
        <w:r w:rsidDel="00BF1EFE">
          <w:rPr>
            <w:rFonts w:hint="eastAsia"/>
          </w:rPr>
          <w:delText>构建的层级感知树同构网络</w:delText>
        </w:r>
        <w:r w:rsidDel="00BF1EFE">
          <w:rPr>
            <w:rFonts w:hint="eastAsia"/>
          </w:rPr>
          <w:delText>HiTIN</w:delText>
        </w:r>
        <w:r w:rsidDel="00BF1EFE">
          <w:rPr>
            <w:rFonts w:hint="eastAsia"/>
          </w:rPr>
          <w:delText>更注重层级逻辑，该架构利用结构编码器将层级信息嵌入文本表示，确保模型在预测子组时能感知主组信息，从而攻克了层级分类中的逻辑一致性难题</w:delText>
        </w:r>
        <w:r w:rsidDel="00BF1EFE">
          <w:fldChar w:fldCharType="begin"/>
        </w:r>
        <w:r w:rsidDel="00BF1EFE">
          <w:delInstrText xml:space="preserve"> ADDIN ZOTERO_ITEM CSL_CITATION {"citationID":"em9hL1Kr","properties":{"formattedCitation":"\\super [47]\\nosupersub{}","plainCitation":"[47]","noteIndex":0},"citationItems":[{"id":130,"uris":["http://zotero.org/users/local/2JDDwpa7/items/PMU7IT9K"],"itemData":{"id":130,"type":"paper-conference","abstract":"Hierarchical text classification (HTC) is a challenging subtask of multi-label classification as the labels form a complex hierarchical structure. Existing dual-encoder methods in HTC achieve weak performance gains with huge memory overheads and their structure encoders heavily rely on domain knowledge. Under such observation, we tend to investigate the feasibility of a memory-friendly model with strong generalization capability that could boost the performance of HTC without prior statistics or label semantics. In this paper, we propose Hierarchy-aware Tree Isomorphism Network (HiTIN) to enhance the text representations with only syntactic information of the label hierarchy. Specifically, we convert the label hierarchy into an unweighted tree structure, termed coding tree, with the guidance of structural entropy. Then we design a structure encoder to incorporate hierarchy-aware information in the coding tree into text representations. Besides the text encoder, HiTIN only contains a few multi-layer perceptions and linear transformations, which greatly saves memory. We conduct experiments on three commonly used datasets and the results demonstrate that HiTIN could achieve better test performance and less memory consumption than state-of-the-art (SOTA) methods.","container-title":"Proceedings of the 61st Annual Meeting of the Association for Computational Linguistics (Volume 1: Long Papers)","DOI":"10.18653/v1/2023.acl-long.432","event-title":"ACL 2023","language":"en","page":"7809–7821","publisher":"Association for Computational Linguistics","publisher-place":"Toronto, Canada","source":"ACLWeb","title":"HiTIN: Hierarchy-aware Tree Isomorphism Network for Hierarchical Text Classification","title-short":"HiTIN","URL":"https://aclanthology.org/2023.acl-long.432/","author":[{"family":"Zhu","given":"He"},{"family":"Zhang","given":"Chong"},{"family":"Huang","given":"Junjie"},{"family":"Wu","given":"Junran"},{"family":"Xu","given":"Ke"}],"editor":[{"family":"Rogers","given":"Anna"},{"family":"Boyd-Graber","given":"Jordan"},{"family":"Okazaki","given":"Naoaki"}],"accessed":{"date-parts":[["2026",3,17]]},"issued":{"date-parts":[["2023",7]]}}}],"schema":"https://github.com/citation-style-language/schema/raw/master/csl-citation.json"} </w:delInstrText>
        </w:r>
        <w:r w:rsidDel="00BF1EFE">
          <w:fldChar w:fldCharType="separate"/>
        </w:r>
        <w:r w:rsidDel="00BF1EFE">
          <w:rPr>
            <w:rFonts w:cs="Times New Roman"/>
            <w:kern w:val="0"/>
            <w:vertAlign w:val="superscript"/>
          </w:rPr>
          <w:delText>[47]</w:delText>
        </w:r>
        <w:r w:rsidDel="00BF1EFE">
          <w:fldChar w:fldCharType="end"/>
        </w:r>
        <w:r w:rsidDel="00BF1EFE">
          <w:rPr>
            <w:rFonts w:hint="eastAsia"/>
          </w:rPr>
          <w:delText>。</w:delText>
        </w:r>
      </w:del>
    </w:p>
    <w:p w14:paraId="58ED56DB" w14:textId="0A8F7339" w:rsidR="00BF1EFE" w:rsidRDefault="00000000">
      <w:pPr>
        <w:pStyle w:val="3"/>
        <w:numPr>
          <w:ilvl w:val="2"/>
          <w:numId w:val="1"/>
        </w:numPr>
        <w:rPr>
          <w:ins w:id="396" w:author="fei zhai" w:date="2026-05-05T13:47:00Z"/>
        </w:rPr>
        <w:pPrChange w:id="397" w:author="fei zhai" w:date="2026-05-05T13:56:00Z">
          <w:pPr>
            <w:ind w:firstLine="480"/>
          </w:pPr>
        </w:pPrChange>
      </w:pPr>
      <w:del w:id="398" w:author="fei zhai" w:date="2026-05-05T13:56:00Z">
        <w:r w:rsidDel="0047039B">
          <w:rPr>
            <w:rFonts w:hint="eastAsia"/>
          </w:rPr>
          <w:delText>2023</w:delText>
        </w:r>
        <w:r w:rsidDel="0047039B">
          <w:rPr>
            <w:rFonts w:hint="eastAsia"/>
          </w:rPr>
          <w:delText>年开始，以大语言模型（</w:delText>
        </w:r>
        <w:r w:rsidDel="0047039B">
          <w:rPr>
            <w:rFonts w:hint="eastAsia"/>
          </w:rPr>
          <w:delText>LLM</w:delText>
        </w:r>
        <w:r w:rsidDel="0047039B">
          <w:rPr>
            <w:rFonts w:hint="eastAsia"/>
          </w:rPr>
          <w:delText>）为代表的生成式</w:delText>
        </w:r>
        <w:r w:rsidDel="0047039B">
          <w:rPr>
            <w:rFonts w:hint="eastAsia"/>
          </w:rPr>
          <w:delText>AI</w:delText>
        </w:r>
        <w:r w:rsidDel="0047039B">
          <w:rPr>
            <w:rFonts w:hint="eastAsia"/>
          </w:rPr>
          <w:delText>开启了自然语言处理的新范式。</w:delText>
        </w:r>
        <w:r w:rsidDel="0047039B">
          <w:rPr>
            <w:rFonts w:hint="eastAsia"/>
          </w:rPr>
          <w:delText>LLM</w:delText>
        </w:r>
        <w:r w:rsidDel="0047039B">
          <w:rPr>
            <w:rFonts w:hint="eastAsia"/>
          </w:rPr>
          <w:delText>在处理长文档理解与跨领域知识整合方面展现出巨大的潜力。特别是检索增强生成（</w:delText>
        </w:r>
        <w:r w:rsidDel="0047039B">
          <w:rPr>
            <w:rFonts w:hint="eastAsia"/>
          </w:rPr>
          <w:delText>RAG</w:delText>
        </w:r>
        <w:r w:rsidDel="0047039B">
          <w:rPr>
            <w:rFonts w:hint="eastAsia"/>
          </w:rPr>
          <w:delText>）技术的兴起，使得模型能够将《医疗器械分类目录》作为外部专业知识库进行决策辅助，这可以有效缓解</w:delText>
        </w:r>
        <w:r w:rsidDel="0047039B">
          <w:rPr>
            <w:rFonts w:hint="eastAsia"/>
          </w:rPr>
          <w:delText>LLM</w:delText>
        </w:r>
        <w:r w:rsidDel="0047039B">
          <w:rPr>
            <w:rFonts w:hint="eastAsia"/>
          </w:rPr>
          <w:delText>在垂直领域的知识过时与幻觉问题。此外，利用</w:delText>
        </w:r>
        <w:r w:rsidDel="0047039B">
          <w:rPr>
            <w:rFonts w:hint="eastAsia"/>
          </w:rPr>
          <w:delText>Dify</w:delText>
        </w:r>
        <w:r w:rsidDel="0047039B">
          <w:rPr>
            <w:rFonts w:hint="eastAsia"/>
          </w:rPr>
          <w:delText>等低代码智能体构建自动化标注工作流，可以有效解决专利领域行业专家标注成本高昂、标签噪声治理困难等痛点问题。</w:delText>
        </w:r>
      </w:del>
      <w:ins w:id="399" w:author="fei zhai" w:date="2026-05-05T13:47:00Z">
        <w:r w:rsidR="00BF1EFE">
          <w:rPr>
            <w:rFonts w:hint="eastAsia"/>
          </w:rPr>
          <w:t>大语言模型与自动化数据治理进展</w:t>
        </w:r>
      </w:ins>
    </w:p>
    <w:p w14:paraId="5DD6DE8B" w14:textId="7940E4C2" w:rsidR="00BF1EFE" w:rsidRDefault="00BF1EFE" w:rsidP="00BF1EFE">
      <w:pPr>
        <w:ind w:firstLine="480"/>
      </w:pPr>
      <w:ins w:id="400" w:author="fei zhai" w:date="2026-05-05T13:47:00Z">
        <w:r>
          <w:rPr>
            <w:rFonts w:hint="eastAsia"/>
          </w:rPr>
          <w:t>2023</w:t>
        </w:r>
        <w:r>
          <w:rPr>
            <w:rFonts w:hint="eastAsia"/>
          </w:rPr>
          <w:t>年，</w:t>
        </w:r>
        <w:r>
          <w:rPr>
            <w:rFonts w:hint="eastAsia"/>
          </w:rPr>
          <w:t>LLM</w:t>
        </w:r>
        <w:r>
          <w:rPr>
            <w:rFonts w:hint="eastAsia"/>
          </w:rPr>
          <w:t>为代表的生成式</w:t>
        </w:r>
        <w:r>
          <w:rPr>
            <w:rFonts w:hint="eastAsia"/>
          </w:rPr>
          <w:t xml:space="preserve"> AI </w:t>
        </w:r>
        <w:r>
          <w:rPr>
            <w:rFonts w:hint="eastAsia"/>
          </w:rPr>
          <w:t>开启了自然语言处理的新范式。</w:t>
        </w:r>
        <w:r>
          <w:rPr>
            <w:rFonts w:hint="eastAsia"/>
          </w:rPr>
          <w:t>LLM</w:t>
        </w:r>
        <w:r>
          <w:rPr>
            <w:rFonts w:hint="eastAsia"/>
          </w:rPr>
          <w:t>不仅在长文档理解上展现出巨大潜力，特别是检索增强生成（</w:t>
        </w:r>
      </w:ins>
      <w:ins w:id="401" w:author="fei zhai" w:date="2026-05-06T18:58:00Z">
        <w:r w:rsidR="00B63D2A" w:rsidRPr="00B63D2A">
          <w:t>Retrieval-Augmented Generation</w:t>
        </w:r>
        <w:r w:rsidR="00B63D2A">
          <w:rPr>
            <w:rFonts w:hint="eastAsia"/>
          </w:rPr>
          <w:t>,</w:t>
        </w:r>
        <w:r w:rsidR="00B63D2A">
          <w:t xml:space="preserve"> </w:t>
        </w:r>
      </w:ins>
      <w:ins w:id="402" w:author="fei zhai" w:date="2026-05-05T13:47:00Z">
        <w:r>
          <w:rPr>
            <w:rFonts w:hint="eastAsia"/>
          </w:rPr>
          <w:t>RAG</w:t>
        </w:r>
        <w:r>
          <w:rPr>
            <w:rFonts w:hint="eastAsia"/>
          </w:rPr>
          <w:t>）技术的介入，允许模型将《医疗器械分类目录》、行业法规及审查指南作为外部知识库进行决策辅助</w:t>
        </w:r>
        <w:r w:rsidRPr="002164F6">
          <w:rPr>
            <w:rFonts w:hint="eastAsia"/>
            <w:highlight w:val="yellow"/>
            <w:rPrChange w:id="403" w:author="fei zhai" w:date="2026-05-06T18:58:00Z">
              <w:rPr>
                <w:rFonts w:hint="eastAsia"/>
              </w:rPr>
            </w:rPrChange>
          </w:rPr>
          <w:t>[</w:t>
        </w:r>
      </w:ins>
      <w:ins w:id="404" w:author="fei zhai" w:date="2026-05-06T18:58:00Z">
        <w:r w:rsidR="002164F6" w:rsidRPr="002164F6">
          <w:rPr>
            <w:highlight w:val="yellow"/>
            <w:rPrChange w:id="405" w:author="fei zhai" w:date="2026-05-06T18:58:00Z">
              <w:rPr/>
            </w:rPrChange>
          </w:rPr>
          <w:t>31</w:t>
        </w:r>
      </w:ins>
      <w:ins w:id="406" w:author="fei zhai" w:date="2026-05-05T13:47:00Z">
        <w:r w:rsidRPr="002164F6">
          <w:rPr>
            <w:rFonts w:hint="eastAsia"/>
            <w:highlight w:val="yellow"/>
            <w:rPrChange w:id="407" w:author="fei zhai" w:date="2026-05-06T18:58:00Z">
              <w:rPr>
                <w:rFonts w:hint="eastAsia"/>
              </w:rPr>
            </w:rPrChange>
          </w:rPr>
          <w:t>]</w:t>
        </w:r>
        <w:r>
          <w:rPr>
            <w:rFonts w:hint="eastAsia"/>
          </w:rPr>
          <w:t>，有效缓解了垂直领域的知识过时与幻觉问题。此外，针对专家指出的高质量标注成本高、标签噪声治理困难等痛点，利用</w:t>
        </w:r>
        <w:r>
          <w:rPr>
            <w:rFonts w:hint="eastAsia"/>
          </w:rPr>
          <w:t xml:space="preserve"> </w:t>
        </w:r>
        <w:proofErr w:type="spellStart"/>
        <w:r>
          <w:rPr>
            <w:rFonts w:hint="eastAsia"/>
          </w:rPr>
          <w:t>Dify</w:t>
        </w:r>
        <w:proofErr w:type="spellEnd"/>
        <w:r>
          <w:rPr>
            <w:rFonts w:hint="eastAsia"/>
          </w:rPr>
          <w:t xml:space="preserve"> </w:t>
        </w:r>
        <w:r>
          <w:rPr>
            <w:rFonts w:hint="eastAsia"/>
          </w:rPr>
          <w:t>等低代码智能体构建自动化标注工作流，正成为实现大规模专利数据精炼与垂直领域模型深度适配的关键路径</w:t>
        </w:r>
        <w:r w:rsidRPr="002164F6">
          <w:rPr>
            <w:rFonts w:hint="eastAsia"/>
            <w:highlight w:val="yellow"/>
            <w:rPrChange w:id="408" w:author="fei zhai" w:date="2026-05-06T18:59:00Z">
              <w:rPr>
                <w:rFonts w:hint="eastAsia"/>
              </w:rPr>
            </w:rPrChange>
          </w:rPr>
          <w:t>[</w:t>
        </w:r>
      </w:ins>
      <w:ins w:id="409" w:author="fei zhai" w:date="2026-05-06T18:59:00Z">
        <w:r w:rsidR="002164F6" w:rsidRPr="002164F6">
          <w:rPr>
            <w:highlight w:val="yellow"/>
            <w:rPrChange w:id="410" w:author="fei zhai" w:date="2026-05-06T18:59:00Z">
              <w:rPr/>
            </w:rPrChange>
          </w:rPr>
          <w:t>3</w:t>
        </w:r>
      </w:ins>
      <w:ins w:id="411" w:author="fei zhai" w:date="2026-05-05T13:47:00Z">
        <w:r w:rsidRPr="002164F6">
          <w:rPr>
            <w:rFonts w:hint="eastAsia"/>
            <w:highlight w:val="yellow"/>
            <w:rPrChange w:id="412" w:author="fei zhai" w:date="2026-05-06T18:59:00Z">
              <w:rPr>
                <w:rFonts w:hint="eastAsia"/>
              </w:rPr>
            </w:rPrChange>
          </w:rPr>
          <w:t>2]</w:t>
        </w:r>
        <w:r>
          <w:rPr>
            <w:rFonts w:hint="eastAsia"/>
          </w:rPr>
          <w:t>。这为本研究构建高质量训练集、解决原始标签噪声提供了系统性的技术支撑。</w:t>
        </w:r>
      </w:ins>
    </w:p>
    <w:p w14:paraId="6FAC1F19" w14:textId="77777777" w:rsidR="007D28D6" w:rsidRDefault="00000000">
      <w:pPr>
        <w:pStyle w:val="3"/>
        <w:numPr>
          <w:ilvl w:val="2"/>
          <w:numId w:val="1"/>
        </w:numPr>
      </w:pPr>
      <w:bookmarkStart w:id="413" w:name="_Toc28970"/>
      <w:r>
        <w:rPr>
          <w:rFonts w:hint="eastAsia"/>
        </w:rPr>
        <w:t>现有研究分析</w:t>
      </w:r>
      <w:bookmarkEnd w:id="413"/>
    </w:p>
    <w:p w14:paraId="4DB8F747" w14:textId="2F840607" w:rsidR="00AA6206" w:rsidRDefault="00AA6206">
      <w:pPr>
        <w:numPr>
          <w:ilvl w:val="0"/>
          <w:numId w:val="22"/>
        </w:numPr>
        <w:ind w:firstLineChars="0" w:firstLine="480"/>
        <w:rPr>
          <w:ins w:id="414" w:author="fei zhai" w:date="2026-05-05T14:25:00Z"/>
        </w:rPr>
        <w:pPrChange w:id="415" w:author="fei zhai" w:date="2026-05-05T14:25:00Z">
          <w:pPr>
            <w:ind w:firstLine="480"/>
          </w:pPr>
        </w:pPrChange>
      </w:pPr>
      <w:ins w:id="416" w:author="fei zhai" w:date="2026-05-05T14:25:00Z">
        <w:r>
          <w:rPr>
            <w:rFonts w:hint="eastAsia"/>
          </w:rPr>
          <w:t>专利文本分类领域国内外研究进展</w:t>
        </w:r>
      </w:ins>
    </w:p>
    <w:p w14:paraId="50625A61" w14:textId="3E38B017" w:rsidR="00AA6206" w:rsidRDefault="00AA6206" w:rsidP="006D21E1">
      <w:pPr>
        <w:ind w:firstLine="480"/>
        <w:rPr>
          <w:ins w:id="417" w:author="fei zhai" w:date="2026-05-05T14:35:00Z"/>
        </w:rPr>
      </w:pPr>
      <w:ins w:id="418" w:author="fei zhai" w:date="2026-05-05T14:25:00Z">
        <w:r>
          <w:rPr>
            <w:rFonts w:hint="eastAsia"/>
          </w:rPr>
          <w:t>国内外研究者在专利文本分类领域已取得显著</w:t>
        </w:r>
      </w:ins>
      <w:ins w:id="419" w:author="fei zhai" w:date="2026-05-05T14:26:00Z">
        <w:r>
          <w:rPr>
            <w:rFonts w:hint="eastAsia"/>
          </w:rPr>
          <w:t>成果</w:t>
        </w:r>
      </w:ins>
      <w:ins w:id="420" w:author="fei zhai" w:date="2026-05-05T14:25:00Z">
        <w:r>
          <w:rPr>
            <w:rFonts w:hint="eastAsia"/>
          </w:rPr>
          <w:t>，研究</w:t>
        </w:r>
      </w:ins>
      <w:ins w:id="421" w:author="fei zhai" w:date="2026-05-05T14:26:00Z">
        <w:r>
          <w:rPr>
            <w:rFonts w:hint="eastAsia"/>
          </w:rPr>
          <w:t>热点从</w:t>
        </w:r>
      </w:ins>
      <w:ins w:id="422" w:author="fei zhai" w:date="2026-05-05T14:25:00Z">
        <w:r>
          <w:rPr>
            <w:rFonts w:hint="eastAsia"/>
          </w:rPr>
          <w:t>单一的文本特征提取</w:t>
        </w:r>
      </w:ins>
      <w:ins w:id="423" w:author="fei zhai" w:date="2026-05-05T14:26:00Z">
        <w:r>
          <w:rPr>
            <w:rFonts w:hint="eastAsia"/>
          </w:rPr>
          <w:t>逐渐</w:t>
        </w:r>
      </w:ins>
      <w:ins w:id="424" w:author="fei zhai" w:date="2026-05-05T14:25:00Z">
        <w:r>
          <w:rPr>
            <w:rFonts w:hint="eastAsia"/>
          </w:rPr>
          <w:t>向深度表征、</w:t>
        </w:r>
      </w:ins>
      <w:ins w:id="425" w:author="fei zhai" w:date="2026-05-05T14:29:00Z">
        <w:r>
          <w:rPr>
            <w:rFonts w:hint="eastAsia"/>
          </w:rPr>
          <w:t>多模态</w:t>
        </w:r>
      </w:ins>
      <w:ins w:id="426" w:author="fei zhai" w:date="2026-05-05T14:25:00Z">
        <w:r>
          <w:rPr>
            <w:rFonts w:hint="eastAsia"/>
          </w:rPr>
          <w:t>融合</w:t>
        </w:r>
      </w:ins>
      <w:ins w:id="427" w:author="fei zhai" w:date="2026-05-05T14:26:00Z">
        <w:r>
          <w:rPr>
            <w:rFonts w:hint="eastAsia"/>
          </w:rPr>
          <w:t>等方向</w:t>
        </w:r>
      </w:ins>
      <w:ins w:id="428" w:author="fei zhai" w:date="2026-05-05T14:27:00Z">
        <w:r>
          <w:rPr>
            <w:rFonts w:hint="eastAsia"/>
          </w:rPr>
          <w:t>演进</w:t>
        </w:r>
      </w:ins>
      <w:ins w:id="429" w:author="fei zhai" w:date="2026-05-05T14:25:00Z">
        <w:r>
          <w:rPr>
            <w:rFonts w:hint="eastAsia"/>
          </w:rPr>
          <w:t>。</w:t>
        </w:r>
      </w:ins>
      <w:proofErr w:type="spellStart"/>
      <w:ins w:id="430" w:author="fei zhai" w:date="2026-05-05T14:24:00Z">
        <w:r>
          <w:rPr>
            <w:rFonts w:hint="eastAsia"/>
          </w:rPr>
          <w:t>PaECTER</w:t>
        </w:r>
        <w:proofErr w:type="spellEnd"/>
        <w:r>
          <w:rPr>
            <w:rFonts w:hint="eastAsia"/>
          </w:rPr>
          <w:t>通过引入专利引证网络信息，实现了对专利级全局语义的增强建模，证明了非文本特征在捕捉隐含技术关联中的核心价值</w:t>
        </w:r>
      </w:ins>
      <w:ins w:id="431" w:author="fei zhai" w:date="2026-05-06T19:03:00Z">
        <w:r w:rsidR="000E7C61" w:rsidRPr="000E7C61">
          <w:rPr>
            <w:rFonts w:hint="eastAsia"/>
            <w:highlight w:val="yellow"/>
            <w:rPrChange w:id="432" w:author="fei zhai" w:date="2026-05-06T19:03:00Z">
              <w:rPr>
                <w:rFonts w:hint="eastAsia"/>
              </w:rPr>
            </w:rPrChange>
          </w:rPr>
          <w:t>[</w:t>
        </w:r>
        <w:r w:rsidR="000E7C61" w:rsidRPr="000E7C61">
          <w:rPr>
            <w:highlight w:val="yellow"/>
            <w:rPrChange w:id="433" w:author="fei zhai" w:date="2026-05-06T19:03:00Z">
              <w:rPr/>
            </w:rPrChange>
          </w:rPr>
          <w:t>33]</w:t>
        </w:r>
      </w:ins>
      <w:ins w:id="434" w:author="fei zhai" w:date="2026-05-05T14:24:00Z">
        <w:r>
          <w:rPr>
            <w:rFonts w:hint="eastAsia"/>
          </w:rPr>
          <w:t>。</w:t>
        </w:r>
      </w:ins>
      <w:proofErr w:type="spellStart"/>
      <w:ins w:id="435" w:author="fei zhai" w:date="2026-05-05T14:32:00Z">
        <w:r w:rsidRPr="00AA6206">
          <w:rPr>
            <w:rFonts w:hint="eastAsia"/>
          </w:rPr>
          <w:t>Xie</w:t>
        </w:r>
        <w:proofErr w:type="spellEnd"/>
        <w:r w:rsidRPr="00AA6206">
          <w:rPr>
            <w:rFonts w:hint="eastAsia"/>
          </w:rPr>
          <w:t>等通过整合专利摘要、权利要求书及专利附图特征，利用跨模态对齐技术实现了对多源异构信息的协同表征，显著提升了</w:t>
        </w:r>
      </w:ins>
      <w:ins w:id="436" w:author="fei zhai" w:date="2026-05-05T14:33:00Z">
        <w:r>
          <w:rPr>
            <w:rFonts w:hint="eastAsia"/>
          </w:rPr>
          <w:t>识别</w:t>
        </w:r>
      </w:ins>
      <w:ins w:id="437" w:author="fei zhai" w:date="2026-05-05T14:32:00Z">
        <w:r w:rsidRPr="00AA6206">
          <w:rPr>
            <w:rFonts w:hint="eastAsia"/>
          </w:rPr>
          <w:t>精度</w:t>
        </w:r>
      </w:ins>
      <w:ins w:id="438" w:author="fei zhai" w:date="2026-05-06T19:00:00Z">
        <w:r w:rsidR="000E7C61" w:rsidRPr="000E7C61">
          <w:rPr>
            <w:rFonts w:hint="eastAsia"/>
            <w:highlight w:val="yellow"/>
            <w:rPrChange w:id="439" w:author="fei zhai" w:date="2026-05-06T19:00:00Z">
              <w:rPr>
                <w:rFonts w:hint="eastAsia"/>
              </w:rPr>
            </w:rPrChange>
          </w:rPr>
          <w:t>[</w:t>
        </w:r>
        <w:r w:rsidR="000E7C61" w:rsidRPr="000E7C61">
          <w:rPr>
            <w:highlight w:val="yellow"/>
            <w:rPrChange w:id="440" w:author="fei zhai" w:date="2026-05-06T19:00:00Z">
              <w:rPr/>
            </w:rPrChange>
          </w:rPr>
          <w:t>12]</w:t>
        </w:r>
      </w:ins>
      <w:ins w:id="441" w:author="fei zhai" w:date="2026-05-05T14:32:00Z">
        <w:r w:rsidRPr="00AA6206">
          <w:rPr>
            <w:rFonts w:hint="eastAsia"/>
          </w:rPr>
          <w:t>。</w:t>
        </w:r>
      </w:ins>
      <w:proofErr w:type="spellStart"/>
      <w:ins w:id="442" w:author="fei zhai" w:date="2026-05-05T14:24:00Z">
        <w:r>
          <w:rPr>
            <w:rFonts w:hint="eastAsia"/>
          </w:rPr>
          <w:t>PatentSBERTa</w:t>
        </w:r>
        <w:proofErr w:type="spellEnd"/>
        <w:r>
          <w:rPr>
            <w:rFonts w:hint="eastAsia"/>
          </w:rPr>
          <w:t>利用增强</w:t>
        </w:r>
      </w:ins>
      <w:ins w:id="443" w:author="fei zhai" w:date="2026-05-05T14:27:00Z">
        <w:r>
          <w:rPr>
            <w:rFonts w:hint="eastAsia"/>
          </w:rPr>
          <w:t>的</w:t>
        </w:r>
      </w:ins>
      <w:ins w:id="444" w:author="fei zhai" w:date="2026-05-05T14:24:00Z">
        <w:r>
          <w:rPr>
            <w:rFonts w:hint="eastAsia"/>
          </w:rPr>
          <w:t>SBERT</w:t>
        </w:r>
        <w:r>
          <w:rPr>
            <w:rFonts w:hint="eastAsia"/>
          </w:rPr>
          <w:t>架构提升了专利间的语义距离计算精度，为处理多标签分类任务提供了稳健的向量空间</w:t>
        </w:r>
      </w:ins>
      <w:ins w:id="445" w:author="fei zhai" w:date="2026-05-05T14:28:00Z">
        <w:r>
          <w:rPr>
            <w:rFonts w:hint="eastAsia"/>
          </w:rPr>
          <w:t>支撑</w:t>
        </w:r>
      </w:ins>
      <w:ins w:id="446" w:author="fei zhai" w:date="2026-05-06T19:00:00Z">
        <w:r w:rsidR="000E7C61" w:rsidRPr="000E7C61">
          <w:rPr>
            <w:rFonts w:hint="eastAsia"/>
            <w:highlight w:val="yellow"/>
            <w:rPrChange w:id="447" w:author="fei zhai" w:date="2026-05-06T19:01:00Z">
              <w:rPr>
                <w:rFonts w:hint="eastAsia"/>
              </w:rPr>
            </w:rPrChange>
          </w:rPr>
          <w:t>[</w:t>
        </w:r>
      </w:ins>
      <w:ins w:id="448" w:author="fei zhai" w:date="2026-05-06T19:01:00Z">
        <w:r w:rsidR="000E7C61" w:rsidRPr="000E7C61">
          <w:rPr>
            <w:highlight w:val="yellow"/>
            <w:rPrChange w:id="449" w:author="fei zhai" w:date="2026-05-06T19:01:00Z">
              <w:rPr/>
            </w:rPrChange>
          </w:rPr>
          <w:t>27</w:t>
        </w:r>
      </w:ins>
      <w:ins w:id="450" w:author="fei zhai" w:date="2026-05-06T19:00:00Z">
        <w:r w:rsidR="000E7C61" w:rsidRPr="000E7C61">
          <w:rPr>
            <w:highlight w:val="yellow"/>
            <w:rPrChange w:id="451" w:author="fei zhai" w:date="2026-05-06T19:01:00Z">
              <w:rPr/>
            </w:rPrChange>
          </w:rPr>
          <w:t>]</w:t>
        </w:r>
      </w:ins>
      <w:ins w:id="452" w:author="fei zhai" w:date="2026-05-05T14:24:00Z">
        <w:r>
          <w:rPr>
            <w:rFonts w:hint="eastAsia"/>
          </w:rPr>
          <w:t>。针对医疗等具有高度专业壁垒的垂直领域，</w:t>
        </w:r>
        <w:r>
          <w:rPr>
            <w:rFonts w:hint="eastAsia"/>
          </w:rPr>
          <w:t>RAMHA</w:t>
        </w:r>
        <w:r>
          <w:rPr>
            <w:rFonts w:hint="eastAsia"/>
          </w:rPr>
          <w:t>等通过在</w:t>
        </w:r>
        <w:r>
          <w:rPr>
            <w:rFonts w:hint="eastAsia"/>
          </w:rPr>
          <w:t>Transformer</w:t>
        </w:r>
        <w:r>
          <w:rPr>
            <w:rFonts w:hint="eastAsia"/>
          </w:rPr>
          <w:t>架构中集成适配器模块，在保留预训练模型通用语义的同时，以低参数代价完成</w:t>
        </w:r>
      </w:ins>
      <w:ins w:id="453" w:author="fei zhai" w:date="2026-05-05T14:28:00Z">
        <w:r>
          <w:rPr>
            <w:rFonts w:hint="eastAsia"/>
          </w:rPr>
          <w:t>对</w:t>
        </w:r>
      </w:ins>
      <w:ins w:id="454" w:author="fei zhai" w:date="2026-05-05T14:24:00Z">
        <w:r>
          <w:rPr>
            <w:rFonts w:hint="eastAsia"/>
          </w:rPr>
          <w:t>特定领域逻辑的精准迁移</w:t>
        </w:r>
      </w:ins>
      <w:ins w:id="455" w:author="fei zhai" w:date="2026-05-06T19:04:00Z">
        <w:r w:rsidR="000E7C61" w:rsidRPr="000E7C61">
          <w:rPr>
            <w:rFonts w:hint="eastAsia"/>
            <w:highlight w:val="yellow"/>
            <w:rPrChange w:id="456" w:author="fei zhai" w:date="2026-05-06T19:04:00Z">
              <w:rPr>
                <w:rFonts w:hint="eastAsia"/>
              </w:rPr>
            </w:rPrChange>
          </w:rPr>
          <w:t>[</w:t>
        </w:r>
        <w:r w:rsidR="000E7C61" w:rsidRPr="000E7C61">
          <w:rPr>
            <w:highlight w:val="yellow"/>
            <w:rPrChange w:id="457" w:author="fei zhai" w:date="2026-05-06T19:04:00Z">
              <w:rPr/>
            </w:rPrChange>
          </w:rPr>
          <w:t>34]</w:t>
        </w:r>
      </w:ins>
      <w:ins w:id="458" w:author="fei zhai" w:date="2026-05-05T14:24:00Z">
        <w:r>
          <w:rPr>
            <w:rFonts w:hint="eastAsia"/>
          </w:rPr>
          <w:t>。这些成果为探索医疗器械专利向</w:t>
        </w:r>
      </w:ins>
      <w:ins w:id="459" w:author="fei zhai" w:date="2026-05-05T14:39:00Z">
        <w:r w:rsidR="006D21E1">
          <w:rPr>
            <w:rFonts w:hint="eastAsia"/>
          </w:rPr>
          <w:t>《医疗器械分类目录》</w:t>
        </w:r>
      </w:ins>
      <w:ins w:id="460" w:author="fei zhai" w:date="2026-05-05T14:24:00Z">
        <w:r>
          <w:rPr>
            <w:rFonts w:hint="eastAsia"/>
          </w:rPr>
          <w:t>的跨体系</w:t>
        </w:r>
      </w:ins>
      <w:ins w:id="461" w:author="fei zhai" w:date="2026-05-05T14:35:00Z">
        <w:r w:rsidR="006D21E1">
          <w:rPr>
            <w:rFonts w:hint="eastAsia"/>
          </w:rPr>
          <w:t>映射研究</w:t>
        </w:r>
      </w:ins>
      <w:ins w:id="462" w:author="fei zhai" w:date="2026-05-05T14:24:00Z">
        <w:r>
          <w:rPr>
            <w:rFonts w:hint="eastAsia"/>
          </w:rPr>
          <w:t>奠定了技术基础。</w:t>
        </w:r>
      </w:ins>
    </w:p>
    <w:p w14:paraId="7A1AA21A" w14:textId="50991565" w:rsidR="006D21E1" w:rsidRDefault="006D21E1" w:rsidP="006D21E1">
      <w:pPr>
        <w:numPr>
          <w:ilvl w:val="0"/>
          <w:numId w:val="22"/>
        </w:numPr>
        <w:ind w:firstLineChars="0" w:firstLine="480"/>
        <w:rPr>
          <w:ins w:id="463" w:author="fei zhai" w:date="2026-05-05T14:35:00Z"/>
        </w:rPr>
      </w:pPr>
      <w:ins w:id="464" w:author="fei zhai" w:date="2026-05-05T14:36:00Z">
        <w:r>
          <w:rPr>
            <w:rFonts w:hint="eastAsia"/>
          </w:rPr>
          <w:lastRenderedPageBreak/>
          <w:t>当前存在的问题</w:t>
        </w:r>
      </w:ins>
    </w:p>
    <w:p w14:paraId="04BED564" w14:textId="51EC252C" w:rsidR="006D21E1" w:rsidRDefault="006D21E1" w:rsidP="006D21E1">
      <w:pPr>
        <w:ind w:firstLine="480"/>
        <w:rPr>
          <w:ins w:id="465" w:author="fei zhai" w:date="2026-05-05T14:36:00Z"/>
        </w:rPr>
      </w:pPr>
      <w:ins w:id="466" w:author="fei zhai" w:date="2026-05-05T14:36:00Z">
        <w:r>
          <w:rPr>
            <w:rFonts w:hint="eastAsia"/>
          </w:rPr>
          <w:t>尽管专利分类技术日益成熟，</w:t>
        </w:r>
      </w:ins>
      <w:ins w:id="467" w:author="fei zhai" w:date="2026-05-05T14:39:00Z">
        <w:r>
          <w:rPr>
            <w:rFonts w:hint="eastAsia"/>
          </w:rPr>
          <w:t>但针对《医疗器械分类目录》</w:t>
        </w:r>
      </w:ins>
      <w:ins w:id="468" w:author="fei zhai" w:date="2026-05-05T14:40:00Z">
        <w:r w:rsidR="00B1139D">
          <w:rPr>
            <w:rFonts w:hint="eastAsia"/>
          </w:rPr>
          <w:t>的医疗器械专利自动映射</w:t>
        </w:r>
      </w:ins>
      <w:ins w:id="469" w:author="fei zhai" w:date="2026-05-05T14:39:00Z">
        <w:r>
          <w:rPr>
            <w:rFonts w:hint="eastAsia"/>
          </w:rPr>
          <w:t>研究仍属空白</w:t>
        </w:r>
      </w:ins>
      <w:ins w:id="470" w:author="fei zhai" w:date="2026-05-05T14:41:00Z">
        <w:r w:rsidR="00B1139D">
          <w:rPr>
            <w:rFonts w:hint="eastAsia"/>
          </w:rPr>
          <w:t>，并且存在以下亟待解决的技术问题</w:t>
        </w:r>
      </w:ins>
      <w:ins w:id="471" w:author="fei zhai" w:date="2026-05-05T14:36:00Z">
        <w:r>
          <w:rPr>
            <w:rFonts w:hint="eastAsia"/>
          </w:rPr>
          <w:t>：</w:t>
        </w:r>
      </w:ins>
    </w:p>
    <w:p w14:paraId="16AC9322" w14:textId="5212E098" w:rsidR="006D21E1" w:rsidRDefault="009209F5" w:rsidP="006D21E1">
      <w:pPr>
        <w:ind w:firstLine="480"/>
        <w:rPr>
          <w:ins w:id="472" w:author="fei zhai" w:date="2026-05-05T14:36:00Z"/>
        </w:rPr>
      </w:pPr>
      <w:ins w:id="473" w:author="fei zhai" w:date="2026-05-05T15:25:00Z">
        <w:r>
          <w:rPr>
            <w:rFonts w:hint="eastAsia"/>
          </w:rPr>
          <w:t>在数据层面</w:t>
        </w:r>
      </w:ins>
      <w:ins w:id="474" w:author="fei zhai" w:date="2026-05-05T15:19:00Z">
        <w:r>
          <w:rPr>
            <w:rFonts w:hint="eastAsia"/>
          </w:rPr>
          <w:t>，</w:t>
        </w:r>
      </w:ins>
      <w:ins w:id="475" w:author="fei zhai" w:date="2026-05-05T15:29:00Z">
        <w:r>
          <w:rPr>
            <w:rFonts w:hint="eastAsia"/>
          </w:rPr>
          <w:t>存在</w:t>
        </w:r>
      </w:ins>
      <w:ins w:id="476" w:author="fei zhai" w:date="2026-05-05T15:19:00Z">
        <w:r>
          <w:rPr>
            <w:rFonts w:hint="eastAsia"/>
          </w:rPr>
          <w:t>医疗器械</w:t>
        </w:r>
      </w:ins>
      <w:ins w:id="477" w:author="fei zhai" w:date="2026-05-05T14:36:00Z">
        <w:r w:rsidR="006D21E1">
          <w:rPr>
            <w:rFonts w:hint="eastAsia"/>
          </w:rPr>
          <w:t>垂直领域自动化标注的置信度评价机制缺失</w:t>
        </w:r>
      </w:ins>
      <w:ins w:id="478" w:author="fei zhai" w:date="2026-05-05T15:22:00Z">
        <w:r>
          <w:rPr>
            <w:rFonts w:hint="eastAsia"/>
          </w:rPr>
          <w:t>。</w:t>
        </w:r>
      </w:ins>
      <w:ins w:id="479" w:author="fei zhai" w:date="2026-05-05T15:29:00Z">
        <w:r w:rsidRPr="009209F5">
          <w:rPr>
            <w:rFonts w:hint="eastAsia"/>
          </w:rPr>
          <w:t>目前</w:t>
        </w:r>
        <w:r>
          <w:rPr>
            <w:rFonts w:hint="eastAsia"/>
          </w:rPr>
          <w:t>尚无</w:t>
        </w:r>
      </w:ins>
      <w:ins w:id="480" w:author="fei zhai" w:date="2026-05-05T15:51:00Z">
        <w:r w:rsidR="0019019E">
          <w:rPr>
            <w:rFonts w:hint="eastAsia"/>
          </w:rPr>
          <w:t>经</w:t>
        </w:r>
        <w:r w:rsidR="0019019E">
          <w:rPr>
            <w:rFonts w:hint="eastAsia"/>
          </w:rPr>
          <w:t>NMPA</w:t>
        </w:r>
        <w:r w:rsidR="0019019E">
          <w:rPr>
            <w:rFonts w:hint="eastAsia"/>
          </w:rPr>
          <w:t>备案的标注协议支撑的公开语料库</w:t>
        </w:r>
      </w:ins>
      <w:ins w:id="481" w:author="fei zhai" w:date="2026-05-05T15:29:00Z">
        <w:r w:rsidRPr="009209F5">
          <w:rPr>
            <w:rFonts w:hint="eastAsia"/>
          </w:rPr>
          <w:t>，</w:t>
        </w:r>
      </w:ins>
      <w:ins w:id="482" w:author="fei zhai" w:date="2026-05-05T15:30:00Z">
        <w:r>
          <w:rPr>
            <w:rFonts w:hint="eastAsia"/>
          </w:rPr>
          <w:t>可靠</w:t>
        </w:r>
      </w:ins>
      <w:ins w:id="483" w:author="fei zhai" w:date="2026-05-05T15:29:00Z">
        <w:r w:rsidRPr="009209F5">
          <w:rPr>
            <w:rFonts w:hint="eastAsia"/>
          </w:rPr>
          <w:t>监督信号</w:t>
        </w:r>
      </w:ins>
      <w:ins w:id="484" w:author="fei zhai" w:date="2026-05-05T15:30:00Z">
        <w:r>
          <w:rPr>
            <w:rFonts w:hint="eastAsia"/>
          </w:rPr>
          <w:t>的缺失</w:t>
        </w:r>
      </w:ins>
      <w:ins w:id="485" w:author="fei zhai" w:date="2026-05-05T15:29:00Z">
        <w:r w:rsidRPr="009209F5">
          <w:rPr>
            <w:rFonts w:hint="eastAsia"/>
          </w:rPr>
          <w:t>导致垂直领域模型在训练初期极易捕获错误的技术逻辑关联，进而产生知识幻觉。</w:t>
        </w:r>
      </w:ins>
      <w:ins w:id="486" w:author="fei zhai" w:date="2026-05-05T15:31:00Z">
        <w:r w:rsidR="005B5F45">
          <w:rPr>
            <w:rFonts w:hint="eastAsia"/>
          </w:rPr>
          <w:t>同时</w:t>
        </w:r>
      </w:ins>
      <w:ins w:id="487" w:author="fei zhai" w:date="2026-05-05T15:29:00Z">
        <w:r w:rsidRPr="009209F5">
          <w:rPr>
            <w:rFonts w:hint="eastAsia"/>
          </w:rPr>
          <w:t>缺乏针对医疗器械垂直领域标注质量</w:t>
        </w:r>
      </w:ins>
      <w:ins w:id="488" w:author="fei zhai" w:date="2026-05-05T15:31:00Z">
        <w:r w:rsidR="005B5F45">
          <w:rPr>
            <w:rFonts w:hint="eastAsia"/>
          </w:rPr>
          <w:t>的</w:t>
        </w:r>
      </w:ins>
      <w:ins w:id="489" w:author="fei zhai" w:date="2026-05-05T15:29:00Z">
        <w:r w:rsidRPr="009209F5">
          <w:rPr>
            <w:rFonts w:hint="eastAsia"/>
          </w:rPr>
          <w:t>评价标准。</w:t>
        </w:r>
      </w:ins>
      <w:ins w:id="490" w:author="fei zhai" w:date="2026-05-05T15:31:00Z">
        <w:r w:rsidR="005B5F45">
          <w:rPr>
            <w:rFonts w:hint="eastAsia"/>
          </w:rPr>
          <w:t>标注</w:t>
        </w:r>
      </w:ins>
      <w:ins w:id="491" w:author="fei zhai" w:date="2026-05-05T15:29:00Z">
        <w:r w:rsidRPr="009209F5">
          <w:rPr>
            <w:rFonts w:hint="eastAsia"/>
          </w:rPr>
          <w:t>数据</w:t>
        </w:r>
      </w:ins>
      <w:ins w:id="492" w:author="fei zhai" w:date="2026-05-05T15:31:00Z">
        <w:r w:rsidR="005B5F45">
          <w:rPr>
            <w:rFonts w:hint="eastAsia"/>
          </w:rPr>
          <w:t>的</w:t>
        </w:r>
      </w:ins>
      <w:ins w:id="493" w:author="fei zhai" w:date="2026-05-05T15:29:00Z">
        <w:r w:rsidRPr="009209F5">
          <w:rPr>
            <w:rFonts w:hint="eastAsia"/>
          </w:rPr>
          <w:t>缺失与自动化标注逻辑偏差</w:t>
        </w:r>
      </w:ins>
      <w:ins w:id="494" w:author="fei zhai" w:date="2026-05-05T15:32:00Z">
        <w:r w:rsidR="005B5F45">
          <w:rPr>
            <w:rFonts w:hint="eastAsia"/>
          </w:rPr>
          <w:t>严重影响</w:t>
        </w:r>
      </w:ins>
      <w:ins w:id="495" w:author="fei zhai" w:date="2026-05-05T15:29:00Z">
        <w:r w:rsidRPr="009209F5">
          <w:rPr>
            <w:rFonts w:hint="eastAsia"/>
          </w:rPr>
          <w:t>模型在实际应用场景中的可靠性。因此，建立系统性的置信度评价机制</w:t>
        </w:r>
      </w:ins>
      <w:ins w:id="496" w:author="fei zhai" w:date="2026-05-05T15:33:00Z">
        <w:r w:rsidR="005B5F45">
          <w:rPr>
            <w:rFonts w:hint="eastAsia"/>
          </w:rPr>
          <w:t>，</w:t>
        </w:r>
      </w:ins>
      <w:ins w:id="497" w:author="fei zhai" w:date="2026-05-05T15:29:00Z">
        <w:r w:rsidRPr="009209F5">
          <w:rPr>
            <w:rFonts w:hint="eastAsia"/>
          </w:rPr>
          <w:t>识别并剔除原始弱标签中的噪声数据，</w:t>
        </w:r>
      </w:ins>
      <w:ins w:id="498" w:author="fei zhai" w:date="2026-05-05T15:33:00Z">
        <w:r w:rsidR="005B5F45">
          <w:rPr>
            <w:rFonts w:hint="eastAsia"/>
          </w:rPr>
          <w:t>是</w:t>
        </w:r>
      </w:ins>
      <w:ins w:id="499" w:author="fei zhai" w:date="2026-05-05T15:29:00Z">
        <w:r w:rsidRPr="009209F5">
          <w:rPr>
            <w:rFonts w:hint="eastAsia"/>
          </w:rPr>
          <w:t>构建稳健分类模型的前提，</w:t>
        </w:r>
      </w:ins>
      <w:ins w:id="500" w:author="fei zhai" w:date="2026-05-05T15:33:00Z">
        <w:r w:rsidR="005B5F45">
          <w:rPr>
            <w:rFonts w:hint="eastAsia"/>
          </w:rPr>
          <w:t>也是医疗器械专利垂直领域</w:t>
        </w:r>
      </w:ins>
      <w:ins w:id="501" w:author="fei zhai" w:date="2026-05-05T15:29:00Z">
        <w:r w:rsidRPr="009209F5">
          <w:rPr>
            <w:rFonts w:hint="eastAsia"/>
          </w:rPr>
          <w:t>数据治理</w:t>
        </w:r>
      </w:ins>
      <w:ins w:id="502" w:author="fei zhai" w:date="2026-05-05T15:33:00Z">
        <w:r w:rsidR="005B5F45">
          <w:rPr>
            <w:rFonts w:hint="eastAsia"/>
          </w:rPr>
          <w:t>方面</w:t>
        </w:r>
      </w:ins>
      <w:ins w:id="503" w:author="fei zhai" w:date="2026-05-05T15:34:00Z">
        <w:r w:rsidR="005B5F45">
          <w:rPr>
            <w:rFonts w:hint="eastAsia"/>
          </w:rPr>
          <w:t>亟待解决的问题之一</w:t>
        </w:r>
      </w:ins>
      <w:ins w:id="504" w:author="fei zhai" w:date="2026-05-05T14:36:00Z">
        <w:r w:rsidR="006D21E1">
          <w:rPr>
            <w:rFonts w:hint="eastAsia"/>
          </w:rPr>
          <w:t>。</w:t>
        </w:r>
      </w:ins>
    </w:p>
    <w:p w14:paraId="7595445C" w14:textId="483E8973" w:rsidR="006D21E1" w:rsidRDefault="009209F5" w:rsidP="006D21E1">
      <w:pPr>
        <w:ind w:firstLine="480"/>
        <w:rPr>
          <w:ins w:id="505" w:author="fei zhai" w:date="2026-05-05T15:25:00Z"/>
        </w:rPr>
      </w:pPr>
      <w:ins w:id="506" w:author="fei zhai" w:date="2026-05-05T15:25:00Z">
        <w:r>
          <w:rPr>
            <w:rFonts w:hint="eastAsia"/>
          </w:rPr>
          <w:t>在模型层面</w:t>
        </w:r>
      </w:ins>
      <w:ins w:id="507" w:author="fei zhai" w:date="2026-05-05T15:43:00Z">
        <w:r w:rsidR="005B5F45">
          <w:rPr>
            <w:rFonts w:hint="eastAsia"/>
          </w:rPr>
          <w:t>，</w:t>
        </w:r>
        <w:r w:rsidR="005B5F45" w:rsidRPr="005B5F45">
          <w:rPr>
            <w:rFonts w:hint="eastAsia"/>
          </w:rPr>
          <w:t>现有</w:t>
        </w:r>
        <w:r w:rsidR="005B5F45">
          <w:rPr>
            <w:rFonts w:hint="eastAsia"/>
          </w:rPr>
          <w:t>专利</w:t>
        </w:r>
        <w:r w:rsidR="005B5F45" w:rsidRPr="005B5F45">
          <w:rPr>
            <w:rFonts w:hint="eastAsia"/>
          </w:rPr>
          <w:t>文本分类模型及预训练模型虽在通用专利分类（如</w:t>
        </w:r>
        <w:r w:rsidR="005B5F45" w:rsidRPr="005B5F45">
          <w:rPr>
            <w:rFonts w:hint="eastAsia"/>
          </w:rPr>
          <w:t>IPC</w:t>
        </w:r>
        <w:r w:rsidR="005B5F45" w:rsidRPr="005B5F45">
          <w:rPr>
            <w:rFonts w:hint="eastAsia"/>
          </w:rPr>
          <w:t>、</w:t>
        </w:r>
        <w:r w:rsidR="005B5F45" w:rsidRPr="005B5F45">
          <w:rPr>
            <w:rFonts w:hint="eastAsia"/>
          </w:rPr>
          <w:t>CPC</w:t>
        </w:r>
        <w:r w:rsidR="005B5F45" w:rsidRPr="005B5F45">
          <w:rPr>
            <w:rFonts w:hint="eastAsia"/>
          </w:rPr>
          <w:t>系统）任务中取得了显著</w:t>
        </w:r>
        <w:r w:rsidR="0019019E">
          <w:rPr>
            <w:rFonts w:hint="eastAsia"/>
          </w:rPr>
          <w:t>成果</w:t>
        </w:r>
        <w:r w:rsidR="005B5F45" w:rsidRPr="005B5F45">
          <w:rPr>
            <w:rFonts w:hint="eastAsia"/>
          </w:rPr>
          <w:t>，但直接面向医疗器械专利与《医疗器械分类目录》自动映射的专用模型仍</w:t>
        </w:r>
      </w:ins>
      <w:ins w:id="508" w:author="fei zhai" w:date="2026-05-05T15:44:00Z">
        <w:r w:rsidR="0019019E">
          <w:rPr>
            <w:rFonts w:hint="eastAsia"/>
          </w:rPr>
          <w:t>属</w:t>
        </w:r>
      </w:ins>
      <w:ins w:id="509" w:author="fei zhai" w:date="2026-05-05T15:43:00Z">
        <w:r w:rsidR="005B5F45" w:rsidRPr="005B5F45">
          <w:rPr>
            <w:rFonts w:hint="eastAsia"/>
          </w:rPr>
          <w:t>研究空白。目前的研究多侧重于通用技术语义的提取，忽略了《</w:t>
        </w:r>
      </w:ins>
      <w:ins w:id="510" w:author="fei zhai" w:date="2026-05-05T15:45:00Z">
        <w:r w:rsidR="0019019E" w:rsidRPr="005B5F45">
          <w:rPr>
            <w:rFonts w:hint="eastAsia"/>
          </w:rPr>
          <w:t>医疗器械</w:t>
        </w:r>
      </w:ins>
      <w:ins w:id="511" w:author="fei zhai" w:date="2026-05-05T15:43:00Z">
        <w:r w:rsidR="005B5F45" w:rsidRPr="005B5F45">
          <w:rPr>
            <w:rFonts w:hint="eastAsia"/>
          </w:rPr>
          <w:t>分类目录》</w:t>
        </w:r>
      </w:ins>
      <w:ins w:id="512" w:author="fei zhai" w:date="2026-05-05T15:45:00Z">
        <w:r w:rsidR="0019019E">
          <w:rPr>
            <w:rFonts w:hint="eastAsia"/>
          </w:rPr>
          <w:t>以及相关指南、法规等</w:t>
        </w:r>
      </w:ins>
      <w:ins w:id="513" w:author="fei zhai" w:date="2026-05-05T15:43:00Z">
        <w:r w:rsidR="005B5F45" w:rsidRPr="005B5F45">
          <w:rPr>
            <w:rFonts w:hint="eastAsia"/>
          </w:rPr>
          <w:t>所代表的</w:t>
        </w:r>
      </w:ins>
      <w:ins w:id="514" w:author="fei zhai" w:date="2026-05-05T15:46:00Z">
        <w:r w:rsidR="0019019E">
          <w:rPr>
            <w:rFonts w:hint="eastAsia"/>
          </w:rPr>
          <w:t>行业</w:t>
        </w:r>
      </w:ins>
      <w:ins w:id="515" w:author="fei zhai" w:date="2026-05-05T15:43:00Z">
        <w:r w:rsidR="005B5F45" w:rsidRPr="005B5F45">
          <w:rPr>
            <w:rFonts w:hint="eastAsia"/>
          </w:rPr>
          <w:t>行政监管语境与专利</w:t>
        </w:r>
      </w:ins>
      <w:ins w:id="516" w:author="fei zhai" w:date="2026-05-05T15:47:00Z">
        <w:r w:rsidR="0019019E">
          <w:rPr>
            <w:rFonts w:hint="eastAsia"/>
          </w:rPr>
          <w:t>文本</w:t>
        </w:r>
      </w:ins>
      <w:ins w:id="517" w:author="fei zhai" w:date="2026-05-05T15:43:00Z">
        <w:r w:rsidR="005B5F45" w:rsidRPr="005B5F45">
          <w:rPr>
            <w:rFonts w:hint="eastAsia"/>
          </w:rPr>
          <w:t>的技术原理语境之间</w:t>
        </w:r>
      </w:ins>
      <w:ins w:id="518" w:author="fei zhai" w:date="2026-05-05T15:47:00Z">
        <w:r w:rsidR="0019019E">
          <w:rPr>
            <w:rFonts w:hint="eastAsia"/>
          </w:rPr>
          <w:t>的</w:t>
        </w:r>
      </w:ins>
      <w:ins w:id="519" w:author="fei zhai" w:date="2026-05-05T15:43:00Z">
        <w:r w:rsidR="005B5F45" w:rsidRPr="005B5F45">
          <w:rPr>
            <w:rFonts w:hint="eastAsia"/>
          </w:rPr>
          <w:t>逻辑错位。如何有效利用</w:t>
        </w:r>
        <w:r w:rsidR="005B5F45" w:rsidRPr="005B5F45">
          <w:rPr>
            <w:rFonts w:hint="eastAsia"/>
          </w:rPr>
          <w:t>RAG</w:t>
        </w:r>
      </w:ins>
      <w:ins w:id="520" w:author="fei zhai" w:date="2026-05-05T15:48:00Z">
        <w:r w:rsidR="0019019E">
          <w:rPr>
            <w:rFonts w:hint="eastAsia"/>
          </w:rPr>
          <w:t>等技术</w:t>
        </w:r>
      </w:ins>
      <w:ins w:id="521" w:author="fei zhai" w:date="2026-05-05T15:43:00Z">
        <w:r w:rsidR="005B5F45" w:rsidRPr="005B5F45">
          <w:rPr>
            <w:rFonts w:hint="eastAsia"/>
          </w:rPr>
          <w:t>将医疗器械监管背景知识注入模型推理过程，</w:t>
        </w:r>
      </w:ins>
      <w:ins w:id="522" w:author="fei zhai" w:date="2026-05-05T15:48:00Z">
        <w:r w:rsidR="0019019E">
          <w:rPr>
            <w:rFonts w:hint="eastAsia"/>
          </w:rPr>
          <w:t>从而实现</w:t>
        </w:r>
      </w:ins>
      <w:ins w:id="523" w:author="fei zhai" w:date="2026-05-05T15:43:00Z">
        <w:r w:rsidR="005B5F45" w:rsidRPr="005B5F45">
          <w:rPr>
            <w:rFonts w:hint="eastAsia"/>
          </w:rPr>
          <w:t>跨体系</w:t>
        </w:r>
      </w:ins>
      <w:ins w:id="524" w:author="fei zhai" w:date="2026-05-05T15:48:00Z">
        <w:r w:rsidR="0019019E">
          <w:rPr>
            <w:rFonts w:hint="eastAsia"/>
          </w:rPr>
          <w:t>的</w:t>
        </w:r>
      </w:ins>
      <w:ins w:id="525" w:author="fei zhai" w:date="2026-05-05T15:43:00Z">
        <w:r w:rsidR="005B5F45" w:rsidRPr="005B5F45">
          <w:rPr>
            <w:rFonts w:hint="eastAsia"/>
          </w:rPr>
          <w:t>语义精准对齐，是当前模型</w:t>
        </w:r>
      </w:ins>
      <w:ins w:id="526" w:author="fei zhai" w:date="2026-05-05T15:49:00Z">
        <w:r w:rsidR="0019019E">
          <w:rPr>
            <w:rFonts w:hint="eastAsia"/>
          </w:rPr>
          <w:t>研究所</w:t>
        </w:r>
      </w:ins>
      <w:ins w:id="527" w:author="fei zhai" w:date="2026-05-05T15:43:00Z">
        <w:r w:rsidR="005B5F45" w:rsidRPr="005B5F45">
          <w:rPr>
            <w:rFonts w:hint="eastAsia"/>
          </w:rPr>
          <w:t>面临的</w:t>
        </w:r>
      </w:ins>
      <w:ins w:id="528" w:author="fei zhai" w:date="2026-05-05T15:49:00Z">
        <w:r w:rsidR="0019019E">
          <w:rPr>
            <w:rFonts w:hint="eastAsia"/>
          </w:rPr>
          <w:t>新</w:t>
        </w:r>
      </w:ins>
      <w:ins w:id="529" w:author="fei zhai" w:date="2026-05-05T15:43:00Z">
        <w:r w:rsidR="005B5F45" w:rsidRPr="005B5F45">
          <w:rPr>
            <w:rFonts w:hint="eastAsia"/>
          </w:rPr>
          <w:t>挑战。此外，模型向细粒度目录层级</w:t>
        </w:r>
      </w:ins>
      <w:ins w:id="530" w:author="fei zhai" w:date="2026-05-05T15:50:00Z">
        <w:r w:rsidR="0019019E">
          <w:rPr>
            <w:rFonts w:hint="eastAsia"/>
          </w:rPr>
          <w:t>的精准</w:t>
        </w:r>
      </w:ins>
      <w:ins w:id="531" w:author="fei zhai" w:date="2026-05-05T15:43:00Z">
        <w:r w:rsidR="005B5F45" w:rsidRPr="005B5F45">
          <w:rPr>
            <w:rFonts w:hint="eastAsia"/>
          </w:rPr>
          <w:t>映射</w:t>
        </w:r>
      </w:ins>
      <w:ins w:id="532" w:author="fei zhai" w:date="2026-05-05T15:50:00Z">
        <w:r w:rsidR="0019019E">
          <w:rPr>
            <w:rFonts w:hint="eastAsia"/>
          </w:rPr>
          <w:t>也是现有模型所面临的</w:t>
        </w:r>
      </w:ins>
      <w:ins w:id="533" w:author="fei zhai" w:date="2026-05-05T15:43:00Z">
        <w:r w:rsidR="005B5F45" w:rsidRPr="005B5F45">
          <w:rPr>
            <w:rFonts w:hint="eastAsia"/>
          </w:rPr>
          <w:t>技术难点。</w:t>
        </w:r>
      </w:ins>
    </w:p>
    <w:p w14:paraId="54F436C3" w14:textId="65037E0D" w:rsidR="009209F5" w:rsidRDefault="009209F5" w:rsidP="006D21E1">
      <w:pPr>
        <w:ind w:firstLine="480"/>
        <w:rPr>
          <w:ins w:id="534" w:author="fei zhai" w:date="2026-05-05T15:25:00Z"/>
        </w:rPr>
      </w:pPr>
      <w:ins w:id="535" w:author="fei zhai" w:date="2026-05-05T15:25:00Z">
        <w:r>
          <w:rPr>
            <w:rFonts w:hint="eastAsia"/>
          </w:rPr>
          <w:t>在应用层面</w:t>
        </w:r>
      </w:ins>
      <w:ins w:id="536" w:author="fei zhai" w:date="2026-05-05T15:56:00Z">
        <w:r w:rsidR="008505C6">
          <w:rPr>
            <w:rFonts w:hint="eastAsia"/>
          </w:rPr>
          <w:t>，</w:t>
        </w:r>
        <w:r w:rsidR="008505C6" w:rsidRPr="008505C6">
          <w:rPr>
            <w:rFonts w:hint="eastAsia"/>
          </w:rPr>
          <w:t>现有的专利数据库与检索平台主要基于</w:t>
        </w:r>
        <w:r w:rsidR="008505C6" w:rsidRPr="008505C6">
          <w:rPr>
            <w:rFonts w:hint="eastAsia"/>
          </w:rPr>
          <w:t>IPC</w:t>
        </w:r>
        <w:r w:rsidR="008505C6" w:rsidRPr="008505C6">
          <w:rPr>
            <w:rFonts w:hint="eastAsia"/>
          </w:rPr>
          <w:t>或</w:t>
        </w:r>
        <w:r w:rsidR="008505C6" w:rsidRPr="008505C6">
          <w:rPr>
            <w:rFonts w:hint="eastAsia"/>
          </w:rPr>
          <w:t>CPC</w:t>
        </w:r>
        <w:r w:rsidR="008505C6" w:rsidRPr="008505C6">
          <w:rPr>
            <w:rFonts w:hint="eastAsia"/>
          </w:rPr>
          <w:t>体系构建，难以直接输出符合</w:t>
        </w:r>
        <w:r w:rsidR="008505C6" w:rsidRPr="008505C6">
          <w:rPr>
            <w:rFonts w:hint="eastAsia"/>
          </w:rPr>
          <w:t>NMPA</w:t>
        </w:r>
        <w:r w:rsidR="008505C6" w:rsidRPr="008505C6">
          <w:rPr>
            <w:rFonts w:hint="eastAsia"/>
          </w:rPr>
          <w:t>监管逻辑的分类结果</w:t>
        </w:r>
        <w:r w:rsidR="008505C6">
          <w:rPr>
            <w:rFonts w:hint="eastAsia"/>
          </w:rPr>
          <w:t>，</w:t>
        </w:r>
        <w:r w:rsidR="008505C6" w:rsidRPr="008505C6">
          <w:rPr>
            <w:rFonts w:hint="eastAsia"/>
          </w:rPr>
          <w:t>面向医疗器械</w:t>
        </w:r>
        <w:r w:rsidR="008505C6">
          <w:rPr>
            <w:rFonts w:hint="eastAsia"/>
          </w:rPr>
          <w:t>垂直领域</w:t>
        </w:r>
        <w:r w:rsidR="008505C6" w:rsidRPr="008505C6">
          <w:rPr>
            <w:rFonts w:hint="eastAsia"/>
          </w:rPr>
          <w:t>的智能化</w:t>
        </w:r>
      </w:ins>
      <w:ins w:id="537" w:author="fei zhai" w:date="2026-05-05T15:57:00Z">
        <w:r w:rsidR="008505C6">
          <w:rPr>
            <w:rFonts w:hint="eastAsia"/>
          </w:rPr>
          <w:t>专利数据</w:t>
        </w:r>
      </w:ins>
      <w:ins w:id="538" w:author="fei zhai" w:date="2026-05-05T15:56:00Z">
        <w:r w:rsidR="008505C6" w:rsidRPr="008505C6">
          <w:rPr>
            <w:rFonts w:hint="eastAsia"/>
          </w:rPr>
          <w:t>平台仍处于匮乏状态。</w:t>
        </w:r>
      </w:ins>
      <w:ins w:id="539" w:author="fei zhai" w:date="2026-05-05T15:57:00Z">
        <w:r w:rsidR="008505C6">
          <w:rPr>
            <w:rFonts w:hint="eastAsia"/>
          </w:rPr>
          <w:t>而</w:t>
        </w:r>
      </w:ins>
      <w:ins w:id="540" w:author="fei zhai" w:date="2026-05-05T15:56:00Z">
        <w:r w:rsidR="008505C6" w:rsidRPr="008505C6">
          <w:rPr>
            <w:rFonts w:hint="eastAsia"/>
          </w:rPr>
          <w:t>在实际业务中，企业与监管机构往往依赖高成本、低效率的人工</w:t>
        </w:r>
      </w:ins>
      <w:ins w:id="541" w:author="fei zhai" w:date="2026-05-05T15:57:00Z">
        <w:r w:rsidR="008505C6">
          <w:rPr>
            <w:rFonts w:hint="eastAsia"/>
          </w:rPr>
          <w:t>检索和筛选完成</w:t>
        </w:r>
      </w:ins>
      <w:ins w:id="542" w:author="fei zhai" w:date="2026-05-05T15:58:00Z">
        <w:r w:rsidR="008505C6">
          <w:rPr>
            <w:rFonts w:hint="eastAsia"/>
          </w:rPr>
          <w:t>不同体系下的数据</w:t>
        </w:r>
      </w:ins>
      <w:ins w:id="543" w:author="fei zhai" w:date="2026-05-05T15:56:00Z">
        <w:r w:rsidR="008505C6" w:rsidRPr="008505C6">
          <w:rPr>
            <w:rFonts w:hint="eastAsia"/>
          </w:rPr>
          <w:t>映射，这不仅</w:t>
        </w:r>
      </w:ins>
      <w:ins w:id="544" w:author="fei zhai" w:date="2026-05-05T15:59:00Z">
        <w:r w:rsidR="008505C6">
          <w:rPr>
            <w:rFonts w:hint="eastAsia"/>
          </w:rPr>
          <w:t>造成大量人力与时间成本的浪费</w:t>
        </w:r>
      </w:ins>
      <w:ins w:id="545" w:author="fei zhai" w:date="2026-05-05T15:56:00Z">
        <w:r w:rsidR="008505C6" w:rsidRPr="008505C6">
          <w:rPr>
            <w:rFonts w:hint="eastAsia"/>
          </w:rPr>
          <w:t>，更</w:t>
        </w:r>
      </w:ins>
      <w:ins w:id="546" w:author="fei zhai" w:date="2026-05-05T15:59:00Z">
        <w:r w:rsidR="008505C6">
          <w:rPr>
            <w:rFonts w:hint="eastAsia"/>
          </w:rPr>
          <w:t>容易因为</w:t>
        </w:r>
      </w:ins>
      <w:ins w:id="547" w:author="fei zhai" w:date="2026-05-05T15:56:00Z">
        <w:r w:rsidR="008505C6" w:rsidRPr="008505C6">
          <w:rPr>
            <w:rFonts w:hint="eastAsia"/>
          </w:rPr>
          <w:t>标注人员专业</w:t>
        </w:r>
      </w:ins>
      <w:ins w:id="548" w:author="fei zhai" w:date="2026-05-05T15:59:00Z">
        <w:r w:rsidR="008505C6">
          <w:rPr>
            <w:rFonts w:hint="eastAsia"/>
          </w:rPr>
          <w:t>知识的匮乏</w:t>
        </w:r>
      </w:ins>
      <w:ins w:id="549" w:author="fei zhai" w:date="2026-05-05T15:56:00Z">
        <w:r w:rsidR="008505C6" w:rsidRPr="008505C6">
          <w:rPr>
            <w:rFonts w:hint="eastAsia"/>
          </w:rPr>
          <w:t>导致分类精度与一致性下降。</w:t>
        </w:r>
      </w:ins>
      <w:ins w:id="550" w:author="fei zhai" w:date="2026-05-05T16:01:00Z">
        <w:r w:rsidR="008505C6">
          <w:rPr>
            <w:rFonts w:hint="eastAsia"/>
          </w:rPr>
          <w:t>医疗器械专利数据</w:t>
        </w:r>
      </w:ins>
      <w:ins w:id="551" w:author="fei zhai" w:date="2026-05-05T15:56:00Z">
        <w:r w:rsidR="008505C6" w:rsidRPr="008505C6">
          <w:rPr>
            <w:rFonts w:hint="eastAsia"/>
          </w:rPr>
          <w:t>集成化应用工具</w:t>
        </w:r>
      </w:ins>
      <w:ins w:id="552" w:author="fei zhai" w:date="2026-05-05T16:00:00Z">
        <w:r w:rsidR="008505C6">
          <w:rPr>
            <w:rFonts w:hint="eastAsia"/>
          </w:rPr>
          <w:t>的</w:t>
        </w:r>
      </w:ins>
      <w:ins w:id="553" w:author="fei zhai" w:date="2026-05-05T16:01:00Z">
        <w:r w:rsidR="008505C6">
          <w:rPr>
            <w:rFonts w:hint="eastAsia"/>
          </w:rPr>
          <w:t>缺乏导致</w:t>
        </w:r>
      </w:ins>
      <w:ins w:id="554" w:author="fei zhai" w:date="2026-05-05T15:56:00Z">
        <w:r w:rsidR="008505C6" w:rsidRPr="008505C6">
          <w:rPr>
            <w:rFonts w:hint="eastAsia"/>
          </w:rPr>
          <w:t>专利技术特征与监管风险等级之间存在严重的信息断层，直接制约了企业在知识产权预警、合规性查新及研发方向</w:t>
        </w:r>
      </w:ins>
      <w:ins w:id="555" w:author="fei zhai" w:date="2026-05-05T16:02:00Z">
        <w:r w:rsidR="008505C6">
          <w:rPr>
            <w:rFonts w:hint="eastAsia"/>
          </w:rPr>
          <w:t>决策上的</w:t>
        </w:r>
      </w:ins>
      <w:ins w:id="556" w:author="fei zhai" w:date="2026-05-05T15:56:00Z">
        <w:r w:rsidR="008505C6" w:rsidRPr="008505C6">
          <w:rPr>
            <w:rFonts w:hint="eastAsia"/>
          </w:rPr>
          <w:t>效率。因此，构建具备跨体系自动化映射能力的专用服务平台，</w:t>
        </w:r>
      </w:ins>
      <w:ins w:id="557" w:author="fei zhai" w:date="2026-05-05T16:02:00Z">
        <w:r w:rsidR="008505C6">
          <w:rPr>
            <w:rFonts w:hint="eastAsia"/>
          </w:rPr>
          <w:t>是</w:t>
        </w:r>
      </w:ins>
      <w:ins w:id="558" w:author="fei zhai" w:date="2026-05-05T15:56:00Z">
        <w:r w:rsidR="008505C6" w:rsidRPr="008505C6">
          <w:rPr>
            <w:rFonts w:hint="eastAsia"/>
          </w:rPr>
          <w:t>打通技术创新与行业标准之间壁垒的</w:t>
        </w:r>
      </w:ins>
      <w:ins w:id="559" w:author="fei zhai" w:date="2026-05-05T16:02:00Z">
        <w:r w:rsidR="008505C6">
          <w:rPr>
            <w:rFonts w:hint="eastAsia"/>
          </w:rPr>
          <w:t>实际</w:t>
        </w:r>
      </w:ins>
      <w:ins w:id="560" w:author="fei zhai" w:date="2026-05-05T15:56:00Z">
        <w:r w:rsidR="008505C6" w:rsidRPr="008505C6">
          <w:rPr>
            <w:rFonts w:hint="eastAsia"/>
          </w:rPr>
          <w:t>需求。</w:t>
        </w:r>
      </w:ins>
    </w:p>
    <w:p w14:paraId="39320595" w14:textId="4F03B9A9" w:rsidR="007D28D6" w:rsidDel="00106414" w:rsidRDefault="00000000">
      <w:pPr>
        <w:ind w:firstLine="480"/>
        <w:rPr>
          <w:del w:id="561" w:author="fei zhai" w:date="2026-05-05T16:02:00Z"/>
        </w:rPr>
      </w:pPr>
      <w:del w:id="562" w:author="fei zhai" w:date="2026-05-05T15:52:00Z">
        <w:r w:rsidDel="0019019E">
          <w:rPr>
            <w:rFonts w:hint="eastAsia"/>
          </w:rPr>
          <w:lastRenderedPageBreak/>
          <w:delText>深度学习在</w:delText>
        </w:r>
        <w:r w:rsidDel="0019019E">
          <w:rPr>
            <w:rFonts w:hint="eastAsia"/>
          </w:rPr>
          <w:delText>IPC</w:delText>
        </w:r>
        <w:r w:rsidDel="0019019E">
          <w:rPr>
            <w:rFonts w:hint="eastAsia"/>
          </w:rPr>
          <w:delText>和</w:delText>
        </w:r>
        <w:r w:rsidDel="0019019E">
          <w:rPr>
            <w:rFonts w:hint="eastAsia"/>
          </w:rPr>
          <w:delText>CPC</w:delText>
        </w:r>
        <w:r w:rsidDel="0019019E">
          <w:rPr>
            <w:rFonts w:hint="eastAsia"/>
          </w:rPr>
          <w:delText>专利文本分类任务上已积累大量成果，但针对《医疗器械分类目录》的自动化分类研究仍属空白。数据层面，当前尚无经</w:delText>
        </w:r>
        <w:r w:rsidDel="0019019E">
          <w:rPr>
            <w:rFonts w:hint="eastAsia"/>
          </w:rPr>
          <w:delText>NMPA</w:delText>
        </w:r>
        <w:r w:rsidDel="0019019E">
          <w:rPr>
            <w:rFonts w:hint="eastAsia"/>
          </w:rPr>
          <w:delText>备案的标注协议支撑的公开语料库，缺乏高质量的数据集。模型层面，</w:delText>
        </w:r>
        <w:r w:rsidDel="0019019E">
          <w:rPr>
            <w:rFonts w:hint="eastAsia"/>
          </w:rPr>
          <w:delText>BERT</w:delText>
        </w:r>
        <w:r w:rsidDel="0019019E">
          <w:rPr>
            <w:rFonts w:hint="eastAsia"/>
          </w:rPr>
          <w:delText>类编码器虽能稳定建模器械命名中的跨文档语义一致性，却对短语识别乏力；</w:delText>
        </w:r>
        <w:r w:rsidDel="0019019E">
          <w:rPr>
            <w:rFonts w:hint="eastAsia"/>
          </w:rPr>
          <w:delText>CNN</w:delText>
        </w:r>
        <w:r w:rsidDel="0019019E">
          <w:rPr>
            <w:rFonts w:hint="eastAsia"/>
          </w:rPr>
          <w:delText>虽可捕获短语，却难以刻画句子层面的语义。应用层面，</w:delText>
        </w:r>
      </w:del>
      <w:del w:id="563" w:author="fei zhai" w:date="2026-05-05T16:02:00Z">
        <w:r w:rsidDel="00106414">
          <w:rPr>
            <w:rFonts w:hint="eastAsia"/>
          </w:rPr>
          <w:delText>现有的专利数据库和检索工具无法直接输出</w:delText>
        </w:r>
        <w:r w:rsidDel="00106414">
          <w:rPr>
            <w:rFonts w:hint="eastAsia"/>
          </w:rPr>
          <w:delText>NMPA</w:delText>
        </w:r>
        <w:r w:rsidDel="00106414">
          <w:rPr>
            <w:rFonts w:hint="eastAsia"/>
          </w:rPr>
          <w:delText>监管类别，反映出面向该类任务的专用分类平台仍较为缺乏。</w:delText>
        </w:r>
      </w:del>
    </w:p>
    <w:p w14:paraId="4F0CF693" w14:textId="77777777" w:rsidR="007D28D6" w:rsidRDefault="00000000">
      <w:pPr>
        <w:pStyle w:val="2"/>
        <w:numPr>
          <w:ilvl w:val="1"/>
          <w:numId w:val="1"/>
        </w:numPr>
        <w:tabs>
          <w:tab w:val="clear" w:pos="420"/>
        </w:tabs>
      </w:pPr>
      <w:bookmarkStart w:id="564" w:name="_Toc216114468"/>
      <w:bookmarkStart w:id="565" w:name="_Toc11035"/>
      <w:r>
        <w:rPr>
          <w:rFonts w:hint="eastAsia"/>
        </w:rPr>
        <w:t>研究内容及流程</w:t>
      </w:r>
      <w:bookmarkEnd w:id="564"/>
      <w:bookmarkEnd w:id="565"/>
    </w:p>
    <w:p w14:paraId="3F5C5040" w14:textId="77777777" w:rsidR="007D28D6" w:rsidRDefault="00000000">
      <w:pPr>
        <w:ind w:firstLine="480"/>
      </w:pPr>
      <w:r>
        <w:rPr>
          <w:rFonts w:hint="eastAsia"/>
        </w:rPr>
        <w:t>针对现有研究存在的不足，本研究以</w:t>
      </w:r>
      <w:r>
        <w:rPr>
          <w:rFonts w:hint="eastAsia"/>
        </w:rPr>
        <w:t>IPC</w:t>
      </w:r>
      <w:r>
        <w:rPr>
          <w:rFonts w:hint="eastAsia"/>
        </w:rPr>
        <w:t>分类号为</w:t>
      </w:r>
      <w:r>
        <w:rPr>
          <w:rFonts w:hint="eastAsia"/>
        </w:rPr>
        <w:t>A61B</w:t>
      </w:r>
      <w:r>
        <w:rPr>
          <w:rFonts w:hint="eastAsia"/>
        </w:rPr>
        <w:t>的发明专利为对象，围绕《医疗器械分类目录》一级产品类别进行</w:t>
      </w:r>
      <w:r>
        <w:rPr>
          <w:rFonts w:hint="eastAsia"/>
        </w:rPr>
        <w:t>22</w:t>
      </w:r>
      <w:r>
        <w:rPr>
          <w:rFonts w:hint="eastAsia"/>
        </w:rPr>
        <w:t>类自动分类，旨在解决现有专利分类体系与行业监管标准脱节及原始标签质量低的问题。</w:t>
      </w:r>
    </w:p>
    <w:p w14:paraId="537F81D6" w14:textId="77777777" w:rsidR="007D28D6" w:rsidRDefault="00000000">
      <w:pPr>
        <w:pStyle w:val="3"/>
        <w:numPr>
          <w:ilvl w:val="2"/>
          <w:numId w:val="1"/>
        </w:numPr>
        <w:tabs>
          <w:tab w:val="clear" w:pos="420"/>
        </w:tabs>
      </w:pPr>
      <w:bookmarkStart w:id="566" w:name="_Toc9087"/>
      <w:r>
        <w:rPr>
          <w:rFonts w:hint="eastAsia"/>
        </w:rPr>
        <w:t>研究内容</w:t>
      </w:r>
      <w:bookmarkEnd w:id="566"/>
    </w:p>
    <w:p w14:paraId="6A15E9E2" w14:textId="77777777" w:rsidR="00874676" w:rsidRDefault="00874676">
      <w:pPr>
        <w:ind w:firstLineChars="0" w:firstLine="420"/>
        <w:rPr>
          <w:ins w:id="567" w:author="fei zhai" w:date="2026-05-06T20:20:00Z"/>
        </w:rPr>
      </w:pPr>
      <w:ins w:id="568" w:author="fei zhai" w:date="2026-05-06T20:17:00Z">
        <w:r w:rsidRPr="00874676">
          <w:rPr>
            <w:rFonts w:hint="eastAsia"/>
          </w:rPr>
          <w:t>本文针对</w:t>
        </w:r>
      </w:ins>
      <w:ins w:id="569" w:author="fei zhai" w:date="2026-05-06T20:18:00Z">
        <w:r>
          <w:rPr>
            <w:rFonts w:hint="eastAsia"/>
          </w:rPr>
          <w:t>实现</w:t>
        </w:r>
      </w:ins>
      <w:ins w:id="570" w:author="fei zhai" w:date="2026-05-06T20:17:00Z">
        <w:r w:rsidRPr="00874676">
          <w:rPr>
            <w:rFonts w:hint="eastAsia"/>
          </w:rPr>
          <w:t>医疗器械专利</w:t>
        </w:r>
      </w:ins>
      <w:ins w:id="571" w:author="fei zhai" w:date="2026-05-06T20:18:00Z">
        <w:r>
          <w:rPr>
            <w:rFonts w:hint="eastAsia"/>
          </w:rPr>
          <w:t>与《医疗器械分类目录》</w:t>
        </w:r>
      </w:ins>
      <w:ins w:id="572" w:author="fei zhai" w:date="2026-05-06T20:19:00Z">
        <w:r>
          <w:rPr>
            <w:rFonts w:hint="eastAsia"/>
          </w:rPr>
          <w:t>自动映射研究中</w:t>
        </w:r>
      </w:ins>
      <w:ins w:id="573" w:author="fei zhai" w:date="2026-05-06T20:17:00Z">
        <w:r w:rsidRPr="00874676">
          <w:rPr>
            <w:rFonts w:hint="eastAsia"/>
          </w:rPr>
          <w:t>存在的专利技术体系与行业监管体系逻辑断层、高质量标注数据</w:t>
        </w:r>
      </w:ins>
      <w:ins w:id="574" w:author="fei zhai" w:date="2026-05-06T20:19:00Z">
        <w:r>
          <w:rPr>
            <w:rFonts w:hint="eastAsia"/>
          </w:rPr>
          <w:t>匮乏以及</w:t>
        </w:r>
      </w:ins>
      <w:ins w:id="575" w:author="fei zhai" w:date="2026-05-06T20:17:00Z">
        <w:r w:rsidRPr="00874676">
          <w:rPr>
            <w:rFonts w:hint="eastAsia"/>
          </w:rPr>
          <w:t>以及预训练模型对</w:t>
        </w:r>
      </w:ins>
      <w:ins w:id="576" w:author="fei zhai" w:date="2026-05-06T20:20:00Z">
        <w:r>
          <w:rPr>
            <w:rFonts w:hint="eastAsia"/>
          </w:rPr>
          <w:t>垂直领域专业</w:t>
        </w:r>
      </w:ins>
      <w:ins w:id="577" w:author="fei zhai" w:date="2026-05-06T20:17:00Z">
        <w:r w:rsidRPr="00874676">
          <w:rPr>
            <w:rFonts w:hint="eastAsia"/>
          </w:rPr>
          <w:t>技术感知力不足等</w:t>
        </w:r>
      </w:ins>
      <w:ins w:id="578" w:author="fei zhai" w:date="2026-05-06T20:20:00Z">
        <w:r>
          <w:rPr>
            <w:rFonts w:hint="eastAsia"/>
          </w:rPr>
          <w:t>瓶颈</w:t>
        </w:r>
      </w:ins>
      <w:ins w:id="579" w:author="fei zhai" w:date="2026-05-06T20:17:00Z">
        <w:r w:rsidRPr="00874676">
          <w:rPr>
            <w:rFonts w:hint="eastAsia"/>
          </w:rPr>
          <w:t>问题，</w:t>
        </w:r>
      </w:ins>
      <w:ins w:id="580" w:author="fei zhai" w:date="2026-05-06T20:20:00Z">
        <w:r>
          <w:rPr>
            <w:rFonts w:hint="eastAsia"/>
          </w:rPr>
          <w:t>主要</w:t>
        </w:r>
      </w:ins>
      <w:ins w:id="581" w:author="fei zhai" w:date="2026-05-06T20:17:00Z">
        <w:r w:rsidRPr="00874676">
          <w:rPr>
            <w:rFonts w:hint="eastAsia"/>
          </w:rPr>
          <w:t>开展以下研究工作：</w:t>
        </w:r>
      </w:ins>
    </w:p>
    <w:p w14:paraId="1B6FFCE1" w14:textId="0378525F" w:rsidR="00310137" w:rsidRDefault="00874676" w:rsidP="00E832C2">
      <w:pPr>
        <w:numPr>
          <w:ilvl w:val="0"/>
          <w:numId w:val="23"/>
        </w:numPr>
        <w:ind w:firstLineChars="0" w:firstLine="480"/>
        <w:rPr>
          <w:ins w:id="582" w:author="fei zhai" w:date="2026-05-06T20:20:00Z"/>
        </w:rPr>
        <w:pPrChange w:id="583" w:author="fei zhai" w:date="2026-05-06T20:21:00Z">
          <w:pPr>
            <w:ind w:firstLineChars="0" w:firstLine="420"/>
          </w:pPr>
        </w:pPrChange>
      </w:pPr>
      <w:ins w:id="584" w:author="fei zhai" w:date="2026-05-06T20:17:00Z">
        <w:r w:rsidRPr="00874676">
          <w:rPr>
            <w:rFonts w:hint="eastAsia"/>
          </w:rPr>
          <w:t>知识增强驱动的跨体系数据治理与置信度评价</w:t>
        </w:r>
      </w:ins>
    </w:p>
    <w:p w14:paraId="67D4E6FA" w14:textId="77777777" w:rsidR="00E832C2" w:rsidRDefault="00874676" w:rsidP="00310137">
      <w:pPr>
        <w:ind w:firstLineChars="0" w:firstLine="420"/>
        <w:rPr>
          <w:ins w:id="585" w:author="fei zhai" w:date="2026-05-06T20:23:00Z"/>
        </w:rPr>
      </w:pPr>
      <w:ins w:id="586" w:author="fei zhai" w:date="2026-05-06T20:17:00Z">
        <w:r w:rsidRPr="00874676">
          <w:rPr>
            <w:rFonts w:hint="eastAsia"/>
          </w:rPr>
          <w:t>针对医疗器械垂直领域缺乏标准数据集，且专家人工标注面临规模化瓶颈的现状，研究如何构建具备行业合规性支撑的自动化标注体系。</w:t>
        </w:r>
      </w:ins>
    </w:p>
    <w:p w14:paraId="48D2F089" w14:textId="72E25DDE" w:rsidR="00E832C2" w:rsidRDefault="00874676" w:rsidP="00310137">
      <w:pPr>
        <w:ind w:firstLineChars="0" w:firstLine="420"/>
        <w:rPr>
          <w:ins w:id="587" w:author="fei zhai" w:date="2026-05-06T20:23:00Z"/>
        </w:rPr>
      </w:pPr>
      <w:ins w:id="588" w:author="fei zhai" w:date="2026-05-06T20:17:00Z">
        <w:r w:rsidRPr="00874676">
          <w:rPr>
            <w:rFonts w:hint="eastAsia"/>
          </w:rPr>
          <w:t>利用</w:t>
        </w:r>
        <w:r w:rsidRPr="00874676">
          <w:rPr>
            <w:rFonts w:hint="eastAsia"/>
          </w:rPr>
          <w:t>LLM</w:t>
        </w:r>
        <w:r w:rsidRPr="00874676">
          <w:rPr>
            <w:rFonts w:hint="eastAsia"/>
          </w:rPr>
          <w:t>的逻辑推理能力，通过</w:t>
        </w:r>
        <w:r w:rsidRPr="00874676">
          <w:rPr>
            <w:rFonts w:hint="eastAsia"/>
          </w:rPr>
          <w:t>RAG</w:t>
        </w:r>
        <w:r w:rsidRPr="00874676">
          <w:rPr>
            <w:rFonts w:hint="eastAsia"/>
          </w:rPr>
          <w:t>技术实时注入《医疗器械分类目录》</w:t>
        </w:r>
      </w:ins>
      <w:ins w:id="589" w:author="fei zhai" w:date="2026-05-06T20:22:00Z">
        <w:r w:rsidR="00E832C2">
          <w:rPr>
            <w:rFonts w:hint="eastAsia"/>
          </w:rPr>
          <w:t>、</w:t>
        </w:r>
        <w:r w:rsidR="00E832C2" w:rsidRPr="00FE7398">
          <w:rPr>
            <w:rFonts w:hint="eastAsia"/>
          </w:rPr>
          <w:t>《</w:t>
        </w:r>
      </w:ins>
      <w:ins w:id="590" w:author="fei zhai" w:date="2026-05-06T20:37:00Z">
        <w:r w:rsidR="00FE7398" w:rsidRPr="00FE7398">
          <w:rPr>
            <w:rFonts w:hint="eastAsia"/>
          </w:rPr>
          <w:t>医疗器械分类规则</w:t>
        </w:r>
      </w:ins>
      <w:ins w:id="591" w:author="fei zhai" w:date="2026-05-06T20:22:00Z">
        <w:r w:rsidR="00E832C2" w:rsidRPr="00FE7398">
          <w:rPr>
            <w:rFonts w:hint="eastAsia"/>
          </w:rPr>
          <w:t>》</w:t>
        </w:r>
      </w:ins>
      <w:ins w:id="592" w:author="fei zhai" w:date="2026-05-06T20:17:00Z">
        <w:r w:rsidRPr="00874676">
          <w:rPr>
            <w:rFonts w:hint="eastAsia"/>
          </w:rPr>
          <w:t>等非参数化知识，解决通用模型在垂直领域下的知识幻觉与语义漂移问题，实现从技术描述向监管逻辑的</w:t>
        </w:r>
      </w:ins>
      <w:ins w:id="593" w:author="fei zhai" w:date="2026-05-06T20:23:00Z">
        <w:r w:rsidR="00E832C2" w:rsidRPr="00874676">
          <w:rPr>
            <w:rFonts w:hint="eastAsia"/>
          </w:rPr>
          <w:t>跨体系语义对齐</w:t>
        </w:r>
        <w:r w:rsidR="00E832C2">
          <w:rPr>
            <w:rFonts w:hint="eastAsia"/>
          </w:rPr>
          <w:t>。</w:t>
        </w:r>
      </w:ins>
    </w:p>
    <w:p w14:paraId="62167872" w14:textId="77777777" w:rsidR="00E832C2" w:rsidRDefault="00874676" w:rsidP="00310137">
      <w:pPr>
        <w:ind w:firstLineChars="0" w:firstLine="420"/>
        <w:rPr>
          <w:ins w:id="594" w:author="fei zhai" w:date="2026-05-06T20:24:00Z"/>
        </w:rPr>
      </w:pPr>
      <w:ins w:id="595" w:author="fei zhai" w:date="2026-05-06T20:17:00Z">
        <w:r w:rsidRPr="00874676">
          <w:rPr>
            <w:rFonts w:hint="eastAsia"/>
          </w:rPr>
          <w:t>高置信度标签治理：引入置信学习中的双信号印证机制，基于</w:t>
        </w:r>
        <w:r w:rsidRPr="00874676">
          <w:rPr>
            <w:rFonts w:hint="eastAsia"/>
          </w:rPr>
          <w:t>Jensen-Shannon</w:t>
        </w:r>
        <w:r w:rsidRPr="00874676">
          <w:rPr>
            <w:rFonts w:hint="eastAsia"/>
          </w:rPr>
          <w:t>（</w:t>
        </w:r>
        <w:r w:rsidRPr="00874676">
          <w:rPr>
            <w:rFonts w:hint="eastAsia"/>
          </w:rPr>
          <w:t>JS</w:t>
        </w:r>
        <w:r w:rsidRPr="00874676">
          <w:rPr>
            <w:rFonts w:hint="eastAsia"/>
          </w:rPr>
          <w:t>）散度与</w:t>
        </w:r>
        <w:r w:rsidRPr="00874676">
          <w:rPr>
            <w:rFonts w:hint="eastAsia"/>
          </w:rPr>
          <w:t>TOST</w:t>
        </w:r>
      </w:ins>
      <w:ins w:id="596" w:author="fei zhai" w:date="2026-05-06T20:24:00Z">
        <w:r w:rsidR="00E832C2">
          <w:rPr>
            <w:rFonts w:hint="eastAsia"/>
          </w:rPr>
          <w:t>检验</w:t>
        </w:r>
      </w:ins>
      <w:ins w:id="597" w:author="fei zhai" w:date="2026-05-06T20:17:00Z">
        <w:r w:rsidRPr="00874676">
          <w:rPr>
            <w:rFonts w:hint="eastAsia"/>
          </w:rPr>
          <w:t>的统计评估模型，在数学层面论证</w:t>
        </w:r>
      </w:ins>
      <w:ins w:id="598" w:author="fei zhai" w:date="2026-05-06T20:24:00Z">
        <w:r w:rsidR="00E832C2">
          <w:rPr>
            <w:rFonts w:hint="eastAsia"/>
          </w:rPr>
          <w:t>自动标注</w:t>
        </w:r>
      </w:ins>
      <w:ins w:id="599" w:author="fei zhai" w:date="2026-05-06T20:17:00Z">
        <w:r w:rsidRPr="00874676">
          <w:rPr>
            <w:rFonts w:hint="eastAsia"/>
          </w:rPr>
          <w:t>数据集对专家标注</w:t>
        </w:r>
      </w:ins>
      <w:ins w:id="600" w:author="fei zhai" w:date="2026-05-06T20:24:00Z">
        <w:r w:rsidR="00E832C2">
          <w:rPr>
            <w:rFonts w:hint="eastAsia"/>
          </w:rPr>
          <w:t>数据</w:t>
        </w:r>
      </w:ins>
      <w:ins w:id="601" w:author="fei zhai" w:date="2026-05-06T20:17:00Z">
        <w:r w:rsidRPr="00874676">
          <w:rPr>
            <w:rFonts w:hint="eastAsia"/>
          </w:rPr>
          <w:t>集的替代可行性，构建高质量的训练</w:t>
        </w:r>
      </w:ins>
      <w:ins w:id="602" w:author="fei zhai" w:date="2026-05-06T20:24:00Z">
        <w:r w:rsidR="00E832C2">
          <w:rPr>
            <w:rFonts w:hint="eastAsia"/>
          </w:rPr>
          <w:t>数据集</w:t>
        </w:r>
      </w:ins>
      <w:ins w:id="603" w:author="fei zhai" w:date="2026-05-06T20:17:00Z">
        <w:r w:rsidRPr="00874676">
          <w:rPr>
            <w:rFonts w:hint="eastAsia"/>
          </w:rPr>
          <w:t>。</w:t>
        </w:r>
      </w:ins>
    </w:p>
    <w:p w14:paraId="66CDCEF5" w14:textId="54A76BEE" w:rsidR="000A62BE" w:rsidRPr="00E66949" w:rsidRDefault="00874676" w:rsidP="000A62BE">
      <w:pPr>
        <w:numPr>
          <w:ilvl w:val="0"/>
          <w:numId w:val="23"/>
        </w:numPr>
        <w:ind w:firstLineChars="0" w:firstLine="480"/>
        <w:rPr>
          <w:ins w:id="604" w:author="fei zhai" w:date="2026-05-06T20:24:00Z"/>
        </w:rPr>
        <w:pPrChange w:id="605" w:author="fei zhai" w:date="2026-05-06T20:24:00Z">
          <w:pPr>
            <w:ind w:firstLineChars="0" w:firstLine="420"/>
          </w:pPr>
        </w:pPrChange>
      </w:pPr>
      <w:ins w:id="606" w:author="fei zhai" w:date="2026-05-06T20:17:00Z">
        <w:r w:rsidRPr="00E66949">
          <w:rPr>
            <w:rFonts w:hint="eastAsia"/>
          </w:rPr>
          <w:t>BERT-</w:t>
        </w:r>
        <w:proofErr w:type="spellStart"/>
        <w:r w:rsidRPr="00E66949">
          <w:rPr>
            <w:rFonts w:hint="eastAsia"/>
          </w:rPr>
          <w:t>TextCNN</w:t>
        </w:r>
        <w:proofErr w:type="spellEnd"/>
        <w:r w:rsidRPr="00E66949">
          <w:rPr>
            <w:rFonts w:hint="eastAsia"/>
          </w:rPr>
          <w:t>表征</w:t>
        </w:r>
      </w:ins>
      <w:ins w:id="607" w:author="fei zhai" w:date="2026-05-06T20:27:00Z">
        <w:r w:rsidR="009F24BF" w:rsidRPr="00E66949">
          <w:rPr>
            <w:rFonts w:hint="eastAsia"/>
            <w:rPrChange w:id="608" w:author="fei zhai" w:date="2026-05-06T20:27:00Z">
              <w:rPr>
                <w:rFonts w:hint="eastAsia"/>
                <w:highlight w:val="yellow"/>
              </w:rPr>
            </w:rPrChange>
          </w:rPr>
          <w:t>模型构建</w:t>
        </w:r>
      </w:ins>
    </w:p>
    <w:p w14:paraId="2509EB07" w14:textId="37ED7F2A" w:rsidR="00E66949" w:rsidRDefault="00874676" w:rsidP="00E66949">
      <w:pPr>
        <w:ind w:firstLineChars="0" w:firstLine="420"/>
        <w:rPr>
          <w:ins w:id="609" w:author="fei zhai" w:date="2026-05-06T20:25:00Z"/>
          <w:rFonts w:hint="eastAsia"/>
        </w:rPr>
      </w:pPr>
      <w:ins w:id="610" w:author="fei zhai" w:date="2026-05-06T20:17:00Z">
        <w:r w:rsidRPr="00874676">
          <w:rPr>
            <w:rFonts w:hint="eastAsia"/>
          </w:rPr>
          <w:t>针对医疗器械专利摘要术语密度大、关键技术</w:t>
        </w:r>
      </w:ins>
      <w:ins w:id="611" w:author="fei zhai" w:date="2026-05-06T20:27:00Z">
        <w:r w:rsidR="00E66949">
          <w:rPr>
            <w:rFonts w:hint="eastAsia"/>
          </w:rPr>
          <w:t>判定依据</w:t>
        </w:r>
      </w:ins>
      <w:ins w:id="612" w:author="fei zhai" w:date="2026-05-06T20:17:00Z">
        <w:r w:rsidRPr="00874676">
          <w:rPr>
            <w:rFonts w:hint="eastAsia"/>
          </w:rPr>
          <w:t>决定分类归属的</w:t>
        </w:r>
      </w:ins>
      <w:ins w:id="613" w:author="fei zhai" w:date="2026-05-06T20:27:00Z">
        <w:r w:rsidR="00E66949">
          <w:rPr>
            <w:rFonts w:hint="eastAsia"/>
          </w:rPr>
          <w:t>特点</w:t>
        </w:r>
      </w:ins>
      <w:ins w:id="614" w:author="fei zhai" w:date="2026-05-06T20:17:00Z">
        <w:r w:rsidRPr="00874676">
          <w:rPr>
            <w:rFonts w:hint="eastAsia"/>
          </w:rPr>
          <w:t>，提出</w:t>
        </w:r>
        <w:r w:rsidRPr="00874676">
          <w:rPr>
            <w:rFonts w:hint="eastAsia"/>
          </w:rPr>
          <w:t>BERT-</w:t>
        </w:r>
        <w:proofErr w:type="spellStart"/>
        <w:r w:rsidRPr="00874676">
          <w:rPr>
            <w:rFonts w:hint="eastAsia"/>
          </w:rPr>
          <w:t>TextCNN</w:t>
        </w:r>
        <w:proofErr w:type="spellEnd"/>
        <w:r w:rsidRPr="00874676">
          <w:rPr>
            <w:rFonts w:hint="eastAsia"/>
          </w:rPr>
          <w:t>混合架构。利用</w:t>
        </w:r>
        <w:r w:rsidRPr="00874676">
          <w:rPr>
            <w:rFonts w:hint="eastAsia"/>
          </w:rPr>
          <w:t>Chinese-</w:t>
        </w:r>
        <w:proofErr w:type="spellStart"/>
        <w:r w:rsidRPr="00874676">
          <w:rPr>
            <w:rFonts w:hint="eastAsia"/>
          </w:rPr>
          <w:t>RoBERTa</w:t>
        </w:r>
        <w:proofErr w:type="spellEnd"/>
        <w:r w:rsidRPr="00874676">
          <w:rPr>
            <w:rFonts w:hint="eastAsia"/>
          </w:rPr>
          <w:t>-WWM-Ext</w:t>
        </w:r>
        <w:r w:rsidRPr="00874676">
          <w:rPr>
            <w:rFonts w:hint="eastAsia"/>
          </w:rPr>
          <w:t>捕捉专利文本的深层全局语义，同时结合</w:t>
        </w:r>
        <w:proofErr w:type="spellStart"/>
        <w:r w:rsidRPr="00874676">
          <w:rPr>
            <w:rFonts w:hint="eastAsia"/>
          </w:rPr>
          <w:t>TextCNN</w:t>
        </w:r>
        <w:proofErr w:type="spellEnd"/>
        <w:r w:rsidRPr="00874676">
          <w:rPr>
            <w:rFonts w:hint="eastAsia"/>
          </w:rPr>
          <w:t>在特征空间中</w:t>
        </w:r>
      </w:ins>
      <w:ins w:id="615" w:author="fei zhai" w:date="2026-05-06T20:29:00Z">
        <w:r w:rsidR="00E66949">
          <w:rPr>
            <w:rFonts w:hint="eastAsia"/>
          </w:rPr>
          <w:t>捕捉</w:t>
        </w:r>
      </w:ins>
      <w:ins w:id="616" w:author="fei zhai" w:date="2026-05-06T20:17:00Z">
        <w:r w:rsidRPr="00874676">
          <w:rPr>
            <w:rFonts w:hint="eastAsia"/>
          </w:rPr>
          <w:t>局部</w:t>
        </w:r>
        <w:r w:rsidRPr="00874676">
          <w:rPr>
            <w:rFonts w:hint="eastAsia"/>
          </w:rPr>
          <w:t>N-gram</w:t>
        </w:r>
        <w:r w:rsidRPr="00874676">
          <w:rPr>
            <w:rFonts w:hint="eastAsia"/>
          </w:rPr>
          <w:t>技术关键词，通过两者的</w:t>
        </w:r>
      </w:ins>
      <w:ins w:id="617" w:author="fei zhai" w:date="2026-05-06T20:30:00Z">
        <w:r w:rsidR="00E66949">
          <w:rPr>
            <w:rFonts w:hint="eastAsia"/>
          </w:rPr>
          <w:t>融合</w:t>
        </w:r>
      </w:ins>
      <w:ins w:id="618" w:author="fei zhai" w:date="2026-05-06T20:17:00Z">
        <w:r w:rsidRPr="00874676">
          <w:rPr>
            <w:rFonts w:hint="eastAsia"/>
          </w:rPr>
          <w:t>提升模型对细微类别边界的区分精度。</w:t>
        </w:r>
      </w:ins>
    </w:p>
    <w:p w14:paraId="715EDD67" w14:textId="26988ADA" w:rsidR="00E66949" w:rsidRDefault="00E66949" w:rsidP="00E66949">
      <w:pPr>
        <w:numPr>
          <w:ilvl w:val="0"/>
          <w:numId w:val="23"/>
        </w:numPr>
        <w:ind w:firstLineChars="0" w:firstLine="480"/>
        <w:rPr>
          <w:ins w:id="619" w:author="fei zhai" w:date="2026-05-06T20:30:00Z"/>
        </w:rPr>
        <w:pPrChange w:id="620" w:author="fei zhai" w:date="2026-05-06T20:30:00Z">
          <w:pPr>
            <w:ind w:firstLineChars="0" w:firstLine="420"/>
          </w:pPr>
        </w:pPrChange>
      </w:pPr>
      <w:ins w:id="621" w:author="fei zhai" w:date="2026-05-06T20:30:00Z">
        <w:r w:rsidRPr="00E66949">
          <w:rPr>
            <w:rFonts w:hint="eastAsia"/>
          </w:rPr>
          <w:t>异构架构下的智能分类系统构建与泛化性能验证</w:t>
        </w:r>
      </w:ins>
    </w:p>
    <w:p w14:paraId="406828C0" w14:textId="020505AD" w:rsidR="00874676" w:rsidRDefault="00E66949" w:rsidP="00310137">
      <w:pPr>
        <w:ind w:firstLineChars="0" w:firstLine="420"/>
        <w:rPr>
          <w:ins w:id="622" w:author="fei zhai" w:date="2026-05-06T20:17:00Z"/>
        </w:rPr>
      </w:pPr>
      <w:ins w:id="623" w:author="fei zhai" w:date="2026-05-06T20:31:00Z">
        <w:r>
          <w:rPr>
            <w:rFonts w:hint="eastAsia"/>
          </w:rPr>
          <w:t>为将</w:t>
        </w:r>
      </w:ins>
      <w:ins w:id="624" w:author="fei zhai" w:date="2026-05-06T20:17:00Z">
        <w:r w:rsidR="00874676" w:rsidRPr="00874676">
          <w:rPr>
            <w:rFonts w:hint="eastAsia"/>
          </w:rPr>
          <w:t>成果转化为可落地的工程化应用，并验证模型的</w:t>
        </w:r>
      </w:ins>
      <w:ins w:id="625" w:author="fei zhai" w:date="2026-05-06T20:31:00Z">
        <w:r>
          <w:rPr>
            <w:rFonts w:hint="eastAsia"/>
          </w:rPr>
          <w:t>稳健性，</w:t>
        </w:r>
      </w:ins>
      <w:ins w:id="626" w:author="fei zhai" w:date="2026-05-06T20:17:00Z">
        <w:r w:rsidR="00874676" w:rsidRPr="00874676">
          <w:rPr>
            <w:rFonts w:hint="eastAsia"/>
          </w:rPr>
          <w:t>基于</w:t>
        </w:r>
        <w:r w:rsidR="00874676" w:rsidRPr="00874676">
          <w:rPr>
            <w:rFonts w:hint="eastAsia"/>
          </w:rPr>
          <w:t>Java</w:t>
        </w:r>
      </w:ins>
      <w:ins w:id="627" w:author="fei zhai" w:date="2026-05-06T20:31:00Z">
        <w:r>
          <w:t xml:space="preserve"> </w:t>
        </w:r>
      </w:ins>
      <w:proofErr w:type="spellStart"/>
      <w:ins w:id="628" w:author="fei zhai" w:date="2026-05-06T20:17:00Z">
        <w:r w:rsidR="00874676" w:rsidRPr="00874676">
          <w:rPr>
            <w:rFonts w:hint="eastAsia"/>
          </w:rPr>
          <w:t>SpringBoot</w:t>
        </w:r>
        <w:proofErr w:type="spellEnd"/>
        <w:r w:rsidR="00874676" w:rsidRPr="00874676">
          <w:rPr>
            <w:rFonts w:hint="eastAsia"/>
          </w:rPr>
          <w:t>业务控制层与</w:t>
        </w:r>
        <w:r w:rsidR="00874676" w:rsidRPr="00874676">
          <w:rPr>
            <w:rFonts w:hint="eastAsia"/>
          </w:rPr>
          <w:t>Python Flask</w:t>
        </w:r>
        <w:r w:rsidR="00874676" w:rsidRPr="00874676">
          <w:rPr>
            <w:rFonts w:hint="eastAsia"/>
          </w:rPr>
          <w:t>模型推理层的异构架构，实现海量专利数据的自动化</w:t>
        </w:r>
      </w:ins>
      <w:ins w:id="629" w:author="fei zhai" w:date="2026-05-06T20:32:00Z">
        <w:r>
          <w:rPr>
            <w:rFonts w:hint="eastAsia"/>
          </w:rPr>
          <w:t>标注</w:t>
        </w:r>
      </w:ins>
      <w:ins w:id="630" w:author="fei zhai" w:date="2026-05-06T20:17:00Z">
        <w:r w:rsidR="00874676" w:rsidRPr="00874676">
          <w:rPr>
            <w:rFonts w:hint="eastAsia"/>
          </w:rPr>
          <w:t>与高效在线</w:t>
        </w:r>
      </w:ins>
      <w:ins w:id="631" w:author="fei zhai" w:date="2026-05-06T20:32:00Z">
        <w:r>
          <w:rPr>
            <w:rFonts w:hint="eastAsia"/>
          </w:rPr>
          <w:t>分类判别</w:t>
        </w:r>
      </w:ins>
      <w:ins w:id="632" w:author="fei zhai" w:date="2026-05-06T20:17:00Z">
        <w:r w:rsidR="00874676" w:rsidRPr="00874676">
          <w:rPr>
            <w:rFonts w:hint="eastAsia"/>
          </w:rPr>
          <w:t>。利用医知桥平台的跨年度新增专利数据进行外部验证，对比分析本文方法与现有商业分类器在的性能差异</w:t>
        </w:r>
      </w:ins>
      <w:ins w:id="633" w:author="fei zhai" w:date="2026-05-06T20:33:00Z">
        <w:r>
          <w:rPr>
            <w:rFonts w:hint="eastAsia"/>
          </w:rPr>
          <w:t>。</w:t>
        </w:r>
      </w:ins>
    </w:p>
    <w:p w14:paraId="5DA4DFBC" w14:textId="1E20455C" w:rsidR="007D28D6" w:rsidDel="00117214" w:rsidRDefault="00000000">
      <w:pPr>
        <w:ind w:firstLineChars="0" w:firstLine="420"/>
        <w:rPr>
          <w:del w:id="634" w:author="fei zhai" w:date="2026-05-06T20:26:00Z"/>
        </w:rPr>
      </w:pPr>
      <w:del w:id="635" w:author="fei zhai" w:date="2026-05-06T20:26:00Z">
        <w:r w:rsidDel="00117214">
          <w:rPr>
            <w:rFonts w:hint="eastAsia"/>
          </w:rPr>
          <w:lastRenderedPageBreak/>
          <w:delText>本文的主要研究内容主要包括提高数据集标签质量、构建专利分类模型和实现自动分类系统三个部分。</w:delText>
        </w:r>
      </w:del>
    </w:p>
    <w:p w14:paraId="192805D7" w14:textId="12AB97D1" w:rsidR="007D28D6" w:rsidDel="00117214" w:rsidRDefault="00000000">
      <w:pPr>
        <w:numPr>
          <w:ilvl w:val="0"/>
          <w:numId w:val="23"/>
        </w:numPr>
        <w:ind w:firstLineChars="0" w:firstLine="480"/>
        <w:rPr>
          <w:del w:id="636" w:author="fei zhai" w:date="2026-05-06T20:26:00Z"/>
        </w:rPr>
        <w:pPrChange w:id="637" w:author="fei zhai" w:date="2026-05-05T14:41:00Z">
          <w:pPr>
            <w:numPr>
              <w:numId w:val="21"/>
            </w:numPr>
            <w:ind w:firstLine="480"/>
          </w:pPr>
        </w:pPrChange>
      </w:pPr>
      <w:del w:id="638" w:author="fei zhai" w:date="2026-05-06T20:26:00Z">
        <w:r w:rsidDel="00117214">
          <w:rPr>
            <w:rFonts w:hint="eastAsia"/>
          </w:rPr>
          <w:delText>提高数据集标签质量</w:delText>
        </w:r>
      </w:del>
    </w:p>
    <w:p w14:paraId="2F74DB14" w14:textId="2612B186" w:rsidR="007D28D6" w:rsidDel="00117214" w:rsidRDefault="00000000">
      <w:pPr>
        <w:ind w:firstLineChars="0" w:firstLine="420"/>
        <w:rPr>
          <w:del w:id="639" w:author="fei zhai" w:date="2026-05-06T20:26:00Z"/>
        </w:rPr>
      </w:pPr>
      <w:del w:id="640" w:author="fei zhai" w:date="2026-05-06T20:26:00Z">
        <w:r w:rsidDel="00117214">
          <w:rPr>
            <w:rFonts w:hint="eastAsia"/>
          </w:rPr>
          <w:delText>针对原始专利数据标签质量低的问题，设计一套系统化的数据标注流程。利用</w:delText>
        </w:r>
        <w:r w:rsidDel="00117214">
          <w:rPr>
            <w:rFonts w:hint="eastAsia"/>
          </w:rPr>
          <w:delText>Qwen</w:delText>
        </w:r>
      </w:del>
      <w:del w:id="641" w:author="fei zhai" w:date="2026-05-06T19:05:00Z">
        <w:r w:rsidDel="00903EBB">
          <w:rPr>
            <w:rStyle w:val="af1"/>
          </w:rPr>
          <w:fldChar w:fldCharType="begin"/>
        </w:r>
        <w:r w:rsidDel="00903EBB">
          <w:rPr>
            <w:rStyle w:val="af1"/>
          </w:rPr>
          <w:delInstrText xml:space="preserve"> ADDIN ZOTERO_ITEM CSL_CITATION {"citationID":"PdMC6zT4","properties":{"formattedCitation":"\\super [48]\\nosupersub{}","plainCitation":"[48]","noteIndex":0},"citationItems":[{"id":136,"uris":["http://zotero.org/users/local/2JDDwpa7/items/BSUUMB26"],"itemData":{"id":136,"type":"article","abstract":"Large language models (LLMs) have revolutionized the field of artificial intelligence, enabling natural language processing tasks that were previously thought to be exclusive to humans. In this work, we introduce Qwen, the first installment of our large language model series. Qwen is a comprehensive language model series that encompasses distinct models with varying parameter counts. It includes Qwen, the base pretrained language models, and Qwen-Chat, the chat models finetuned with human alignment techniques. The base language models consistently demonstrate superior performance across a multitude of downstream tasks, and the chat models, particularly those trained using Reinforcement Learning from Human Feedback (RLHF), are highly competitive. The chat models possess advanced tool-use and planning capabilities for creating agent applications, showcasing impressive performance even when compared to bigger models on complex tasks like utilizing a code interpreter. Furthermore, we have developed coding-specialized models, Code-Qwen and Code-Qwen-Chat, as well as mathematics-focused models, Math-Qwen-Chat, which are built upon base language models. These models demonstrate significantly improved performance in comparison with open-source models, and slightly fall behind the proprietary models.","DOI":"10.48550/arXiv.2309.16609","language":"en","note":"arXiv:2309.16609 [cs]","number":"arXiv:2309.16609","publisher":"arXiv","source":"arXiv.org","title":"Qwen Technical Report","URL":"http://arxiv.org/abs/2309.16609","author":[{"family":"Bai","given":"Jinze"},{"family":"Bai","given":"Shuai"},{"family":"Chu","given":"Yunfei"},{"family":"Cui","given":"Zeyu"},{"family":"Dang","given":"Kai"},{"family":"Deng","given":"Xiaodong"},{"family":"Fan","given":"Yang"},{"family":"Ge","given":"Wenbin"},{"family":"Han","given":"Yu"},{"family":"Huang","given":"Fei"},{"family":"Hui","given":"Binyuan"},{"family":"Ji","given":"Luo"},{"family":"Li","given":"Mei"},{"family":"Lin","given":"Junyang"},{"family":"Lin","given":"Runji"},{"family":"Liu","given":"Dayiheng"},{"family":"Liu","given":"Gao"},{"family":"Lu","given":"Chengqiang"},{"family":"Lu","given":"Keming"},{"family":"Ma","given":"Jianxin"},{"family":"Men","given":"Rui"},{"family":"Ren","given":"Xingzhang"},{"family":"Ren","given":"Xuancheng"},{"family":"Tan","given":"Chuanqi"},{"family":"Tan","given":"Sinan"},{"family":"Tu","given":"Jianhong"},{"family":"Wang","given":"Peng"},{"family":"Wang","given":"Shijie"},{"family":"Wang","given":"Wei"},{"family":"Wu","given":"Shengguang"},{"family":"Xu","given":"Benfeng"},{"family":"Xu","given":"Jin"},{"family":"Yang","given":"An"},{"family":"Yang","given":"Hao"},{"family":"Yang","given":"Jian"},{"family":"Yang","given":"Shusheng"},{"family":"Yao","given":"Yang"},{"family":"Yu","given":"Bowen"},{"family":"Yuan","given":"Hongyi"},{"family":"Yuan","given":"Zheng"},{"family":"Zhang","given":"Jianwei"},{"family":"Zhang","given":"Xingxuan"},{"family":"Zhang","given":"Yichang"},{"family":"Zhang","given":"Zhenru"},{"family":"Zhou","given":"Chang"},{"family":"Zhou","given":"Jingren"},{"family":"Zhou","given":"Xiaohuan"},{"family":"Zhu","given":"Tianhang"}],"accessed":{"date-parts":[["2026",3,17]]},"issued":{"date-parts":[["2023",9,28]]}}}],"schema":"https://github.com/citation-style-language/schema/raw/master/csl-citation.json"} </w:delInstrText>
        </w:r>
        <w:r w:rsidDel="00903EBB">
          <w:rPr>
            <w:rStyle w:val="af1"/>
          </w:rPr>
          <w:fldChar w:fldCharType="separate"/>
        </w:r>
        <w:r w:rsidDel="00903EBB">
          <w:rPr>
            <w:rFonts w:cs="Times New Roman"/>
            <w:kern w:val="0"/>
            <w:sz w:val="21"/>
            <w:vertAlign w:val="superscript"/>
          </w:rPr>
          <w:delText>[48]</w:delText>
        </w:r>
        <w:r w:rsidDel="00903EBB">
          <w:rPr>
            <w:rStyle w:val="af1"/>
          </w:rPr>
          <w:fldChar w:fldCharType="end"/>
        </w:r>
      </w:del>
      <w:del w:id="642" w:author="fei zhai" w:date="2026-05-06T20:26:00Z">
        <w:r w:rsidDel="00117214">
          <w:rPr>
            <w:rFonts w:hint="eastAsia"/>
          </w:rPr>
          <w:delText>大模型结合</w:delText>
        </w:r>
      </w:del>
      <w:del w:id="643" w:author="fei zhai" w:date="2026-05-06T19:05:00Z">
        <w:r w:rsidDel="00903EBB">
          <w:rPr>
            <w:rFonts w:hint="eastAsia"/>
          </w:rPr>
          <w:delText>检索增强生成（</w:delText>
        </w:r>
      </w:del>
      <w:del w:id="644" w:author="fei zhai" w:date="2026-05-06T20:26:00Z">
        <w:r w:rsidDel="00117214">
          <w:rPr>
            <w:rFonts w:hint="eastAsia"/>
          </w:rPr>
          <w:delText>RAG</w:delText>
        </w:r>
      </w:del>
      <w:del w:id="645" w:author="fei zhai" w:date="2026-05-06T19:05:00Z">
        <w:r w:rsidDel="00903EBB">
          <w:rPr>
            <w:rFonts w:hint="eastAsia"/>
          </w:rPr>
          <w:delText>）</w:delText>
        </w:r>
        <w:r w:rsidDel="00903EBB">
          <w:rPr>
            <w:rStyle w:val="af1"/>
          </w:rPr>
          <w:fldChar w:fldCharType="begin"/>
        </w:r>
        <w:r w:rsidDel="00903EBB">
          <w:rPr>
            <w:rStyle w:val="af1"/>
          </w:rPr>
          <w:delInstrText xml:space="preserve"> ADDIN ZOTERO_ITEM CSL_CITATION {"citationID":"lxv0Xg0V","properties":{"formattedCitation":"\\super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delInstrText>
        </w:r>
        <w:r w:rsidDel="00903EBB">
          <w:rPr>
            <w:rStyle w:val="af1"/>
          </w:rPr>
          <w:fldChar w:fldCharType="separate"/>
        </w:r>
        <w:r w:rsidDel="00903EBB">
          <w:rPr>
            <w:rFonts w:cs="Times New Roman"/>
            <w:kern w:val="0"/>
            <w:sz w:val="21"/>
            <w:vertAlign w:val="superscript"/>
          </w:rPr>
          <w:delText>[49]</w:delText>
        </w:r>
        <w:r w:rsidDel="00903EBB">
          <w:rPr>
            <w:rStyle w:val="af1"/>
          </w:rPr>
          <w:fldChar w:fldCharType="end"/>
        </w:r>
      </w:del>
      <w:del w:id="646" w:author="fei zhai" w:date="2026-05-06T20:26:00Z">
        <w:r w:rsidDel="00117214">
          <w:rPr>
            <w:rFonts w:hint="eastAsia"/>
          </w:rPr>
          <w:delText>技术，引入《医疗器械分类目录》作为外部知识库，构建一个仅需少量专家人工标注用于评估和优化自动标注流程，再应用该流程完成全量数据的标注，提升数据集的标签质量，最终构建覆盖</w:delText>
        </w:r>
        <w:r w:rsidDel="00117214">
          <w:rPr>
            <w:rFonts w:hint="eastAsia"/>
          </w:rPr>
          <w:delText>22</w:delText>
        </w:r>
        <w:r w:rsidDel="00117214">
          <w:rPr>
            <w:rFonts w:hint="eastAsia"/>
          </w:rPr>
          <w:delText>个一级产品类别的高质量训练数据集。</w:delText>
        </w:r>
      </w:del>
    </w:p>
    <w:p w14:paraId="31055D2B" w14:textId="1943D4D0" w:rsidR="007D28D6" w:rsidDel="00117214" w:rsidRDefault="00000000">
      <w:pPr>
        <w:numPr>
          <w:ilvl w:val="0"/>
          <w:numId w:val="23"/>
        </w:numPr>
        <w:ind w:firstLine="480"/>
        <w:rPr>
          <w:del w:id="647" w:author="fei zhai" w:date="2026-05-06T20:26:00Z"/>
        </w:rPr>
        <w:pPrChange w:id="648" w:author="fei zhai" w:date="2026-05-05T14:41:00Z">
          <w:pPr>
            <w:numPr>
              <w:numId w:val="21"/>
            </w:numPr>
            <w:ind w:firstLine="480"/>
          </w:pPr>
        </w:pPrChange>
      </w:pPr>
      <w:del w:id="649" w:author="fei zhai" w:date="2026-05-06T20:26:00Z">
        <w:r w:rsidDel="00117214">
          <w:rPr>
            <w:rFonts w:hint="eastAsia"/>
          </w:rPr>
          <w:delText>构建专利分类模型</w:delText>
        </w:r>
      </w:del>
    </w:p>
    <w:p w14:paraId="35D3F85D" w14:textId="61536B39" w:rsidR="007D28D6" w:rsidDel="00117214" w:rsidRDefault="00000000">
      <w:pPr>
        <w:ind w:firstLine="480"/>
        <w:rPr>
          <w:del w:id="650" w:author="fei zhai" w:date="2026-05-06T20:26:00Z"/>
        </w:rPr>
      </w:pPr>
      <w:del w:id="651" w:author="fei zhai" w:date="2026-05-06T20:26:00Z">
        <w:r w:rsidDel="00117214">
          <w:rPr>
            <w:rFonts w:ascii="宋体" w:hAnsi="宋体" w:cs="宋体"/>
          </w:rPr>
          <w:delText>针对医疗器械专利语义复杂</w:delText>
        </w:r>
        <w:r w:rsidDel="00117214">
          <w:rPr>
            <w:rFonts w:ascii="宋体" w:hAnsi="宋体" w:cs="宋体" w:hint="eastAsia"/>
          </w:rPr>
          <w:delText>和专业术语较多</w:delText>
        </w:r>
        <w:r w:rsidDel="00117214">
          <w:rPr>
            <w:rFonts w:ascii="宋体" w:hAnsi="宋体" w:cs="宋体"/>
          </w:rPr>
          <w:delText>的特点，</w:delText>
        </w:r>
        <w:r w:rsidDel="00117214">
          <w:rPr>
            <w:rFonts w:hint="eastAsia"/>
          </w:rPr>
          <w:delText>设计了一种融合预训练语言模型和卷积神经网络的分类模型。利用预训练模型获取专利摘要的深层语义表示作为全局特征，通过</w:delText>
        </w:r>
        <w:r w:rsidDel="00117214">
          <w:rPr>
            <w:rFonts w:hint="eastAsia"/>
          </w:rPr>
          <w:delText>CNN</w:delText>
        </w:r>
        <w:r w:rsidDel="00117214">
          <w:rPr>
            <w:rFonts w:hint="eastAsia"/>
          </w:rPr>
          <w:delText>捕捉文本中专业术语，作为局部特征。并对二者进行融合，通过对比实验与消融实验验证模型各组成模块的有效性，实现对医疗器械发明专利的高精度自动分类。</w:delText>
        </w:r>
      </w:del>
    </w:p>
    <w:p w14:paraId="1FEBD50A" w14:textId="75D2714B" w:rsidR="007D28D6" w:rsidDel="00117214" w:rsidRDefault="00000000">
      <w:pPr>
        <w:numPr>
          <w:ilvl w:val="0"/>
          <w:numId w:val="23"/>
        </w:numPr>
        <w:ind w:firstLine="480"/>
        <w:rPr>
          <w:del w:id="652" w:author="fei zhai" w:date="2026-05-06T20:26:00Z"/>
        </w:rPr>
        <w:pPrChange w:id="653" w:author="fei zhai" w:date="2026-05-05T14:41:00Z">
          <w:pPr>
            <w:numPr>
              <w:numId w:val="21"/>
            </w:numPr>
            <w:ind w:firstLine="480"/>
          </w:pPr>
        </w:pPrChange>
      </w:pPr>
      <w:del w:id="654" w:author="fei zhai" w:date="2026-05-06T20:26:00Z">
        <w:r w:rsidDel="00117214">
          <w:rPr>
            <w:rFonts w:hint="eastAsia"/>
          </w:rPr>
          <w:delText>实现自动分类系统</w:delText>
        </w:r>
      </w:del>
    </w:p>
    <w:p w14:paraId="35589E86" w14:textId="251DFB35" w:rsidR="007D28D6" w:rsidDel="00117214" w:rsidRDefault="00000000">
      <w:pPr>
        <w:ind w:firstLineChars="0" w:firstLine="420"/>
        <w:rPr>
          <w:del w:id="655" w:author="fei zhai" w:date="2026-05-06T20:26:00Z"/>
        </w:rPr>
      </w:pPr>
      <w:del w:id="656" w:author="fei zhai" w:date="2026-05-06T20:26:00Z">
        <w:r w:rsidDel="00117214">
          <w:rPr>
            <w:rFonts w:hint="eastAsia"/>
          </w:rPr>
          <w:delText>在模型研究的基础上，结合实际应用需求，设计并实现一套采用</w:delText>
        </w:r>
        <w:r w:rsidDel="00117214">
          <w:rPr>
            <w:rFonts w:hint="eastAsia"/>
          </w:rPr>
          <w:delText>B/S</w:delText>
        </w:r>
        <w:r w:rsidDel="00117214">
          <w:rPr>
            <w:rFonts w:hint="eastAsia"/>
          </w:rPr>
          <w:delText>架构的医疗器械专利自动分类系统。系统支持用户输入专利文本，实时输出其在《医疗器械分类目录》中的归属类别及各类别对应的预测概率，实现研究成果从算法模型向实际应用系统的转化。</w:delText>
        </w:r>
      </w:del>
    </w:p>
    <w:p w14:paraId="23C655DF" w14:textId="77777777" w:rsidR="007D28D6" w:rsidRDefault="00000000">
      <w:pPr>
        <w:pStyle w:val="3"/>
        <w:numPr>
          <w:ilvl w:val="2"/>
          <w:numId w:val="1"/>
        </w:numPr>
        <w:tabs>
          <w:tab w:val="clear" w:pos="420"/>
        </w:tabs>
        <w:rPr>
          <w:rFonts w:eastAsia="宋体"/>
        </w:rPr>
      </w:pPr>
      <w:bookmarkStart w:id="657" w:name="_Toc27546"/>
      <w:r>
        <w:rPr>
          <w:rFonts w:hint="eastAsia"/>
        </w:rPr>
        <w:t>研究流程</w:t>
      </w:r>
      <w:bookmarkEnd w:id="657"/>
    </w:p>
    <w:p w14:paraId="0AD901AA" w14:textId="77777777" w:rsidR="007D28D6" w:rsidRDefault="00000000">
      <w:pPr>
        <w:ind w:firstLine="480"/>
      </w:pPr>
      <w:r w:rsidRPr="00117214">
        <w:rPr>
          <w:rFonts w:hint="eastAsia"/>
          <w:highlight w:val="yellow"/>
          <w:rPrChange w:id="658" w:author="fei zhai" w:date="2026-05-06T20:26:00Z">
            <w:rPr>
              <w:rFonts w:hint="eastAsia"/>
            </w:rPr>
          </w:rPrChange>
        </w:rPr>
        <w:t>本文的总体流程可概括为数据收集、数据预处理、模型构建、评估和应用四阶段，具体的研究流程图如图</w:t>
      </w:r>
      <w:r w:rsidRPr="00117214">
        <w:rPr>
          <w:rFonts w:hint="eastAsia"/>
          <w:highlight w:val="yellow"/>
          <w:rPrChange w:id="659" w:author="fei zhai" w:date="2026-05-06T20:26:00Z">
            <w:rPr>
              <w:rFonts w:hint="eastAsia"/>
            </w:rPr>
          </w:rPrChange>
        </w:rPr>
        <w:t>1-1</w:t>
      </w:r>
      <w:r w:rsidRPr="00117214">
        <w:rPr>
          <w:rFonts w:hint="eastAsia"/>
          <w:highlight w:val="yellow"/>
          <w:rPrChange w:id="660" w:author="fei zhai" w:date="2026-05-06T20:26:00Z">
            <w:rPr>
              <w:rFonts w:hint="eastAsia"/>
            </w:rPr>
          </w:rPrChange>
        </w:rPr>
        <w:t>所示。</w:t>
      </w:r>
    </w:p>
    <w:p w14:paraId="42218C55" w14:textId="77777777" w:rsidR="007D28D6" w:rsidRDefault="00000000">
      <w:pPr>
        <w:ind w:firstLineChars="0" w:firstLine="0"/>
        <w:jc w:val="center"/>
      </w:pPr>
      <w:r>
        <w:rPr>
          <w:noProof/>
        </w:rPr>
        <w:drawing>
          <wp:inline distT="0" distB="0" distL="0" distR="0" wp14:anchorId="7624897A" wp14:editId="72BAF698">
            <wp:extent cx="5151120" cy="42722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54164" cy="4274866"/>
                    </a:xfrm>
                    <a:prstGeom prst="rect">
                      <a:avLst/>
                    </a:prstGeom>
                  </pic:spPr>
                </pic:pic>
              </a:graphicData>
            </a:graphic>
          </wp:inline>
        </w:drawing>
      </w:r>
    </w:p>
    <w:p w14:paraId="1C116DDA" w14:textId="77777777" w:rsidR="007D28D6" w:rsidRDefault="00000000">
      <w:pPr>
        <w:pStyle w:val="ae"/>
        <w:rPr>
          <w:rFonts w:hint="default"/>
        </w:rPr>
      </w:pPr>
      <w:r>
        <w:t>图</w:t>
      </w:r>
      <w:r>
        <w:t>1-1</w:t>
      </w:r>
      <w:r>
        <w:rPr>
          <w:rFonts w:hint="default"/>
        </w:rPr>
        <w:t xml:space="preserve">  </w:t>
      </w:r>
      <w:r>
        <w:t>研究流程</w:t>
      </w:r>
    </w:p>
    <w:p w14:paraId="63AFF6EB" w14:textId="0A8FE194" w:rsidR="007D28D6" w:rsidRPr="007566C0" w:rsidRDefault="00000000">
      <w:pPr>
        <w:ind w:firstLine="480"/>
        <w:rPr>
          <w:highlight w:val="yellow"/>
          <w:rPrChange w:id="661" w:author="fei zhai" w:date="2026-05-06T20:26:00Z">
            <w:rPr/>
          </w:rPrChange>
        </w:rPr>
      </w:pPr>
      <w:r w:rsidRPr="007566C0">
        <w:rPr>
          <w:rFonts w:hint="eastAsia"/>
          <w:highlight w:val="yellow"/>
          <w:rPrChange w:id="662" w:author="fei zhai" w:date="2026-05-06T20:26:00Z">
            <w:rPr>
              <w:rFonts w:hint="eastAsia"/>
            </w:rPr>
          </w:rPrChange>
        </w:rPr>
        <w:t>在数据采集环节，依托智慧芽专利数据库</w:t>
      </w:r>
      <w:r w:rsidRPr="007566C0">
        <w:rPr>
          <w:rStyle w:val="af1"/>
          <w:highlight w:val="yellow"/>
          <w:rPrChange w:id="663" w:author="fei zhai" w:date="2026-05-06T20:26:00Z">
            <w:rPr>
              <w:rStyle w:val="af1"/>
            </w:rPr>
          </w:rPrChange>
        </w:rPr>
        <w:fldChar w:fldCharType="begin"/>
      </w:r>
      <w:r w:rsidRPr="007566C0">
        <w:rPr>
          <w:rStyle w:val="af1"/>
          <w:highlight w:val="yellow"/>
          <w:rPrChange w:id="664" w:author="fei zhai" w:date="2026-05-06T20:26:00Z">
            <w:rPr>
              <w:rStyle w:val="af1"/>
            </w:rPr>
          </w:rPrChange>
        </w:rPr>
        <w:instrText xml:space="preserve"> ADDIN ZOTERO_ITEM CSL_CITATION {"citationID":"4AxQgXPK","properties":{"formattedCitation":"\\super [50]\\nosupersub{}","plainCitation":"[50]","noteIndex":0},"citationItems":[{"id":144,"uris":["http://zotero.org/users/local/2JDDwpa7/items/ZQBAV555"],"item</w:instrText>
      </w:r>
      <w:r w:rsidRPr="007566C0">
        <w:rPr>
          <w:rStyle w:val="af1"/>
          <w:rFonts w:hint="eastAsia"/>
          <w:highlight w:val="yellow"/>
          <w:rPrChange w:id="665" w:author="fei zhai" w:date="2026-05-06T20:26:00Z">
            <w:rPr>
              <w:rStyle w:val="af1"/>
              <w:rFonts w:hint="eastAsia"/>
            </w:rPr>
          </w:rPrChange>
        </w:rPr>
        <w:instrText>Data":{"id":144,"type":"webpage","title":"</w:instrText>
      </w:r>
      <w:r w:rsidRPr="007566C0">
        <w:rPr>
          <w:rStyle w:val="af1"/>
          <w:rFonts w:hint="eastAsia"/>
          <w:highlight w:val="yellow"/>
          <w:rPrChange w:id="666" w:author="fei zhai" w:date="2026-05-06T20:26:00Z">
            <w:rPr>
              <w:rStyle w:val="af1"/>
              <w:rFonts w:hint="eastAsia"/>
            </w:rPr>
          </w:rPrChange>
        </w:rPr>
        <w:instrText>智慧芽官网</w:instrText>
      </w:r>
      <w:r w:rsidRPr="007566C0">
        <w:rPr>
          <w:rStyle w:val="af1"/>
          <w:rFonts w:hint="eastAsia"/>
          <w:highlight w:val="yellow"/>
          <w:rPrChange w:id="667" w:author="fei zhai" w:date="2026-05-06T20:26:00Z">
            <w:rPr>
              <w:rStyle w:val="af1"/>
              <w:rFonts w:hint="eastAsia"/>
            </w:rPr>
          </w:rPrChange>
        </w:rPr>
        <w:instrText xml:space="preserve"> - </w:instrText>
      </w:r>
      <w:r w:rsidRPr="007566C0">
        <w:rPr>
          <w:rStyle w:val="af1"/>
          <w:rFonts w:hint="eastAsia"/>
          <w:highlight w:val="yellow"/>
          <w:rPrChange w:id="668" w:author="fei zhai" w:date="2026-05-06T20:26:00Z">
            <w:rPr>
              <w:rStyle w:val="af1"/>
              <w:rFonts w:hint="eastAsia"/>
            </w:rPr>
          </w:rPrChange>
        </w:rPr>
        <w:instrText>更懂技术创新的</w:instrText>
      </w:r>
      <w:r w:rsidRPr="007566C0">
        <w:rPr>
          <w:rStyle w:val="af1"/>
          <w:rFonts w:hint="eastAsia"/>
          <w:highlight w:val="yellow"/>
          <w:rPrChange w:id="669" w:author="fei zhai" w:date="2026-05-06T20:26:00Z">
            <w:rPr>
              <w:rStyle w:val="af1"/>
              <w:rFonts w:hint="eastAsia"/>
            </w:rPr>
          </w:rPrChange>
        </w:rPr>
        <w:instrText>AI Agent</w:instrText>
      </w:r>
      <w:r w:rsidRPr="007566C0">
        <w:rPr>
          <w:rStyle w:val="af1"/>
          <w:rFonts w:hint="eastAsia"/>
          <w:highlight w:val="yellow"/>
          <w:rPrChange w:id="670" w:author="fei zhai" w:date="2026-05-06T20:26:00Z">
            <w:rPr>
              <w:rStyle w:val="af1"/>
              <w:rFonts w:hint="eastAsia"/>
            </w:rPr>
          </w:rPrChange>
        </w:rPr>
        <w:instrText>平台</w:instrText>
      </w:r>
      <w:r w:rsidRPr="007566C0">
        <w:rPr>
          <w:rStyle w:val="af1"/>
          <w:rFonts w:hint="eastAsia"/>
          <w:highlight w:val="yellow"/>
          <w:rPrChange w:id="671" w:author="fei zhai" w:date="2026-05-06T20:26:00Z">
            <w:rPr>
              <w:rStyle w:val="af1"/>
              <w:rFonts w:hint="eastAsia"/>
            </w:rPr>
          </w:rPrChange>
        </w:rPr>
        <w:instrText xml:space="preserve">","URL":"https://www.zhihuiya.com/","accessed":{"date-parts":[["2026",3,17]]}}}],"schema":"https://github.com/citation-style-language/schema/raw/master/csl-citation.json"} </w:instrText>
      </w:r>
      <w:r w:rsidRPr="007566C0">
        <w:rPr>
          <w:rStyle w:val="af1"/>
          <w:highlight w:val="yellow"/>
          <w:rPrChange w:id="672" w:author="fei zhai" w:date="2026-05-06T20:26:00Z">
            <w:rPr>
              <w:rStyle w:val="af1"/>
            </w:rPr>
          </w:rPrChange>
        </w:rPr>
        <w:fldChar w:fldCharType="separate"/>
      </w:r>
      <w:r w:rsidRPr="007566C0">
        <w:rPr>
          <w:rFonts w:cs="Times New Roman"/>
          <w:kern w:val="0"/>
          <w:sz w:val="21"/>
          <w:highlight w:val="yellow"/>
          <w:vertAlign w:val="superscript"/>
          <w:rPrChange w:id="673" w:author="fei zhai" w:date="2026-05-06T20:26:00Z">
            <w:rPr>
              <w:rFonts w:cs="Times New Roman"/>
              <w:kern w:val="0"/>
              <w:sz w:val="21"/>
              <w:vertAlign w:val="superscript"/>
            </w:rPr>
          </w:rPrChange>
        </w:rPr>
        <w:t>[</w:t>
      </w:r>
      <w:del w:id="674" w:author="fei zhai" w:date="2026-05-06T19:05:00Z">
        <w:r w:rsidRPr="007566C0" w:rsidDel="00E35911">
          <w:rPr>
            <w:rFonts w:cs="Times New Roman"/>
            <w:kern w:val="0"/>
            <w:sz w:val="21"/>
            <w:highlight w:val="yellow"/>
            <w:vertAlign w:val="superscript"/>
            <w:rPrChange w:id="675" w:author="fei zhai" w:date="2026-05-06T20:26:00Z">
              <w:rPr>
                <w:rFonts w:cs="Times New Roman"/>
                <w:kern w:val="0"/>
                <w:sz w:val="21"/>
                <w:vertAlign w:val="superscript"/>
              </w:rPr>
            </w:rPrChange>
          </w:rPr>
          <w:delText>50</w:delText>
        </w:r>
      </w:del>
      <w:ins w:id="676" w:author="fei zhai" w:date="2026-05-06T19:05:00Z">
        <w:r w:rsidR="00E35911" w:rsidRPr="007566C0">
          <w:rPr>
            <w:rFonts w:cs="Times New Roman"/>
            <w:kern w:val="0"/>
            <w:sz w:val="21"/>
            <w:highlight w:val="yellow"/>
            <w:vertAlign w:val="superscript"/>
            <w:rPrChange w:id="677" w:author="fei zhai" w:date="2026-05-06T20:26:00Z">
              <w:rPr>
                <w:rFonts w:cs="Times New Roman"/>
                <w:kern w:val="0"/>
                <w:sz w:val="21"/>
                <w:vertAlign w:val="superscript"/>
              </w:rPr>
            </w:rPrChange>
          </w:rPr>
          <w:t>35</w:t>
        </w:r>
      </w:ins>
      <w:r w:rsidRPr="007566C0">
        <w:rPr>
          <w:rFonts w:cs="Times New Roman"/>
          <w:kern w:val="0"/>
          <w:sz w:val="21"/>
          <w:highlight w:val="yellow"/>
          <w:vertAlign w:val="superscript"/>
          <w:rPrChange w:id="678" w:author="fei zhai" w:date="2026-05-06T20:26:00Z">
            <w:rPr>
              <w:rFonts w:cs="Times New Roman"/>
              <w:kern w:val="0"/>
              <w:sz w:val="21"/>
              <w:vertAlign w:val="superscript"/>
            </w:rPr>
          </w:rPrChange>
        </w:rPr>
        <w:t>]</w:t>
      </w:r>
      <w:r w:rsidRPr="007566C0">
        <w:rPr>
          <w:rStyle w:val="af1"/>
          <w:highlight w:val="yellow"/>
          <w:rPrChange w:id="679" w:author="fei zhai" w:date="2026-05-06T20:26:00Z">
            <w:rPr>
              <w:rStyle w:val="af1"/>
            </w:rPr>
          </w:rPrChange>
        </w:rPr>
        <w:fldChar w:fldCharType="end"/>
      </w:r>
      <w:r w:rsidRPr="007566C0">
        <w:rPr>
          <w:rFonts w:hint="eastAsia"/>
          <w:highlight w:val="yellow"/>
          <w:rPrChange w:id="680" w:author="fei zhai" w:date="2026-05-06T20:26:00Z">
            <w:rPr>
              <w:rFonts w:hint="eastAsia"/>
            </w:rPr>
          </w:rPrChange>
        </w:rPr>
        <w:t>基于</w:t>
      </w:r>
      <w:r w:rsidRPr="007566C0">
        <w:rPr>
          <w:rFonts w:hint="eastAsia"/>
          <w:highlight w:val="yellow"/>
          <w:rPrChange w:id="681" w:author="fei zhai" w:date="2026-05-06T20:26:00Z">
            <w:rPr>
              <w:rFonts w:hint="eastAsia"/>
            </w:rPr>
          </w:rPrChange>
        </w:rPr>
        <w:t>IPC</w:t>
      </w:r>
      <w:r w:rsidRPr="007566C0">
        <w:rPr>
          <w:rFonts w:hint="eastAsia"/>
          <w:highlight w:val="yellow"/>
          <w:rPrChange w:id="682" w:author="fei zhai" w:date="2026-05-06T20:26:00Z">
            <w:rPr>
              <w:rFonts w:hint="eastAsia"/>
            </w:rPr>
          </w:rPrChange>
        </w:rPr>
        <w:t>分类体系中的</w:t>
      </w:r>
      <w:r w:rsidRPr="007566C0">
        <w:rPr>
          <w:rFonts w:hint="eastAsia"/>
          <w:highlight w:val="yellow"/>
          <w:rPrChange w:id="683" w:author="fei zhai" w:date="2026-05-06T20:26:00Z">
            <w:rPr>
              <w:rFonts w:hint="eastAsia"/>
            </w:rPr>
          </w:rPrChange>
        </w:rPr>
        <w:t>A61B</w:t>
      </w:r>
      <w:r w:rsidRPr="007566C0">
        <w:rPr>
          <w:rFonts w:hint="eastAsia"/>
          <w:highlight w:val="yellow"/>
          <w:rPrChange w:id="684" w:author="fei zhai" w:date="2026-05-06T20:26:00Z">
            <w:rPr>
              <w:rFonts w:hint="eastAsia"/>
            </w:rPr>
          </w:rPrChange>
        </w:rPr>
        <w:t>领域筛选医疗器械相关的核心专利信息，构建初始数据样本集。同时，借助医知桥平台</w:t>
      </w:r>
      <w:r w:rsidRPr="007566C0">
        <w:rPr>
          <w:rStyle w:val="af1"/>
          <w:highlight w:val="yellow"/>
          <w:rPrChange w:id="685" w:author="fei zhai" w:date="2026-05-06T20:26:00Z">
            <w:rPr>
              <w:rStyle w:val="af1"/>
            </w:rPr>
          </w:rPrChange>
        </w:rPr>
        <w:fldChar w:fldCharType="begin"/>
      </w:r>
      <w:r w:rsidRPr="007566C0">
        <w:rPr>
          <w:rStyle w:val="af1"/>
          <w:highlight w:val="yellow"/>
          <w:rPrChange w:id="686" w:author="fei zhai" w:date="2026-05-06T20:26:00Z">
            <w:rPr>
              <w:rStyle w:val="af1"/>
            </w:rPr>
          </w:rPrChange>
        </w:rPr>
        <w:instrText xml:space="preserve"> ADDIN ZOTERO_ITEM CSL_CITATION {"citationID":"N0zLu0dX","properties":{"formattedCitation":"\\super [51]\\nosupersub{}","plainCitation":"[51]","noteIndex":0},"citationItems":[{"id":145,"uris":["http://zotero.org/users/local/2JDDwpa7/items/G7RGLE2S"],"item</w:instrText>
      </w:r>
      <w:r w:rsidRPr="007566C0">
        <w:rPr>
          <w:rStyle w:val="af1"/>
          <w:rFonts w:hint="eastAsia"/>
          <w:highlight w:val="yellow"/>
          <w:rPrChange w:id="687" w:author="fei zhai" w:date="2026-05-06T20:26:00Z">
            <w:rPr>
              <w:rStyle w:val="af1"/>
              <w:rFonts w:hint="eastAsia"/>
            </w:rPr>
          </w:rPrChange>
        </w:rPr>
        <w:instrText>Data":{"id":145,"type":"webpage","title":"</w:instrText>
      </w:r>
      <w:r w:rsidRPr="007566C0">
        <w:rPr>
          <w:rStyle w:val="af1"/>
          <w:rFonts w:hint="eastAsia"/>
          <w:highlight w:val="yellow"/>
          <w:rPrChange w:id="688" w:author="fei zhai" w:date="2026-05-06T20:26:00Z">
            <w:rPr>
              <w:rStyle w:val="af1"/>
              <w:rFonts w:hint="eastAsia"/>
            </w:rPr>
          </w:rPrChange>
        </w:rPr>
        <w:instrText>医知桥</w:instrText>
      </w:r>
      <w:r w:rsidRPr="007566C0">
        <w:rPr>
          <w:rStyle w:val="af1"/>
          <w:rFonts w:hint="eastAsia"/>
          <w:highlight w:val="yellow"/>
          <w:rPrChange w:id="689" w:author="fei zhai" w:date="2026-05-06T20:26:00Z">
            <w:rPr>
              <w:rStyle w:val="af1"/>
              <w:rFonts w:hint="eastAsia"/>
            </w:rPr>
          </w:rPrChange>
        </w:rPr>
        <w:instrText xml:space="preserve">","URL":"https://www.mediplink.com.cn/login","accessed":{"date-parts":[["2026",3,17]]}}}],"schema":"https://github.com/citation-style-language/schema/raw/master/csl-citation.json"} </w:instrText>
      </w:r>
      <w:r w:rsidRPr="007566C0">
        <w:rPr>
          <w:rStyle w:val="af1"/>
          <w:highlight w:val="yellow"/>
          <w:rPrChange w:id="690" w:author="fei zhai" w:date="2026-05-06T20:26:00Z">
            <w:rPr>
              <w:rStyle w:val="af1"/>
            </w:rPr>
          </w:rPrChange>
        </w:rPr>
        <w:fldChar w:fldCharType="separate"/>
      </w:r>
      <w:r w:rsidRPr="007566C0">
        <w:rPr>
          <w:rFonts w:cs="Times New Roman"/>
          <w:kern w:val="0"/>
          <w:sz w:val="21"/>
          <w:highlight w:val="yellow"/>
          <w:vertAlign w:val="superscript"/>
          <w:rPrChange w:id="691" w:author="fei zhai" w:date="2026-05-06T20:26:00Z">
            <w:rPr>
              <w:rFonts w:cs="Times New Roman"/>
              <w:kern w:val="0"/>
              <w:sz w:val="21"/>
              <w:vertAlign w:val="superscript"/>
            </w:rPr>
          </w:rPrChange>
        </w:rPr>
        <w:t>[</w:t>
      </w:r>
      <w:del w:id="692" w:author="fei zhai" w:date="2026-05-06T19:05:00Z">
        <w:r w:rsidRPr="007566C0" w:rsidDel="00E35911">
          <w:rPr>
            <w:rFonts w:cs="Times New Roman"/>
            <w:kern w:val="0"/>
            <w:sz w:val="21"/>
            <w:highlight w:val="yellow"/>
            <w:vertAlign w:val="superscript"/>
            <w:rPrChange w:id="693" w:author="fei zhai" w:date="2026-05-06T20:26:00Z">
              <w:rPr>
                <w:rFonts w:cs="Times New Roman"/>
                <w:kern w:val="0"/>
                <w:sz w:val="21"/>
                <w:vertAlign w:val="superscript"/>
              </w:rPr>
            </w:rPrChange>
          </w:rPr>
          <w:delText>51</w:delText>
        </w:r>
      </w:del>
      <w:ins w:id="694" w:author="fei zhai" w:date="2026-05-06T19:05:00Z">
        <w:r w:rsidR="00E35911" w:rsidRPr="007566C0">
          <w:rPr>
            <w:rFonts w:cs="Times New Roman"/>
            <w:kern w:val="0"/>
            <w:sz w:val="21"/>
            <w:highlight w:val="yellow"/>
            <w:vertAlign w:val="superscript"/>
            <w:rPrChange w:id="695" w:author="fei zhai" w:date="2026-05-06T20:26:00Z">
              <w:rPr>
                <w:rFonts w:cs="Times New Roman"/>
                <w:kern w:val="0"/>
                <w:sz w:val="21"/>
                <w:vertAlign w:val="superscript"/>
              </w:rPr>
            </w:rPrChange>
          </w:rPr>
          <w:t>36</w:t>
        </w:r>
      </w:ins>
      <w:r w:rsidRPr="007566C0">
        <w:rPr>
          <w:rFonts w:cs="Times New Roman"/>
          <w:kern w:val="0"/>
          <w:sz w:val="21"/>
          <w:highlight w:val="yellow"/>
          <w:vertAlign w:val="superscript"/>
          <w:rPrChange w:id="696" w:author="fei zhai" w:date="2026-05-06T20:26:00Z">
            <w:rPr>
              <w:rFonts w:cs="Times New Roman"/>
              <w:kern w:val="0"/>
              <w:sz w:val="21"/>
              <w:vertAlign w:val="superscript"/>
            </w:rPr>
          </w:rPrChange>
        </w:rPr>
        <w:t>]</w:t>
      </w:r>
      <w:r w:rsidRPr="007566C0">
        <w:rPr>
          <w:rStyle w:val="af1"/>
          <w:highlight w:val="yellow"/>
          <w:rPrChange w:id="697" w:author="fei zhai" w:date="2026-05-06T20:26:00Z">
            <w:rPr>
              <w:rStyle w:val="af1"/>
            </w:rPr>
          </w:rPrChange>
        </w:rPr>
        <w:fldChar w:fldCharType="end"/>
      </w:r>
      <w:r w:rsidRPr="007566C0">
        <w:rPr>
          <w:rFonts w:hint="eastAsia"/>
          <w:highlight w:val="yellow"/>
          <w:rPrChange w:id="698" w:author="fei zhai" w:date="2026-05-06T20:26:00Z">
            <w:rPr>
              <w:rFonts w:hint="eastAsia"/>
            </w:rPr>
          </w:rPrChange>
        </w:rPr>
        <w:t>获取最新发布的发明专利数据，形成独立的外部验证集，以评估模型在实际应用场景中的泛化性能与适应性。</w:t>
      </w:r>
    </w:p>
    <w:p w14:paraId="70A09472" w14:textId="77777777" w:rsidR="007D28D6" w:rsidRPr="007566C0" w:rsidRDefault="00000000">
      <w:pPr>
        <w:ind w:firstLine="480"/>
        <w:rPr>
          <w:rFonts w:cs="Times New Roman"/>
          <w:bCs/>
          <w:highlight w:val="yellow"/>
          <w:rPrChange w:id="699" w:author="fei zhai" w:date="2026-05-06T20:26:00Z">
            <w:rPr>
              <w:rFonts w:cs="Times New Roman"/>
              <w:bCs/>
            </w:rPr>
          </w:rPrChange>
        </w:rPr>
      </w:pPr>
      <w:r w:rsidRPr="007566C0">
        <w:rPr>
          <w:rFonts w:cs="Times New Roman" w:hint="eastAsia"/>
          <w:bCs/>
          <w:highlight w:val="yellow"/>
          <w:rPrChange w:id="700" w:author="fei zhai" w:date="2026-05-06T20:26:00Z">
            <w:rPr>
              <w:rFonts w:cs="Times New Roman" w:hint="eastAsia"/>
              <w:bCs/>
            </w:rPr>
          </w:rPrChange>
        </w:rPr>
        <w:t>本研究在数据预处理阶段，遵循严格筛选标准去除未授权访问、无图像支持、内容空缺以及缺乏医疗器械一级分类标识的信息记录。为应对标签质量参差不齐的问题，设计了多级抽样方案以构建高质量样本集，并借助</w:t>
      </w:r>
      <w:proofErr w:type="spellStart"/>
      <w:r w:rsidRPr="007566C0">
        <w:rPr>
          <w:rFonts w:cs="Times New Roman" w:hint="eastAsia"/>
          <w:bCs/>
          <w:highlight w:val="yellow"/>
          <w:rPrChange w:id="701" w:author="fei zhai" w:date="2026-05-06T20:26:00Z">
            <w:rPr>
              <w:rFonts w:cs="Times New Roman" w:hint="eastAsia"/>
              <w:bCs/>
            </w:rPr>
          </w:rPrChange>
        </w:rPr>
        <w:t>Dify</w:t>
      </w:r>
      <w:proofErr w:type="spellEnd"/>
      <w:r w:rsidRPr="007566C0">
        <w:rPr>
          <w:rStyle w:val="af1"/>
          <w:highlight w:val="yellow"/>
          <w:rPrChange w:id="702" w:author="fei zhai" w:date="2026-05-06T20:26:00Z">
            <w:rPr>
              <w:rStyle w:val="af1"/>
            </w:rPr>
          </w:rPrChange>
        </w:rPr>
        <w:fldChar w:fldCharType="begin"/>
      </w:r>
      <w:r w:rsidRPr="007566C0">
        <w:rPr>
          <w:rStyle w:val="af1"/>
          <w:highlight w:val="yellow"/>
          <w:rPrChange w:id="703" w:author="fei zhai" w:date="2026-05-06T20:26:00Z">
            <w:rPr>
              <w:rStyle w:val="af1"/>
            </w:rPr>
          </w:rPrChange>
        </w:rPr>
        <w:instrText xml:space="preserve"> ADDIN ZOTERO_ITEM CSL_CITATION {"citationID":"mVJM5BHe","properties":{"formattedCitation":"\\super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sidRPr="007566C0">
        <w:rPr>
          <w:rStyle w:val="af1"/>
          <w:highlight w:val="yellow"/>
          <w:rPrChange w:id="704" w:author="fei zhai" w:date="2026-05-06T20:26:00Z">
            <w:rPr>
              <w:rStyle w:val="af1"/>
            </w:rPr>
          </w:rPrChange>
        </w:rPr>
        <w:fldChar w:fldCharType="separate"/>
      </w:r>
      <w:r w:rsidRPr="007566C0">
        <w:rPr>
          <w:rFonts w:cs="Times New Roman"/>
          <w:kern w:val="0"/>
          <w:sz w:val="21"/>
          <w:highlight w:val="yellow"/>
          <w:vertAlign w:val="superscript"/>
          <w:rPrChange w:id="705" w:author="fei zhai" w:date="2026-05-06T20:26:00Z">
            <w:rPr>
              <w:rFonts w:cs="Times New Roman"/>
              <w:kern w:val="0"/>
              <w:sz w:val="21"/>
              <w:vertAlign w:val="superscript"/>
            </w:rPr>
          </w:rPrChange>
        </w:rPr>
        <w:t>[52]</w:t>
      </w:r>
      <w:r w:rsidRPr="007566C0">
        <w:rPr>
          <w:rStyle w:val="af1"/>
          <w:highlight w:val="yellow"/>
          <w:rPrChange w:id="706" w:author="fei zhai" w:date="2026-05-06T20:26:00Z">
            <w:rPr>
              <w:rStyle w:val="af1"/>
            </w:rPr>
          </w:rPrChange>
        </w:rPr>
        <w:fldChar w:fldCharType="end"/>
      </w:r>
      <w:r w:rsidRPr="007566C0">
        <w:rPr>
          <w:rFonts w:cs="Times New Roman" w:hint="eastAsia"/>
          <w:bCs/>
          <w:highlight w:val="yellow"/>
          <w:rPrChange w:id="707" w:author="fei zhai" w:date="2026-05-06T20:26:00Z">
            <w:rPr>
              <w:rFonts w:cs="Times New Roman" w:hint="eastAsia"/>
              <w:bCs/>
            </w:rPr>
          </w:rPrChange>
        </w:rPr>
        <w:t>平台实现工作流程自动化。在此基础上，依托</w:t>
      </w:r>
      <w:proofErr w:type="spellStart"/>
      <w:r w:rsidRPr="007566C0">
        <w:rPr>
          <w:rFonts w:cs="Times New Roman" w:hint="eastAsia"/>
          <w:bCs/>
          <w:highlight w:val="yellow"/>
          <w:rPrChange w:id="708" w:author="fei zhai" w:date="2026-05-06T20:26:00Z">
            <w:rPr>
              <w:rFonts w:cs="Times New Roman" w:hint="eastAsia"/>
              <w:bCs/>
            </w:rPr>
          </w:rPrChange>
        </w:rPr>
        <w:t>Qwen</w:t>
      </w:r>
      <w:proofErr w:type="spellEnd"/>
      <w:r w:rsidRPr="007566C0">
        <w:rPr>
          <w:rFonts w:cs="Times New Roman" w:hint="eastAsia"/>
          <w:bCs/>
          <w:highlight w:val="yellow"/>
          <w:rPrChange w:id="709" w:author="fei zhai" w:date="2026-05-06T20:26:00Z">
            <w:rPr>
              <w:rFonts w:cs="Times New Roman" w:hint="eastAsia"/>
              <w:bCs/>
            </w:rPr>
          </w:rPrChange>
        </w:rPr>
        <w:t>大语言模型与</w:t>
      </w:r>
      <w:r w:rsidRPr="007566C0">
        <w:rPr>
          <w:rFonts w:cs="Times New Roman" w:hint="eastAsia"/>
          <w:bCs/>
          <w:highlight w:val="yellow"/>
          <w:rPrChange w:id="710" w:author="fei zhai" w:date="2026-05-06T20:26:00Z">
            <w:rPr>
              <w:rFonts w:cs="Times New Roman" w:hint="eastAsia"/>
              <w:bCs/>
            </w:rPr>
          </w:rPrChange>
        </w:rPr>
        <w:t>RAG</w:t>
      </w:r>
      <w:r w:rsidRPr="007566C0">
        <w:rPr>
          <w:rFonts w:cs="Times New Roman" w:hint="eastAsia"/>
          <w:bCs/>
          <w:highlight w:val="yellow"/>
          <w:rPrChange w:id="711" w:author="fei zhai" w:date="2026-05-06T20:26:00Z">
            <w:rPr>
              <w:rFonts w:cs="Times New Roman" w:hint="eastAsia"/>
              <w:bCs/>
            </w:rPr>
          </w:rPrChange>
        </w:rPr>
        <w:t>框架，搭建工作流，进一步提升数据集的整体准确性和可靠性。</w:t>
      </w:r>
    </w:p>
    <w:p w14:paraId="5B6BDC03" w14:textId="77777777" w:rsidR="007D28D6" w:rsidRPr="007566C0" w:rsidRDefault="00000000">
      <w:pPr>
        <w:ind w:firstLine="480"/>
        <w:rPr>
          <w:rFonts w:cs="Times New Roman"/>
          <w:bCs/>
          <w:highlight w:val="yellow"/>
          <w:rPrChange w:id="712" w:author="fei zhai" w:date="2026-05-06T20:26:00Z">
            <w:rPr>
              <w:rFonts w:cs="Times New Roman"/>
              <w:bCs/>
            </w:rPr>
          </w:rPrChange>
        </w:rPr>
      </w:pPr>
      <w:r w:rsidRPr="007566C0">
        <w:rPr>
          <w:rFonts w:cs="Times New Roman" w:hint="eastAsia"/>
          <w:bCs/>
          <w:highlight w:val="yellow"/>
          <w:rPrChange w:id="713" w:author="fei zhai" w:date="2026-05-06T20:26:00Z">
            <w:rPr>
              <w:rFonts w:cs="Times New Roman" w:hint="eastAsia"/>
              <w:bCs/>
            </w:rPr>
          </w:rPrChange>
        </w:rPr>
        <w:t>在模型构建阶段，以</w:t>
      </w:r>
      <w:r w:rsidRPr="007566C0">
        <w:rPr>
          <w:rFonts w:cs="Times New Roman" w:hint="eastAsia"/>
          <w:bCs/>
          <w:highlight w:val="yellow"/>
          <w:rPrChange w:id="714" w:author="fei zhai" w:date="2026-05-06T20:26:00Z">
            <w:rPr>
              <w:rFonts w:cs="Times New Roman" w:hint="eastAsia"/>
              <w:bCs/>
            </w:rPr>
          </w:rPrChange>
        </w:rPr>
        <w:t>BERT</w:t>
      </w:r>
      <w:r w:rsidRPr="007566C0">
        <w:rPr>
          <w:rFonts w:cs="Times New Roman" w:hint="eastAsia"/>
          <w:bCs/>
          <w:highlight w:val="yellow"/>
          <w:rPrChange w:id="715" w:author="fei zhai" w:date="2026-05-06T20:26:00Z">
            <w:rPr>
              <w:rFonts w:cs="Times New Roman" w:hint="eastAsia"/>
              <w:bCs/>
            </w:rPr>
          </w:rPrChange>
        </w:rPr>
        <w:t>预训练模型为基础生成动态词嵌入，并分别建立</w:t>
      </w:r>
      <w:r w:rsidRPr="007566C0">
        <w:rPr>
          <w:rFonts w:cs="Times New Roman" w:hint="eastAsia"/>
          <w:bCs/>
          <w:highlight w:val="yellow"/>
          <w:rPrChange w:id="716" w:author="fei zhai" w:date="2026-05-06T20:26:00Z">
            <w:rPr>
              <w:rFonts w:cs="Times New Roman" w:hint="eastAsia"/>
              <w:bCs/>
            </w:rPr>
          </w:rPrChange>
        </w:rPr>
        <w:lastRenderedPageBreak/>
        <w:t>传统机器学习基准模型与深度学习集成模型，进而开展分类任务的研究工作。</w:t>
      </w:r>
    </w:p>
    <w:p w14:paraId="53E45002" w14:textId="77777777" w:rsidR="007D28D6" w:rsidRDefault="00000000">
      <w:pPr>
        <w:ind w:firstLine="480"/>
      </w:pPr>
      <w:r w:rsidRPr="007566C0">
        <w:rPr>
          <w:rFonts w:cs="Times New Roman" w:hint="eastAsia"/>
          <w:bCs/>
          <w:highlight w:val="yellow"/>
          <w:rPrChange w:id="717" w:author="fei zhai" w:date="2026-05-06T20:26:00Z">
            <w:rPr>
              <w:rFonts w:cs="Times New Roman" w:hint="eastAsia"/>
              <w:bCs/>
            </w:rPr>
          </w:rPrChange>
        </w:rPr>
        <w:t>在评估与实现阶段，通过对比实验、消融实验及外部验证等手段，对模型进行分类性能与泛化能力等的量化，以此为基础开发基于</w:t>
      </w:r>
      <w:r w:rsidRPr="007566C0">
        <w:rPr>
          <w:rFonts w:cs="Times New Roman" w:hint="eastAsia"/>
          <w:bCs/>
          <w:highlight w:val="yellow"/>
          <w:rPrChange w:id="718" w:author="fei zhai" w:date="2026-05-06T20:26:00Z">
            <w:rPr>
              <w:rFonts w:cs="Times New Roman" w:hint="eastAsia"/>
              <w:bCs/>
            </w:rPr>
          </w:rPrChange>
        </w:rPr>
        <w:t>B/S</w:t>
      </w:r>
      <w:r w:rsidRPr="007566C0">
        <w:rPr>
          <w:rFonts w:cs="Times New Roman" w:hint="eastAsia"/>
          <w:bCs/>
          <w:highlight w:val="yellow"/>
          <w:rPrChange w:id="719" w:author="fei zhai" w:date="2026-05-06T20:26:00Z">
            <w:rPr>
              <w:rFonts w:cs="Times New Roman" w:hint="eastAsia"/>
              <w:bCs/>
            </w:rPr>
          </w:rPrChange>
        </w:rPr>
        <w:t>架构的在线专利分类系统，完成研究到应用的转化。</w:t>
      </w:r>
    </w:p>
    <w:p w14:paraId="78DE2C4C" w14:textId="77777777" w:rsidR="007D28D6" w:rsidRPr="00FE7398" w:rsidRDefault="00000000">
      <w:pPr>
        <w:pStyle w:val="2"/>
        <w:numPr>
          <w:ilvl w:val="1"/>
          <w:numId w:val="1"/>
        </w:numPr>
        <w:tabs>
          <w:tab w:val="clear" w:pos="420"/>
        </w:tabs>
        <w:rPr>
          <w:highlight w:val="yellow"/>
          <w:rPrChange w:id="720" w:author="fei zhai" w:date="2026-05-06T20:33:00Z">
            <w:rPr/>
          </w:rPrChange>
        </w:rPr>
      </w:pPr>
      <w:bookmarkStart w:id="721" w:name="_Toc216114469"/>
      <w:bookmarkStart w:id="722" w:name="_Toc21412"/>
      <w:r w:rsidRPr="00FE7398">
        <w:rPr>
          <w:rFonts w:hint="eastAsia"/>
          <w:highlight w:val="yellow"/>
          <w:rPrChange w:id="723" w:author="fei zhai" w:date="2026-05-06T20:33:00Z">
            <w:rPr>
              <w:rFonts w:hint="eastAsia"/>
            </w:rPr>
          </w:rPrChange>
        </w:rPr>
        <w:t>论文</w:t>
      </w:r>
      <w:bookmarkEnd w:id="721"/>
      <w:r w:rsidRPr="00FE7398">
        <w:rPr>
          <w:rFonts w:hint="eastAsia"/>
          <w:highlight w:val="yellow"/>
          <w:rPrChange w:id="724" w:author="fei zhai" w:date="2026-05-06T20:33:00Z">
            <w:rPr>
              <w:rFonts w:hint="eastAsia"/>
            </w:rPr>
          </w:rPrChange>
        </w:rPr>
        <w:t>结构</w:t>
      </w:r>
      <w:bookmarkEnd w:id="722"/>
    </w:p>
    <w:p w14:paraId="7E565C10" w14:textId="77777777" w:rsidR="007D28D6" w:rsidRPr="00FE7398" w:rsidRDefault="00000000">
      <w:pPr>
        <w:ind w:firstLine="480"/>
        <w:rPr>
          <w:highlight w:val="yellow"/>
          <w:rPrChange w:id="725" w:author="fei zhai" w:date="2026-05-06T20:33:00Z">
            <w:rPr/>
          </w:rPrChange>
        </w:rPr>
      </w:pPr>
      <w:r w:rsidRPr="00FE7398">
        <w:rPr>
          <w:rFonts w:hint="eastAsia"/>
          <w:highlight w:val="yellow"/>
          <w:rPrChange w:id="726" w:author="fei zhai" w:date="2026-05-06T20:33:00Z">
            <w:rPr>
              <w:rFonts w:hint="eastAsia"/>
            </w:rPr>
          </w:rPrChange>
        </w:rPr>
        <w:t>本文共分为六章，各章节安排如下：</w:t>
      </w:r>
    </w:p>
    <w:p w14:paraId="5216C6C6" w14:textId="77777777" w:rsidR="007D28D6" w:rsidRPr="00FE7398" w:rsidRDefault="00000000">
      <w:pPr>
        <w:ind w:firstLine="480"/>
        <w:rPr>
          <w:highlight w:val="yellow"/>
          <w:rPrChange w:id="727" w:author="fei zhai" w:date="2026-05-06T20:33:00Z">
            <w:rPr/>
          </w:rPrChange>
        </w:rPr>
      </w:pPr>
      <w:r w:rsidRPr="00FE7398">
        <w:rPr>
          <w:rFonts w:hint="eastAsia"/>
          <w:highlight w:val="yellow"/>
          <w:rPrChange w:id="728" w:author="fei zhai" w:date="2026-05-06T20:33:00Z">
            <w:rPr>
              <w:rFonts w:hint="eastAsia"/>
            </w:rPr>
          </w:rPrChange>
        </w:rPr>
        <w:t>第一章是本论文绪论部分，在梳理本文所涉及行业背景以及技术发展脉络的基础上，深入分析了专利分类体系与监管框架协同匹配的实际需求及其理论价值，提出了本文的主要目的、工作内容以及总体技术路线，给出了全文结构安排。</w:t>
      </w:r>
    </w:p>
    <w:p w14:paraId="4ED48899" w14:textId="77777777" w:rsidR="007D28D6" w:rsidRPr="00FE7398" w:rsidRDefault="00000000">
      <w:pPr>
        <w:ind w:firstLine="480"/>
        <w:rPr>
          <w:highlight w:val="yellow"/>
          <w:rPrChange w:id="729" w:author="fei zhai" w:date="2026-05-06T20:33:00Z">
            <w:rPr/>
          </w:rPrChange>
        </w:rPr>
      </w:pPr>
      <w:r w:rsidRPr="00FE7398">
        <w:rPr>
          <w:rFonts w:hint="eastAsia"/>
          <w:highlight w:val="yellow"/>
          <w:rPrChange w:id="730" w:author="fei zhai" w:date="2026-05-06T20:33:00Z">
            <w:rPr>
              <w:rFonts w:hint="eastAsia"/>
            </w:rPr>
          </w:rPrChange>
        </w:rPr>
        <w:t>第二章是相关理论及技术综述，从总体上介绍主要涉及的基本概念及相关技术基础架构。介绍了专利分类体系与《医疗器械分类目录》之间的区别并详细阐述各种关键技术的概念，如机器学习算法的工作机制、预训练语言模型的设计理念以及</w:t>
      </w:r>
      <w:proofErr w:type="spellStart"/>
      <w:r w:rsidRPr="00FE7398">
        <w:rPr>
          <w:rFonts w:hint="eastAsia"/>
          <w:highlight w:val="yellow"/>
          <w:rPrChange w:id="731" w:author="fei zhai" w:date="2026-05-06T20:33:00Z">
            <w:rPr>
              <w:rFonts w:hint="eastAsia"/>
            </w:rPr>
          </w:rPrChange>
        </w:rPr>
        <w:t>TextCNN</w:t>
      </w:r>
      <w:proofErr w:type="spellEnd"/>
      <w:r w:rsidRPr="00FE7398">
        <w:rPr>
          <w:rFonts w:hint="eastAsia"/>
          <w:highlight w:val="yellow"/>
          <w:rPrChange w:id="732" w:author="fei zhai" w:date="2026-05-06T20:33:00Z">
            <w:rPr>
              <w:rFonts w:hint="eastAsia"/>
            </w:rPr>
          </w:rPrChange>
        </w:rPr>
        <w:t>卷积神经网络的结构等。接着对</w:t>
      </w:r>
      <w:proofErr w:type="spellStart"/>
      <w:r w:rsidRPr="00FE7398">
        <w:rPr>
          <w:rFonts w:hint="eastAsia"/>
          <w:highlight w:val="yellow"/>
          <w:rPrChange w:id="733" w:author="fei zhai" w:date="2026-05-06T20:33:00Z">
            <w:rPr>
              <w:rFonts w:hint="eastAsia"/>
            </w:rPr>
          </w:rPrChange>
        </w:rPr>
        <w:t>Qwen</w:t>
      </w:r>
      <w:proofErr w:type="spellEnd"/>
      <w:r w:rsidRPr="00FE7398">
        <w:rPr>
          <w:rFonts w:hint="eastAsia"/>
          <w:highlight w:val="yellow"/>
          <w:rPrChange w:id="734" w:author="fei zhai" w:date="2026-05-06T20:33:00Z">
            <w:rPr>
              <w:rFonts w:hint="eastAsia"/>
            </w:rPr>
          </w:rPrChange>
        </w:rPr>
        <w:t>大模型、</w:t>
      </w:r>
      <w:r w:rsidRPr="00FE7398">
        <w:rPr>
          <w:rFonts w:hint="eastAsia"/>
          <w:highlight w:val="yellow"/>
          <w:rPrChange w:id="735" w:author="fei zhai" w:date="2026-05-06T20:33:00Z">
            <w:rPr>
              <w:rFonts w:hint="eastAsia"/>
            </w:rPr>
          </w:rPrChange>
        </w:rPr>
        <w:t>RAG</w:t>
      </w:r>
      <w:r w:rsidRPr="00FE7398">
        <w:rPr>
          <w:rFonts w:hint="eastAsia"/>
          <w:highlight w:val="yellow"/>
          <w:rPrChange w:id="736" w:author="fei zhai" w:date="2026-05-06T20:33:00Z">
            <w:rPr>
              <w:rFonts w:hint="eastAsia"/>
            </w:rPr>
          </w:rPrChange>
        </w:rPr>
        <w:t>检索增强技术和</w:t>
      </w:r>
      <w:proofErr w:type="spellStart"/>
      <w:r w:rsidRPr="00FE7398">
        <w:rPr>
          <w:rFonts w:hint="eastAsia"/>
          <w:highlight w:val="yellow"/>
          <w:rPrChange w:id="737" w:author="fei zhai" w:date="2026-05-06T20:33:00Z">
            <w:rPr>
              <w:rFonts w:hint="eastAsia"/>
            </w:rPr>
          </w:rPrChange>
        </w:rPr>
        <w:t>Dify</w:t>
      </w:r>
      <w:proofErr w:type="spellEnd"/>
      <w:r w:rsidRPr="00FE7398">
        <w:rPr>
          <w:rFonts w:hint="eastAsia"/>
          <w:highlight w:val="yellow"/>
          <w:rPrChange w:id="738" w:author="fei zhai" w:date="2026-05-06T20:33:00Z">
            <w:rPr>
              <w:rFonts w:hint="eastAsia"/>
            </w:rPr>
          </w:rPrChange>
        </w:rPr>
        <w:t>自动化流程平台进行说明，以利于后文开展工作</w:t>
      </w:r>
      <w:r w:rsidRPr="00FE7398">
        <w:rPr>
          <w:highlight w:val="yellow"/>
          <w:rPrChange w:id="739" w:author="fei zhai" w:date="2026-05-06T20:33:00Z">
            <w:rPr/>
          </w:rPrChange>
        </w:rPr>
        <w:t>。</w:t>
      </w:r>
    </w:p>
    <w:p w14:paraId="4A893A49" w14:textId="77777777" w:rsidR="007D28D6" w:rsidRPr="00FE7398" w:rsidRDefault="00000000">
      <w:pPr>
        <w:ind w:firstLine="480"/>
        <w:rPr>
          <w:highlight w:val="yellow"/>
          <w:rPrChange w:id="740" w:author="fei zhai" w:date="2026-05-06T20:33:00Z">
            <w:rPr/>
          </w:rPrChange>
        </w:rPr>
      </w:pPr>
      <w:r w:rsidRPr="00FE7398">
        <w:rPr>
          <w:rFonts w:hint="eastAsia"/>
          <w:highlight w:val="yellow"/>
          <w:rPrChange w:id="741" w:author="fei zhai" w:date="2026-05-06T20:33:00Z">
            <w:rPr>
              <w:rFonts w:hint="eastAsia"/>
            </w:rPr>
          </w:rPrChange>
        </w:rPr>
        <w:t>第三章介绍了数据集以及其预处理过程，详细说明了数据集构建及预处理过程。利用分层抽样的方式获得样本子集，在此基础上提出一种自动化的标注方式来解决原始数据存在的一些标签问题从而满足后续模型训练要求。</w:t>
      </w:r>
    </w:p>
    <w:p w14:paraId="0D8DE128" w14:textId="77777777" w:rsidR="007D28D6" w:rsidRPr="00FE7398" w:rsidRDefault="00000000">
      <w:pPr>
        <w:ind w:firstLine="480"/>
        <w:rPr>
          <w:highlight w:val="yellow"/>
          <w:rPrChange w:id="742" w:author="fei zhai" w:date="2026-05-06T20:33:00Z">
            <w:rPr/>
          </w:rPrChange>
        </w:rPr>
      </w:pPr>
      <w:r w:rsidRPr="00FE7398">
        <w:rPr>
          <w:rFonts w:hint="eastAsia"/>
          <w:highlight w:val="yellow"/>
          <w:rPrChange w:id="743" w:author="fei zhai" w:date="2026-05-06T20:33:00Z">
            <w:rPr>
              <w:rFonts w:hint="eastAsia"/>
            </w:rPr>
          </w:rPrChange>
        </w:rPr>
        <w:t>第四章是分类模型设计及评价部分，在此介绍了基于</w:t>
      </w:r>
      <w:r w:rsidRPr="00FE7398">
        <w:rPr>
          <w:rFonts w:hint="eastAsia"/>
          <w:highlight w:val="yellow"/>
          <w:rPrChange w:id="744" w:author="fei zhai" w:date="2026-05-06T20:33:00Z">
            <w:rPr>
              <w:rFonts w:hint="eastAsia"/>
            </w:rPr>
          </w:rPrChange>
        </w:rPr>
        <w:t>BERT-</w:t>
      </w:r>
      <w:proofErr w:type="spellStart"/>
      <w:r w:rsidRPr="00FE7398">
        <w:rPr>
          <w:rFonts w:hint="eastAsia"/>
          <w:highlight w:val="yellow"/>
          <w:rPrChange w:id="745" w:author="fei zhai" w:date="2026-05-06T20:33:00Z">
            <w:rPr>
              <w:rFonts w:hint="eastAsia"/>
            </w:rPr>
          </w:rPrChange>
        </w:rPr>
        <w:t>TextCNN</w:t>
      </w:r>
      <w:proofErr w:type="spellEnd"/>
      <w:r w:rsidRPr="00FE7398">
        <w:rPr>
          <w:rFonts w:hint="eastAsia"/>
          <w:highlight w:val="yellow"/>
          <w:rPrChange w:id="746" w:author="fei zhai" w:date="2026-05-06T20:33:00Z">
            <w:rPr>
              <w:rFonts w:hint="eastAsia"/>
            </w:rPr>
          </w:rPrChange>
        </w:rPr>
        <w:t>分类模型结构、参数以及优化方法的选择，在此基础上进行了一系列对比性测试以衡量本文所提模型表现如何；同时对微调</w:t>
      </w:r>
      <w:r w:rsidRPr="00FE7398">
        <w:rPr>
          <w:rFonts w:hint="eastAsia"/>
          <w:highlight w:val="yellow"/>
          <w:rPrChange w:id="747" w:author="fei zhai" w:date="2026-05-06T20:33:00Z">
            <w:rPr>
              <w:rFonts w:hint="eastAsia"/>
            </w:rPr>
          </w:rPrChange>
        </w:rPr>
        <w:t>BERT</w:t>
      </w:r>
      <w:r w:rsidRPr="00FE7398">
        <w:rPr>
          <w:rFonts w:hint="eastAsia"/>
          <w:highlight w:val="yellow"/>
          <w:rPrChange w:id="748" w:author="fei zhai" w:date="2026-05-06T20:33:00Z">
            <w:rPr>
              <w:rFonts w:hint="eastAsia"/>
            </w:rPr>
          </w:rPrChange>
        </w:rPr>
        <w:t>及使用</w:t>
      </w:r>
      <w:r w:rsidRPr="00FE7398">
        <w:rPr>
          <w:rFonts w:hint="eastAsia"/>
          <w:highlight w:val="yellow"/>
          <w:rPrChange w:id="749" w:author="fei zhai" w:date="2026-05-06T20:33:00Z">
            <w:rPr>
              <w:rFonts w:hint="eastAsia"/>
            </w:rPr>
          </w:rPrChange>
        </w:rPr>
        <w:t>CNN</w:t>
      </w:r>
      <w:r w:rsidRPr="00FE7398">
        <w:rPr>
          <w:rFonts w:hint="eastAsia"/>
          <w:highlight w:val="yellow"/>
          <w:rPrChange w:id="750" w:author="fei zhai" w:date="2026-05-06T20:33:00Z">
            <w:rPr>
              <w:rFonts w:hint="eastAsia"/>
            </w:rPr>
          </w:rPrChange>
        </w:rPr>
        <w:t>提取特征的效果进行了验证，并加入外部分析其泛化性能</w:t>
      </w:r>
      <w:r w:rsidRPr="00FE7398">
        <w:rPr>
          <w:highlight w:val="yellow"/>
          <w:rPrChange w:id="751" w:author="fei zhai" w:date="2026-05-06T20:33:00Z">
            <w:rPr/>
          </w:rPrChange>
        </w:rPr>
        <w:t>。</w:t>
      </w:r>
    </w:p>
    <w:p w14:paraId="17037ED2" w14:textId="77777777" w:rsidR="007D28D6" w:rsidRPr="00FE7398" w:rsidRDefault="00000000">
      <w:pPr>
        <w:ind w:firstLine="480"/>
        <w:rPr>
          <w:highlight w:val="yellow"/>
          <w:rPrChange w:id="752" w:author="fei zhai" w:date="2026-05-06T20:33:00Z">
            <w:rPr/>
          </w:rPrChange>
        </w:rPr>
      </w:pPr>
      <w:r w:rsidRPr="00FE7398">
        <w:rPr>
          <w:rFonts w:hint="eastAsia"/>
          <w:highlight w:val="yellow"/>
          <w:rPrChange w:id="753" w:author="fei zhai" w:date="2026-05-06T20:33:00Z">
            <w:rPr>
              <w:rFonts w:hint="eastAsia"/>
            </w:rPr>
          </w:rPrChange>
        </w:rPr>
        <w:t>第五章是系统设计与实现，在介绍了医疗器械专利自动分类系统的整体框架基础上，对各个部分的功能进行介绍并说明其实现过程</w:t>
      </w:r>
      <w:r w:rsidRPr="00FE7398">
        <w:rPr>
          <w:highlight w:val="yellow"/>
          <w:rPrChange w:id="754" w:author="fei zhai" w:date="2026-05-06T20:33:00Z">
            <w:rPr/>
          </w:rPrChange>
        </w:rPr>
        <w:t>。</w:t>
      </w:r>
    </w:p>
    <w:p w14:paraId="7C24F61B" w14:textId="77777777" w:rsidR="007D28D6" w:rsidRDefault="00000000">
      <w:pPr>
        <w:ind w:firstLine="480"/>
        <w:sectPr w:rsidR="007D28D6">
          <w:footerReference w:type="even" r:id="rId28"/>
          <w:footerReference w:type="default" r:id="rId29"/>
          <w:pgSz w:w="11906" w:h="16838"/>
          <w:pgMar w:top="1440" w:right="1800" w:bottom="1440" w:left="1800" w:header="851" w:footer="992" w:gutter="0"/>
          <w:pgNumType w:start="1"/>
          <w:cols w:space="0"/>
          <w:docGrid w:type="lines" w:linePitch="312"/>
        </w:sectPr>
      </w:pPr>
      <w:r w:rsidRPr="00FE7398">
        <w:rPr>
          <w:rFonts w:hint="eastAsia"/>
          <w:highlight w:val="yellow"/>
          <w:rPrChange w:id="755" w:author="fei zhai" w:date="2026-05-06T20:33:00Z">
            <w:rPr>
              <w:rFonts w:hint="eastAsia"/>
            </w:rPr>
          </w:rPrChange>
        </w:rPr>
        <w:t>第六章为总结与展望，在前文基础上对全文工作进行总结，展示了创新点，并针对目前所做工作的不足之处进行了反思，对未来进一步的研究方向和发展趋势进行了展望</w:t>
      </w:r>
      <w:r w:rsidRPr="00FE7398">
        <w:rPr>
          <w:highlight w:val="yellow"/>
          <w:rPrChange w:id="756" w:author="fei zhai" w:date="2026-05-06T20:33:00Z">
            <w:rPr/>
          </w:rPrChange>
        </w:rPr>
        <w:t>。</w:t>
      </w:r>
    </w:p>
    <w:p w14:paraId="31027660" w14:textId="690A0543" w:rsidR="007D28D6" w:rsidRDefault="00000000">
      <w:pPr>
        <w:pStyle w:val="1"/>
        <w:numPr>
          <w:ilvl w:val="0"/>
          <w:numId w:val="1"/>
        </w:numPr>
        <w:tabs>
          <w:tab w:val="clear" w:pos="0"/>
        </w:tabs>
      </w:pPr>
      <w:bookmarkStart w:id="757" w:name="_Toc216114470"/>
      <w:bookmarkStart w:id="758" w:name="_Toc7656"/>
      <w:del w:id="759" w:author="fei zhai" w:date="2026-05-05T16:26:00Z">
        <w:r w:rsidDel="00A8039B">
          <w:rPr>
            <w:rFonts w:hint="eastAsia"/>
          </w:rPr>
          <w:lastRenderedPageBreak/>
          <w:delText>相关理论与技术概</w:delText>
        </w:r>
      </w:del>
      <w:ins w:id="760" w:author="fei zhai" w:date="2026-05-05T16:26:00Z">
        <w:r w:rsidR="00A8039B">
          <w:rPr>
            <w:rFonts w:hint="eastAsia"/>
          </w:rPr>
          <w:t>医疗器械专利分类模型相关理论</w:t>
        </w:r>
      </w:ins>
      <w:ins w:id="761" w:author="fei zhai" w:date="2026-05-05T16:27:00Z">
        <w:r w:rsidR="00A8039B">
          <w:rPr>
            <w:rFonts w:hint="eastAsia"/>
          </w:rPr>
          <w:t>基础</w:t>
        </w:r>
      </w:ins>
      <w:del w:id="762" w:author="fei zhai" w:date="2026-05-05T16:26:00Z">
        <w:r w:rsidDel="00A8039B">
          <w:rPr>
            <w:rFonts w:hint="eastAsia"/>
          </w:rPr>
          <w:delText>述</w:delText>
        </w:r>
      </w:del>
      <w:bookmarkEnd w:id="757"/>
      <w:bookmarkEnd w:id="758"/>
    </w:p>
    <w:p w14:paraId="4684116C" w14:textId="77777777" w:rsidR="007D28D6" w:rsidRDefault="00000000">
      <w:pPr>
        <w:ind w:firstLine="480"/>
      </w:pPr>
      <w:r>
        <w:rPr>
          <w:rFonts w:hint="eastAsia"/>
        </w:rPr>
        <w:t>本章将对支撑本研究的核心理论与技术进行详尽的梳理与分析，为自动标注工作流和分类模型奠定理论基石。</w:t>
      </w:r>
      <w:bookmarkStart w:id="763" w:name="_Toc216117035"/>
      <w:bookmarkStart w:id="764" w:name="_Toc216114400"/>
      <w:bookmarkStart w:id="765" w:name="_Toc216114329"/>
      <w:bookmarkStart w:id="766" w:name="_Toc216115340"/>
      <w:bookmarkStart w:id="767" w:name="_Toc216116676"/>
      <w:bookmarkStart w:id="768" w:name="_Toc216115341"/>
      <w:bookmarkStart w:id="769" w:name="_Toc216115271"/>
      <w:bookmarkStart w:id="770" w:name="_Toc216114472"/>
      <w:bookmarkStart w:id="771" w:name="_Toc216115272"/>
      <w:bookmarkStart w:id="772" w:name="_Toc216114631"/>
      <w:bookmarkStart w:id="773" w:name="_Toc216116677"/>
      <w:bookmarkStart w:id="774" w:name="_Toc216114471"/>
      <w:bookmarkStart w:id="775" w:name="_Toc216114632"/>
      <w:bookmarkStart w:id="776" w:name="_Toc216117034"/>
      <w:bookmarkStart w:id="777" w:name="_Toc216116605"/>
      <w:bookmarkStart w:id="778" w:name="_Toc216114330"/>
      <w:bookmarkStart w:id="779" w:name="_Toc216116604"/>
      <w:bookmarkStart w:id="780" w:name="_Toc216114401"/>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p>
    <w:p w14:paraId="539D4030" w14:textId="1DE59ACD" w:rsidR="007D28D6" w:rsidRDefault="00000000">
      <w:pPr>
        <w:pStyle w:val="2"/>
        <w:numPr>
          <w:ilvl w:val="1"/>
          <w:numId w:val="1"/>
        </w:numPr>
        <w:tabs>
          <w:tab w:val="clear" w:pos="420"/>
        </w:tabs>
        <w:rPr>
          <w:ins w:id="781" w:author="fei zhai" w:date="2026-05-05T16:30:00Z"/>
        </w:rPr>
      </w:pPr>
      <w:bookmarkStart w:id="782" w:name="_Toc11687"/>
      <w:bookmarkStart w:id="783" w:name="_Toc216114474"/>
      <w:r>
        <w:rPr>
          <w:rFonts w:hint="eastAsia"/>
        </w:rPr>
        <w:t>专利数据</w:t>
      </w:r>
      <w:bookmarkEnd w:id="782"/>
      <w:ins w:id="784" w:author="fei zhai" w:date="2026-05-05T16:28:00Z">
        <w:r w:rsidR="0046525C">
          <w:rPr>
            <w:rFonts w:hint="eastAsia"/>
          </w:rPr>
          <w:t>特征与医疗器械监管体系结构</w:t>
        </w:r>
      </w:ins>
    </w:p>
    <w:p w14:paraId="0C707B2D" w14:textId="36383060" w:rsidR="0046525C" w:rsidRPr="0046525C" w:rsidRDefault="0046525C" w:rsidP="0046525C">
      <w:pPr>
        <w:pStyle w:val="3"/>
        <w:numPr>
          <w:ilvl w:val="2"/>
          <w:numId w:val="1"/>
        </w:numPr>
        <w:tabs>
          <w:tab w:val="clear" w:pos="420"/>
        </w:tabs>
        <w:rPr>
          <w:rFonts w:eastAsia="宋体" w:hint="eastAsia"/>
          <w:rPrChange w:id="785" w:author="fei zhai" w:date="2026-05-05T16:30:00Z">
            <w:rPr>
              <w:rFonts w:hint="eastAsia"/>
            </w:rPr>
          </w:rPrChange>
        </w:rPr>
        <w:pPrChange w:id="786" w:author="fei zhai" w:date="2026-05-05T16:30:00Z">
          <w:pPr>
            <w:pStyle w:val="2"/>
            <w:numPr>
              <w:ilvl w:val="1"/>
              <w:numId w:val="1"/>
            </w:numPr>
            <w:ind w:left="567" w:hanging="567"/>
          </w:pPr>
        </w:pPrChange>
      </w:pPr>
      <w:ins w:id="787" w:author="fei zhai" w:date="2026-05-05T16:30:00Z">
        <w:r>
          <w:rPr>
            <w:rFonts w:hint="eastAsia"/>
          </w:rPr>
          <w:t>专利数据</w:t>
        </w:r>
      </w:ins>
    </w:p>
    <w:p w14:paraId="52B4571D" w14:textId="12E4D3A4" w:rsidR="007D28D6" w:rsidRDefault="00000000">
      <w:pPr>
        <w:ind w:firstLine="480"/>
      </w:pPr>
      <w:r>
        <w:rPr>
          <w:rFonts w:hint="eastAsia"/>
        </w:rPr>
        <w:t>中文发明专利文本包含大量专业知识，因此具有较高的信息量并且有自身特点。其中各个组成部分对于所承载的信息量、所表达的意义以及对于分类任务的帮助程度不同，这也决定了后续如何表示该文本、如何选取相应的特征以及构建什么样的机器学习模型等</w:t>
      </w:r>
      <w:del w:id="788" w:author="fei zhai" w:date="2026-05-06T19:08:00Z">
        <w:r w:rsidDel="004B5D70">
          <w:rPr>
            <w:rStyle w:val="af1"/>
          </w:rPr>
          <w:fldChar w:fldCharType="begin"/>
        </w:r>
        <w:r w:rsidDel="004B5D70">
          <w:rPr>
            <w:rStyle w:val="af1"/>
          </w:rPr>
          <w:delInstrText xml:space="preserve"> ADDIN ZOTERO_ITEM CSL_CITATION {"citationID":"2NWFtTc2","properties":{"formattedCitation":"\\super [53]\\nosupersub{}","plainCitation":"[53]","noteIndex":0},"citationItems":[{"id":149,"uris":["http://zotero.org/users/local/2JDDwpa7/items/KJKPCKQS"],"itemData":{"id":149,"type":"article-journal","abstract":"Patent classification constitutes a long-tailed hierarchical learning problem. Prior work has demonstrated the efficacy of neural representations based on pre-trained transformers, however, due to the limited input size of these models, using only title and abstract of patents as input. Patent documents consist of several textual fields, some of which are quite long. We show that a baseline using simple tf.idf-based methods can easily leverage this additional information. We propose a new architecture combining the neural transformer-based representations of the various fields into a meta-embedding, which we demonstrate to outperform the tf.idf-based counterparts especially on less frequent classes. Using a relatively simple architecture, we outperform the previous state of the art on CPC classification by a margin of 1.2 macro-avg. F1 and 2.6 micro-avg. F1. We identify the textual field giving a “brief-summary” of the patent as most informative with regard to CPC classification, which points to interesting future directions of research on less computation-intensive models, e.g., by summarizing long documents before neural classification.","language":"en","source":"Zotero","title":"Evaluating Neural Multi-Field Document Representations for Patent Classification","author":[{"family":"Pujari","given":"Subhash Chandra"},{"family":"Mantiuk","given":"Fryderyk"},{"family":"Giereth","given":"Mark"},{"family":"Strötgen","given":"Jannik"},{"family":"Friedrich","given":"Annemarie"}]}}],"schema":"https://github.com/citation-style-language/schema/raw/master/csl-citation.json"} </w:delInstrText>
        </w:r>
        <w:r w:rsidDel="004B5D70">
          <w:rPr>
            <w:rStyle w:val="af1"/>
          </w:rPr>
          <w:fldChar w:fldCharType="separate"/>
        </w:r>
        <w:r w:rsidDel="004B5D70">
          <w:rPr>
            <w:rFonts w:cs="Times New Roman"/>
            <w:kern w:val="0"/>
            <w:sz w:val="21"/>
            <w:vertAlign w:val="superscript"/>
          </w:rPr>
          <w:delText>[53]</w:delText>
        </w:r>
        <w:r w:rsidDel="004B5D70">
          <w:rPr>
            <w:rStyle w:val="af1"/>
          </w:rPr>
          <w:fldChar w:fldCharType="end"/>
        </w:r>
      </w:del>
      <w:r>
        <w:t>。</w:t>
      </w:r>
      <w:r>
        <w:rPr>
          <w:rFonts w:hint="eastAsia"/>
        </w:rPr>
        <w:t>因此，了解专利文献的数据组织方式以及主要特点，是进行中文发明专利文本分类的重要基础</w:t>
      </w:r>
      <w:r>
        <w:t>。</w:t>
      </w:r>
    </w:p>
    <w:p w14:paraId="6B7EE007" w14:textId="29FA4C3D" w:rsidR="007D28D6" w:rsidRDefault="00000000">
      <w:pPr>
        <w:ind w:firstLine="480"/>
      </w:pPr>
      <w:r>
        <w:rPr>
          <w:rFonts w:hint="eastAsia"/>
        </w:rPr>
        <w:t>一篇中文发明专利主要由以下核心要素组成</w:t>
      </w:r>
      <w:del w:id="789" w:author="fei zhai" w:date="2026-05-06T19:08:00Z">
        <w:r w:rsidDel="004B5D70">
          <w:rPr>
            <w:rStyle w:val="af1"/>
          </w:rPr>
          <w:fldChar w:fldCharType="begin"/>
        </w:r>
        <w:r w:rsidDel="004B5D70">
          <w:rPr>
            <w:rStyle w:val="af1"/>
          </w:rPr>
          <w:delInstrText xml:space="preserve"> ADDIN ZOTERO_ITEM CSL_CITATION {"citationID":"iYz3tj39","properties":{"formattedCitation":"\\super [54]\\nosupersub{}","plainCitation":"[54]","noteIndex":0},"citationItems":[{"id":152,"uris":["http://zotero.org/users/local/2JDDwpa7/items/VBGLK2R6"],"itemData":{"id":152,"type":"webpage","title":"Government Policies and Programs for Rapid Ageing in China: Review of Recent Developments in System Integration and Digital Services | Medical Research Archives","URL":"https://esmed.org/MRA/mra/article/view/5404","accessed":{"date-parts":[["2026",3,17]]}}}],"schema":"https://github.com/citation-style-language/schema/raw/master/csl-citation.json"} </w:delInstrText>
        </w:r>
        <w:r w:rsidDel="004B5D70">
          <w:rPr>
            <w:rStyle w:val="af1"/>
          </w:rPr>
          <w:fldChar w:fldCharType="separate"/>
        </w:r>
        <w:r w:rsidDel="004B5D70">
          <w:rPr>
            <w:rFonts w:cs="Times New Roman"/>
            <w:kern w:val="0"/>
            <w:sz w:val="21"/>
            <w:vertAlign w:val="superscript"/>
          </w:rPr>
          <w:delText>[54]</w:delText>
        </w:r>
        <w:r w:rsidDel="004B5D70">
          <w:rPr>
            <w:rStyle w:val="af1"/>
          </w:rPr>
          <w:fldChar w:fldCharType="end"/>
        </w:r>
      </w:del>
      <w:r>
        <w:rPr>
          <w:rFonts w:hint="eastAsia"/>
        </w:rPr>
        <w:t>：</w:t>
      </w:r>
    </w:p>
    <w:p w14:paraId="7D656D57" w14:textId="77777777" w:rsidR="007D28D6" w:rsidRDefault="00000000">
      <w:pPr>
        <w:numPr>
          <w:ilvl w:val="0"/>
          <w:numId w:val="3"/>
        </w:numPr>
        <w:ind w:firstLine="480"/>
      </w:pPr>
      <w:r>
        <w:t>标题</w:t>
      </w:r>
    </w:p>
    <w:p w14:paraId="3720AC1A" w14:textId="77777777" w:rsidR="007D28D6" w:rsidRDefault="00000000">
      <w:pPr>
        <w:ind w:firstLine="480"/>
      </w:pPr>
      <w:r>
        <w:rPr>
          <w:rFonts w:hint="eastAsia"/>
        </w:rPr>
        <w:t>即专利名称，应简洁、明确地反映该发明创造的技术领域以及主要技术特征与创新点等信息。</w:t>
      </w:r>
    </w:p>
    <w:p w14:paraId="7B7720E8" w14:textId="77777777" w:rsidR="007D28D6" w:rsidRDefault="00000000">
      <w:pPr>
        <w:numPr>
          <w:ilvl w:val="0"/>
          <w:numId w:val="3"/>
        </w:numPr>
        <w:ind w:firstLine="480"/>
      </w:pPr>
      <w:r>
        <w:t>摘要</w:t>
      </w:r>
    </w:p>
    <w:p w14:paraId="24365EB7" w14:textId="77777777" w:rsidR="007D28D6" w:rsidRDefault="00000000">
      <w:pPr>
        <w:ind w:firstLineChars="0" w:firstLine="420"/>
      </w:pPr>
      <w:r>
        <w:rPr>
          <w:rFonts w:hint="eastAsia"/>
        </w:rPr>
        <w:t>专利文献中的摘要一般在文件开头部分出现，主要作用是概述整个文档的核心思想和主要内容。这一部分内容要明确阐述所涉及的技术领域、创新点、主要组成部分以及所要解决的问题，并对可能的应用场景或者前景进行描述</w:t>
      </w:r>
      <w:r>
        <w:t>。</w:t>
      </w:r>
    </w:p>
    <w:p w14:paraId="54DC64D3" w14:textId="77777777" w:rsidR="007D28D6" w:rsidRDefault="00000000">
      <w:pPr>
        <w:numPr>
          <w:ilvl w:val="0"/>
          <w:numId w:val="3"/>
        </w:numPr>
        <w:ind w:firstLine="480"/>
      </w:pPr>
      <w:r>
        <w:t>权利要求书</w:t>
      </w:r>
    </w:p>
    <w:p w14:paraId="2614E465" w14:textId="77777777" w:rsidR="007D28D6" w:rsidRDefault="00000000">
      <w:pPr>
        <w:ind w:firstLineChars="0" w:firstLine="420"/>
      </w:pPr>
      <w:r>
        <w:rPr>
          <w:rFonts w:hint="eastAsia"/>
        </w:rPr>
        <w:t>作为专利文献的重要组成部分，权利要求书是判断专利权保护范围的重要标准，也是有较强的法律效力以及规范化属性。权利要求书的撰写应当符合相关法律规定并具备严密的逻辑关系，是一种具有一定专业技术性和规范性的文体</w:t>
      </w:r>
      <w:r>
        <w:t>。</w:t>
      </w:r>
    </w:p>
    <w:p w14:paraId="0A8AC632" w14:textId="77777777" w:rsidR="007D28D6" w:rsidRDefault="00000000">
      <w:pPr>
        <w:numPr>
          <w:ilvl w:val="0"/>
          <w:numId w:val="3"/>
        </w:numPr>
        <w:ind w:firstLine="480"/>
      </w:pPr>
      <w:r>
        <w:t>说明书</w:t>
      </w:r>
    </w:p>
    <w:p w14:paraId="08E214EE" w14:textId="7BBFBCC7" w:rsidR="007D28D6" w:rsidRDefault="00000000">
      <w:pPr>
        <w:ind w:firstLineChars="0" w:firstLine="420"/>
        <w:rPr>
          <w:ins w:id="790" w:author="fei zhai" w:date="2026-05-05T16:30:00Z"/>
        </w:rPr>
      </w:pPr>
      <w:r>
        <w:t>说明书是对发明内容的详细介绍，必须清楚、完整地描述发明或实用新型，以所属技术领域的技术人员能够实现为准</w:t>
      </w:r>
      <w:del w:id="791" w:author="fei zhai" w:date="2026-05-06T19:07:00Z">
        <w:r w:rsidDel="004B5D70">
          <w:delText xml:space="preserve"> </w:delText>
        </w:r>
      </w:del>
      <w:r>
        <w:t>。说明书是专利文档中篇幅最长的部分，通常包含技术领域、背景技术、发明内容、附图说明和具体实施方式五个部分。</w:t>
      </w:r>
    </w:p>
    <w:p w14:paraId="05BA2970" w14:textId="5A2327AF" w:rsidR="0046525C" w:rsidRPr="0046525C" w:rsidRDefault="0046525C" w:rsidP="0046525C">
      <w:pPr>
        <w:pStyle w:val="3"/>
        <w:numPr>
          <w:ilvl w:val="2"/>
          <w:numId w:val="1"/>
        </w:numPr>
        <w:tabs>
          <w:tab w:val="clear" w:pos="420"/>
        </w:tabs>
        <w:rPr>
          <w:rFonts w:eastAsia="宋体" w:hint="eastAsia"/>
          <w:rPrChange w:id="792" w:author="fei zhai" w:date="2026-05-05T16:30:00Z">
            <w:rPr>
              <w:rFonts w:hint="eastAsia"/>
            </w:rPr>
          </w:rPrChange>
        </w:rPr>
        <w:pPrChange w:id="793" w:author="fei zhai" w:date="2026-05-05T16:30:00Z">
          <w:pPr>
            <w:ind w:firstLineChars="0" w:firstLine="420"/>
          </w:pPr>
        </w:pPrChange>
      </w:pPr>
      <w:ins w:id="794" w:author="fei zhai" w:date="2026-05-05T16:30:00Z">
        <w:r>
          <w:rPr>
            <w:rFonts w:hint="eastAsia"/>
          </w:rPr>
          <w:lastRenderedPageBreak/>
          <w:t>专利</w:t>
        </w:r>
        <w:r>
          <w:rPr>
            <w:rFonts w:hint="eastAsia"/>
          </w:rPr>
          <w:t>分类体系</w:t>
        </w:r>
      </w:ins>
    </w:p>
    <w:p w14:paraId="64499ABE" w14:textId="2E354596" w:rsidR="007D28D6" w:rsidDel="0046525C" w:rsidRDefault="00000000">
      <w:pPr>
        <w:pStyle w:val="2"/>
        <w:numPr>
          <w:ilvl w:val="1"/>
          <w:numId w:val="1"/>
        </w:numPr>
        <w:tabs>
          <w:tab w:val="clear" w:pos="420"/>
        </w:tabs>
        <w:rPr>
          <w:del w:id="795" w:author="fei zhai" w:date="2026-05-05T16:30:00Z"/>
        </w:rPr>
      </w:pPr>
      <w:bookmarkStart w:id="796" w:name="_Toc4536"/>
      <w:del w:id="797" w:author="fei zhai" w:date="2026-05-05T16:30:00Z">
        <w:r w:rsidDel="0046525C">
          <w:rPr>
            <w:rFonts w:hint="eastAsia"/>
          </w:rPr>
          <w:delText>专利分类</w:delText>
        </w:r>
        <w:bookmarkEnd w:id="783"/>
        <w:r w:rsidDel="0046525C">
          <w:rPr>
            <w:rFonts w:hint="eastAsia"/>
          </w:rPr>
          <w:delText>体系</w:delText>
        </w:r>
        <w:bookmarkEnd w:id="796"/>
      </w:del>
    </w:p>
    <w:p w14:paraId="76C25246" w14:textId="0D1CDED7" w:rsidR="007D28D6" w:rsidRDefault="00000000">
      <w:pPr>
        <w:ind w:firstLine="480"/>
        <w:rPr>
          <w:ins w:id="798" w:author="fei zhai" w:date="2026-05-05T16:31:00Z"/>
        </w:rPr>
      </w:pPr>
      <w:r>
        <w:rPr>
          <w:rFonts w:hint="eastAsia"/>
        </w:rPr>
        <w:t>在医疗器械领域，由于技术的高度交叉性以及监管政策的严格性，理解不同分类体系的逻辑架构对于构建自动分类模型至关重要。</w:t>
      </w:r>
    </w:p>
    <w:p w14:paraId="279D9840" w14:textId="1D2E4228" w:rsidR="0046525C" w:rsidRDefault="0046525C" w:rsidP="0046525C">
      <w:pPr>
        <w:numPr>
          <w:ilvl w:val="0"/>
          <w:numId w:val="24"/>
        </w:numPr>
        <w:ind w:firstLineChars="0" w:firstLine="480"/>
        <w:rPr>
          <w:rFonts w:hint="eastAsia"/>
        </w:rPr>
        <w:pPrChange w:id="799" w:author="fei zhai" w:date="2026-05-05T16:31:00Z">
          <w:pPr>
            <w:ind w:firstLine="480"/>
          </w:pPr>
        </w:pPrChange>
      </w:pPr>
      <w:ins w:id="800" w:author="fei zhai" w:date="2026-05-05T16:31:00Z">
        <w:r>
          <w:rPr>
            <w:rFonts w:hint="eastAsia"/>
          </w:rPr>
          <w:t>国际专利分类体系</w:t>
        </w:r>
      </w:ins>
    </w:p>
    <w:p w14:paraId="17DB2CCF" w14:textId="02D0F458" w:rsidR="007D28D6" w:rsidDel="0046525C" w:rsidRDefault="00000000">
      <w:pPr>
        <w:pStyle w:val="3"/>
        <w:numPr>
          <w:ilvl w:val="2"/>
          <w:numId w:val="1"/>
        </w:numPr>
        <w:tabs>
          <w:tab w:val="clear" w:pos="420"/>
        </w:tabs>
        <w:rPr>
          <w:del w:id="801" w:author="fei zhai" w:date="2026-05-05T16:31:00Z"/>
        </w:rPr>
      </w:pPr>
      <w:bookmarkStart w:id="802" w:name="_Toc216114475"/>
      <w:bookmarkStart w:id="803" w:name="_Toc20169"/>
      <w:del w:id="804" w:author="fei zhai" w:date="2026-05-05T16:31:00Z">
        <w:r w:rsidDel="0046525C">
          <w:rPr>
            <w:rFonts w:hint="eastAsia"/>
          </w:rPr>
          <w:delText>国际专利分类体系</w:delText>
        </w:r>
        <w:bookmarkEnd w:id="802"/>
        <w:bookmarkEnd w:id="803"/>
      </w:del>
    </w:p>
    <w:p w14:paraId="4E52D1E5" w14:textId="4352DEBF" w:rsidR="007D28D6" w:rsidRDefault="00000000">
      <w:pPr>
        <w:ind w:firstLine="480"/>
      </w:pPr>
      <w:del w:id="805" w:author="fei zhai" w:date="2026-05-06T19:08:00Z">
        <w:r w:rsidDel="002E4785">
          <w:rPr>
            <w:rFonts w:hint="eastAsia"/>
          </w:rPr>
          <w:delText>国际专利分类（</w:delText>
        </w:r>
      </w:del>
      <w:r>
        <w:rPr>
          <w:rFonts w:hint="eastAsia"/>
        </w:rPr>
        <w:t>IPC</w:t>
      </w:r>
      <w:del w:id="806" w:author="fei zhai" w:date="2026-05-06T19:08:00Z">
        <w:r w:rsidDel="002E4785">
          <w:rPr>
            <w:rFonts w:hint="eastAsia"/>
          </w:rPr>
          <w:delText>）</w:delText>
        </w:r>
      </w:del>
      <w:r>
        <w:rPr>
          <w:rFonts w:hint="eastAsia"/>
        </w:rPr>
        <w:t>是在</w:t>
      </w:r>
      <w:r>
        <w:rPr>
          <w:rFonts w:hint="eastAsia"/>
        </w:rPr>
        <w:t>1971</w:t>
      </w:r>
      <w:r>
        <w:rPr>
          <w:rFonts w:hint="eastAsia"/>
        </w:rPr>
        <w:t>年缔结的《斯特拉斯堡协定》基础上由世界知识产权组织（</w:t>
      </w:r>
      <w:ins w:id="807" w:author="fei zhai" w:date="2026-05-06T19:09:00Z">
        <w:r w:rsidR="002E4785" w:rsidRPr="002E4785">
          <w:t>World Intellectual Property Organization</w:t>
        </w:r>
        <w:r w:rsidR="002E4785">
          <w:t xml:space="preserve">, </w:t>
        </w:r>
      </w:ins>
      <w:r>
        <w:rPr>
          <w:rFonts w:hint="eastAsia"/>
        </w:rPr>
        <w:t>WIPO</w:t>
      </w:r>
      <w:r>
        <w:rPr>
          <w:rFonts w:hint="eastAsia"/>
        </w:rPr>
        <w:t>）制定并维护的一个分级分类体系，在全世界范围内被广泛采用的专利文献分类方法。</w:t>
      </w:r>
      <w:r>
        <w:rPr>
          <w:rFonts w:hint="eastAsia"/>
        </w:rPr>
        <w:t>IPC</w:t>
      </w:r>
      <w:r>
        <w:rPr>
          <w:rFonts w:hint="eastAsia"/>
        </w:rPr>
        <w:t>每</w:t>
      </w:r>
      <w:r>
        <w:rPr>
          <w:rFonts w:hint="eastAsia"/>
        </w:rPr>
        <w:t>5</w:t>
      </w:r>
      <w:r>
        <w:rPr>
          <w:rFonts w:hint="eastAsia"/>
        </w:rPr>
        <w:t>年更新一次，从</w:t>
      </w:r>
      <w:r>
        <w:rPr>
          <w:rFonts w:hint="eastAsia"/>
        </w:rPr>
        <w:t>2006</w:t>
      </w:r>
      <w:r>
        <w:rPr>
          <w:rFonts w:hint="eastAsia"/>
        </w:rPr>
        <w:t>年开始核心版每年更新，高级版每</w:t>
      </w:r>
      <w:r>
        <w:rPr>
          <w:rFonts w:hint="eastAsia"/>
        </w:rPr>
        <w:t>3</w:t>
      </w:r>
      <w:r>
        <w:rPr>
          <w:rFonts w:hint="eastAsia"/>
        </w:rPr>
        <w:t>个月更新，以便及时反映新技术的发展变化情况</w:t>
      </w:r>
      <w:r>
        <w:rPr>
          <w:rStyle w:val="af1"/>
        </w:rPr>
        <w:fldChar w:fldCharType="begin"/>
      </w:r>
      <w:r>
        <w:rPr>
          <w:rStyle w:val="af1"/>
        </w:rPr>
        <w:instrText xml:space="preserve"> ADDIN ZOTERO_ITEM CSL_CITATION {"citationID":"O3ZSBeoP","properties":{"formattedCitation":"\\super [7]\\nosupersub{}","plainCitation":"[7]","noteIndex":0},"citationItems":[{"id":154,"uris":["http://zotero.org/users/local/2JDDwpa7/items/C45HDY8D"],"itemData":{"id":154,"type":"webpage","container-title":"treaties","language":"en-US","title":"Locarno Agreement Establishing an International Classification for Industrial Designs","URL":"https://www.wipo.int/en/web/treaties/classification/locarno/index","accessed":{"date-parts":[["2026",3,17]]}}}],"schema":"https://github.com/citation-style-language/schema/raw/master/csl-citation.json"} </w:instrText>
      </w:r>
      <w:r>
        <w:rPr>
          <w:rStyle w:val="af1"/>
        </w:rPr>
        <w:fldChar w:fldCharType="separate"/>
      </w:r>
      <w:r>
        <w:rPr>
          <w:rStyle w:val="af1"/>
        </w:rPr>
        <w:t>[7]</w:t>
      </w:r>
      <w:r>
        <w:rPr>
          <w:rStyle w:val="af1"/>
        </w:rPr>
        <w:fldChar w:fldCharType="end"/>
      </w:r>
      <w:r>
        <w:rPr>
          <w:rFonts w:hint="eastAsia"/>
        </w:rPr>
        <w:t>。</w:t>
      </w:r>
    </w:p>
    <w:p w14:paraId="5A4B3015" w14:textId="77777777" w:rsidR="007D28D6" w:rsidRDefault="00000000">
      <w:pPr>
        <w:ind w:firstLine="480"/>
      </w:pPr>
      <w:r>
        <w:rPr>
          <w:rFonts w:hint="eastAsia"/>
        </w:rPr>
        <w:t>PC</w:t>
      </w:r>
      <w:r>
        <w:rPr>
          <w:rFonts w:hint="eastAsia"/>
        </w:rPr>
        <w:t>有五个级别，分别是部（</w:t>
      </w:r>
      <w:r>
        <w:rPr>
          <w:rFonts w:hint="eastAsia"/>
        </w:rPr>
        <w:t>Section</w:t>
      </w:r>
      <w:r>
        <w:rPr>
          <w:rFonts w:hint="eastAsia"/>
        </w:rPr>
        <w:t>）、大类（</w:t>
      </w:r>
      <w:r>
        <w:rPr>
          <w:rFonts w:hint="eastAsia"/>
        </w:rPr>
        <w:t>Class</w:t>
      </w:r>
      <w:r>
        <w:rPr>
          <w:rFonts w:hint="eastAsia"/>
        </w:rPr>
        <w:t>）、小类（</w:t>
      </w:r>
      <w:r>
        <w:rPr>
          <w:rFonts w:hint="eastAsia"/>
        </w:rPr>
        <w:t>Subclass</w:t>
      </w:r>
      <w:r>
        <w:rPr>
          <w:rFonts w:hint="eastAsia"/>
        </w:rPr>
        <w:t>）、大组（</w:t>
      </w:r>
      <w:r>
        <w:rPr>
          <w:rFonts w:hint="eastAsia"/>
        </w:rPr>
        <w:t>Main Group</w:t>
      </w:r>
      <w:r>
        <w:rPr>
          <w:rFonts w:hint="eastAsia"/>
        </w:rPr>
        <w:t>）以及小组（</w:t>
      </w:r>
      <w:r>
        <w:rPr>
          <w:rFonts w:hint="eastAsia"/>
        </w:rPr>
        <w:t>Subgroup</w:t>
      </w:r>
      <w:r>
        <w:rPr>
          <w:rFonts w:hint="eastAsia"/>
        </w:rPr>
        <w:t>）。而</w:t>
      </w:r>
      <w:r>
        <w:rPr>
          <w:rFonts w:hint="eastAsia"/>
        </w:rPr>
        <w:t>IPC</w:t>
      </w:r>
      <w:r>
        <w:rPr>
          <w:rFonts w:hint="eastAsia"/>
        </w:rPr>
        <w:t>分类的原则主要是以功能或者用途，也就是根据发明的技术主题来进行划分。</w:t>
      </w:r>
    </w:p>
    <w:p w14:paraId="11807311" w14:textId="77777777" w:rsidR="007D28D6" w:rsidRDefault="00000000">
      <w:pPr>
        <w:ind w:firstLine="480"/>
      </w:pPr>
      <w:r>
        <w:rPr>
          <w:rFonts w:hint="eastAsia"/>
        </w:rPr>
        <w:t>在</w:t>
      </w:r>
      <w:r>
        <w:rPr>
          <w:rFonts w:hint="eastAsia"/>
        </w:rPr>
        <w:t>IPC</w:t>
      </w:r>
      <w:r>
        <w:rPr>
          <w:rFonts w:hint="eastAsia"/>
        </w:rPr>
        <w:t>的八个部（</w:t>
      </w:r>
      <w:r>
        <w:rPr>
          <w:rFonts w:hint="eastAsia"/>
        </w:rPr>
        <w:t>A-H</w:t>
      </w:r>
      <w:r>
        <w:rPr>
          <w:rFonts w:hint="eastAsia"/>
        </w:rPr>
        <w:t>）里，只有</w:t>
      </w:r>
      <w:r>
        <w:rPr>
          <w:rFonts w:hint="eastAsia"/>
        </w:rPr>
        <w:t>A</w:t>
      </w:r>
      <w:r>
        <w:rPr>
          <w:rFonts w:hint="eastAsia"/>
        </w:rPr>
        <w:t>部（人类生活需要）有明确定义医疗器械的内容，在</w:t>
      </w:r>
      <w:r>
        <w:rPr>
          <w:rFonts w:hint="eastAsia"/>
        </w:rPr>
        <w:t>A</w:t>
      </w:r>
      <w:r>
        <w:rPr>
          <w:rFonts w:hint="eastAsia"/>
        </w:rPr>
        <w:t>部下，</w:t>
      </w:r>
      <w:r>
        <w:rPr>
          <w:rFonts w:hint="eastAsia"/>
        </w:rPr>
        <w:t>A61</w:t>
      </w:r>
      <w:r>
        <w:rPr>
          <w:rFonts w:hint="eastAsia"/>
        </w:rPr>
        <w:t>（医学或兽医学；卫生学）包含大部分与医疗有关的技术创新，而在</w:t>
      </w:r>
      <w:r>
        <w:rPr>
          <w:rFonts w:hint="eastAsia"/>
        </w:rPr>
        <w:t>A61</w:t>
      </w:r>
      <w:r>
        <w:rPr>
          <w:rFonts w:hint="eastAsia"/>
        </w:rPr>
        <w:t>下面又有重要分支即</w:t>
      </w:r>
      <w:r>
        <w:rPr>
          <w:rFonts w:hint="eastAsia"/>
        </w:rPr>
        <w:t>A61B</w:t>
      </w:r>
      <w:r>
        <w:rPr>
          <w:rFonts w:hint="eastAsia"/>
        </w:rPr>
        <w:t>（诊断；外科；鉴定），它是医疗器械分类中的一个重要类别。一个具体的</w:t>
      </w:r>
      <w:r>
        <w:rPr>
          <w:rFonts w:hint="eastAsia"/>
        </w:rPr>
        <w:t>IPC</w:t>
      </w:r>
      <w:r>
        <w:rPr>
          <w:rFonts w:hint="eastAsia"/>
        </w:rPr>
        <w:t>示例代码如表</w:t>
      </w:r>
      <w:r>
        <w:rPr>
          <w:rFonts w:hint="eastAsia"/>
        </w:rPr>
        <w:t>2-1</w:t>
      </w:r>
      <w:r>
        <w:rPr>
          <w:rFonts w:hint="eastAsia"/>
        </w:rPr>
        <w:t>所示。</w:t>
      </w:r>
    </w:p>
    <w:p w14:paraId="07CB1A10" w14:textId="77777777" w:rsidR="007D28D6" w:rsidRDefault="00000000">
      <w:pPr>
        <w:pStyle w:val="ae"/>
        <w:rPr>
          <w:rFonts w:hint="default"/>
        </w:rPr>
      </w:pPr>
      <w:r>
        <w:t>表</w:t>
      </w:r>
      <w:r>
        <w:t>2-1  A61B1/005 IPC</w:t>
      </w:r>
      <w:r>
        <w:t>代码示例</w:t>
      </w:r>
    </w:p>
    <w:tbl>
      <w:tblPr>
        <w:tblStyle w:val="a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9"/>
        <w:gridCol w:w="1848"/>
        <w:gridCol w:w="5219"/>
      </w:tblGrid>
      <w:tr w:rsidR="007D28D6" w14:paraId="31DBD29C" w14:textId="77777777">
        <w:tc>
          <w:tcPr>
            <w:tcW w:w="1271" w:type="dxa"/>
            <w:tcBorders>
              <w:top w:val="single" w:sz="8" w:space="0" w:color="auto"/>
              <w:bottom w:val="single" w:sz="6" w:space="0" w:color="auto"/>
            </w:tcBorders>
          </w:tcPr>
          <w:p w14:paraId="15B384D9" w14:textId="77777777" w:rsidR="007D28D6" w:rsidRDefault="00000000">
            <w:pPr>
              <w:ind w:firstLineChars="0" w:firstLine="0"/>
              <w:jc w:val="center"/>
              <w:rPr>
                <w:sz w:val="21"/>
                <w:szCs w:val="21"/>
              </w:rPr>
            </w:pPr>
            <w:r>
              <w:rPr>
                <w:rFonts w:hint="eastAsia"/>
                <w:sz w:val="21"/>
                <w:szCs w:val="21"/>
              </w:rPr>
              <w:t>层级</w:t>
            </w:r>
          </w:p>
        </w:tc>
        <w:tc>
          <w:tcPr>
            <w:tcW w:w="1873" w:type="dxa"/>
            <w:tcBorders>
              <w:top w:val="single" w:sz="8" w:space="0" w:color="auto"/>
              <w:bottom w:val="single" w:sz="6" w:space="0" w:color="auto"/>
            </w:tcBorders>
          </w:tcPr>
          <w:p w14:paraId="22FC32AE" w14:textId="77777777" w:rsidR="007D28D6" w:rsidRDefault="00000000">
            <w:pPr>
              <w:ind w:firstLineChars="0" w:firstLine="0"/>
              <w:jc w:val="center"/>
              <w:rPr>
                <w:sz w:val="21"/>
                <w:szCs w:val="21"/>
              </w:rPr>
            </w:pPr>
            <w:r>
              <w:rPr>
                <w:rFonts w:hint="eastAsia"/>
                <w:sz w:val="21"/>
                <w:szCs w:val="21"/>
              </w:rPr>
              <w:t>代码</w:t>
            </w:r>
          </w:p>
        </w:tc>
        <w:tc>
          <w:tcPr>
            <w:tcW w:w="5378" w:type="dxa"/>
            <w:tcBorders>
              <w:top w:val="single" w:sz="8" w:space="0" w:color="auto"/>
              <w:bottom w:val="single" w:sz="6" w:space="0" w:color="auto"/>
            </w:tcBorders>
          </w:tcPr>
          <w:p w14:paraId="4030F961" w14:textId="77777777" w:rsidR="007D28D6" w:rsidRDefault="00000000">
            <w:pPr>
              <w:ind w:firstLineChars="0" w:firstLine="0"/>
              <w:jc w:val="center"/>
              <w:rPr>
                <w:sz w:val="21"/>
                <w:szCs w:val="21"/>
              </w:rPr>
            </w:pPr>
            <w:r>
              <w:rPr>
                <w:rFonts w:hint="eastAsia"/>
                <w:sz w:val="21"/>
                <w:szCs w:val="21"/>
              </w:rPr>
              <w:t>含义</w:t>
            </w:r>
          </w:p>
        </w:tc>
      </w:tr>
      <w:tr w:rsidR="007D28D6" w14:paraId="5162592A" w14:textId="77777777">
        <w:tc>
          <w:tcPr>
            <w:tcW w:w="1271" w:type="dxa"/>
            <w:tcBorders>
              <w:top w:val="single" w:sz="6" w:space="0" w:color="auto"/>
              <w:bottom w:val="nil"/>
            </w:tcBorders>
          </w:tcPr>
          <w:p w14:paraId="592B7261" w14:textId="77777777" w:rsidR="007D28D6" w:rsidRDefault="00000000">
            <w:pPr>
              <w:ind w:firstLineChars="0" w:firstLine="0"/>
              <w:jc w:val="center"/>
              <w:rPr>
                <w:sz w:val="21"/>
                <w:szCs w:val="21"/>
              </w:rPr>
            </w:pPr>
            <w:r>
              <w:rPr>
                <w:rFonts w:hint="eastAsia"/>
                <w:sz w:val="21"/>
                <w:szCs w:val="21"/>
              </w:rPr>
              <w:t>部</w:t>
            </w:r>
          </w:p>
        </w:tc>
        <w:tc>
          <w:tcPr>
            <w:tcW w:w="1873" w:type="dxa"/>
            <w:tcBorders>
              <w:top w:val="single" w:sz="6" w:space="0" w:color="auto"/>
              <w:bottom w:val="nil"/>
            </w:tcBorders>
          </w:tcPr>
          <w:p w14:paraId="72CFC68E" w14:textId="77777777" w:rsidR="007D28D6" w:rsidRDefault="00000000">
            <w:pPr>
              <w:ind w:firstLineChars="0" w:firstLine="0"/>
              <w:jc w:val="center"/>
              <w:rPr>
                <w:sz w:val="21"/>
                <w:szCs w:val="21"/>
              </w:rPr>
            </w:pPr>
            <w:r>
              <w:rPr>
                <w:rFonts w:hint="eastAsia"/>
                <w:sz w:val="21"/>
                <w:szCs w:val="21"/>
              </w:rPr>
              <w:t>A</w:t>
            </w:r>
          </w:p>
        </w:tc>
        <w:tc>
          <w:tcPr>
            <w:tcW w:w="5378" w:type="dxa"/>
            <w:tcBorders>
              <w:top w:val="single" w:sz="6" w:space="0" w:color="auto"/>
              <w:bottom w:val="nil"/>
            </w:tcBorders>
          </w:tcPr>
          <w:p w14:paraId="28013531" w14:textId="77777777" w:rsidR="007D28D6" w:rsidRDefault="00000000">
            <w:pPr>
              <w:ind w:firstLineChars="0" w:firstLine="0"/>
              <w:jc w:val="center"/>
              <w:rPr>
                <w:sz w:val="21"/>
                <w:szCs w:val="21"/>
              </w:rPr>
            </w:pPr>
            <w:r>
              <w:rPr>
                <w:rFonts w:hint="eastAsia"/>
                <w:sz w:val="21"/>
                <w:szCs w:val="21"/>
              </w:rPr>
              <w:t>人类生活需要</w:t>
            </w:r>
          </w:p>
        </w:tc>
      </w:tr>
      <w:tr w:rsidR="007D28D6" w14:paraId="66B5D921" w14:textId="77777777">
        <w:tc>
          <w:tcPr>
            <w:tcW w:w="1271" w:type="dxa"/>
            <w:tcBorders>
              <w:top w:val="nil"/>
              <w:bottom w:val="nil"/>
            </w:tcBorders>
          </w:tcPr>
          <w:p w14:paraId="45037B39" w14:textId="77777777" w:rsidR="007D28D6" w:rsidRDefault="00000000">
            <w:pPr>
              <w:ind w:firstLineChars="0" w:firstLine="0"/>
              <w:jc w:val="center"/>
              <w:rPr>
                <w:sz w:val="21"/>
                <w:szCs w:val="21"/>
              </w:rPr>
            </w:pPr>
            <w:r>
              <w:rPr>
                <w:rFonts w:hint="eastAsia"/>
                <w:sz w:val="21"/>
                <w:szCs w:val="21"/>
              </w:rPr>
              <w:t>大类</w:t>
            </w:r>
          </w:p>
        </w:tc>
        <w:tc>
          <w:tcPr>
            <w:tcW w:w="1873" w:type="dxa"/>
            <w:tcBorders>
              <w:top w:val="nil"/>
              <w:bottom w:val="nil"/>
            </w:tcBorders>
          </w:tcPr>
          <w:p w14:paraId="319B00D1" w14:textId="77777777" w:rsidR="007D28D6" w:rsidRDefault="00000000">
            <w:pPr>
              <w:ind w:firstLineChars="0" w:firstLine="0"/>
              <w:jc w:val="center"/>
              <w:rPr>
                <w:sz w:val="21"/>
                <w:szCs w:val="21"/>
              </w:rPr>
            </w:pPr>
            <w:r>
              <w:rPr>
                <w:rFonts w:hint="eastAsia"/>
                <w:sz w:val="21"/>
                <w:szCs w:val="21"/>
              </w:rPr>
              <w:t>A61</w:t>
            </w:r>
          </w:p>
        </w:tc>
        <w:tc>
          <w:tcPr>
            <w:tcW w:w="5378" w:type="dxa"/>
            <w:tcBorders>
              <w:top w:val="nil"/>
              <w:bottom w:val="nil"/>
            </w:tcBorders>
          </w:tcPr>
          <w:p w14:paraId="227B13DD" w14:textId="77777777" w:rsidR="007D28D6" w:rsidRDefault="00000000">
            <w:pPr>
              <w:ind w:firstLineChars="0" w:firstLine="0"/>
              <w:jc w:val="center"/>
              <w:rPr>
                <w:sz w:val="21"/>
                <w:szCs w:val="21"/>
              </w:rPr>
            </w:pPr>
            <w:r>
              <w:rPr>
                <w:sz w:val="21"/>
                <w:szCs w:val="21"/>
              </w:rPr>
              <w:t>医学或兽医学；卫生学</w:t>
            </w:r>
          </w:p>
        </w:tc>
      </w:tr>
      <w:tr w:rsidR="007D28D6" w14:paraId="09520A4F" w14:textId="77777777">
        <w:tc>
          <w:tcPr>
            <w:tcW w:w="1271" w:type="dxa"/>
            <w:tcBorders>
              <w:top w:val="nil"/>
              <w:bottom w:val="nil"/>
            </w:tcBorders>
          </w:tcPr>
          <w:p w14:paraId="6957AAA4" w14:textId="77777777" w:rsidR="007D28D6" w:rsidRDefault="00000000">
            <w:pPr>
              <w:ind w:firstLineChars="0" w:firstLine="0"/>
              <w:jc w:val="center"/>
              <w:rPr>
                <w:sz w:val="21"/>
                <w:szCs w:val="21"/>
              </w:rPr>
            </w:pPr>
            <w:r>
              <w:rPr>
                <w:rFonts w:hint="eastAsia"/>
                <w:sz w:val="21"/>
                <w:szCs w:val="21"/>
              </w:rPr>
              <w:t>小类</w:t>
            </w:r>
          </w:p>
        </w:tc>
        <w:tc>
          <w:tcPr>
            <w:tcW w:w="1873" w:type="dxa"/>
            <w:tcBorders>
              <w:top w:val="nil"/>
              <w:bottom w:val="nil"/>
            </w:tcBorders>
          </w:tcPr>
          <w:p w14:paraId="633A45BE" w14:textId="77777777" w:rsidR="007D28D6" w:rsidRDefault="00000000">
            <w:pPr>
              <w:ind w:firstLineChars="0" w:firstLine="0"/>
              <w:jc w:val="center"/>
              <w:rPr>
                <w:sz w:val="21"/>
                <w:szCs w:val="21"/>
              </w:rPr>
            </w:pPr>
            <w:r>
              <w:rPr>
                <w:rFonts w:hint="eastAsia"/>
                <w:sz w:val="21"/>
                <w:szCs w:val="21"/>
              </w:rPr>
              <w:t>A61B</w:t>
            </w:r>
          </w:p>
        </w:tc>
        <w:tc>
          <w:tcPr>
            <w:tcW w:w="5378" w:type="dxa"/>
            <w:tcBorders>
              <w:top w:val="nil"/>
              <w:bottom w:val="nil"/>
            </w:tcBorders>
          </w:tcPr>
          <w:p w14:paraId="4D928701" w14:textId="77777777" w:rsidR="007D28D6" w:rsidRDefault="00000000">
            <w:pPr>
              <w:widowControl/>
              <w:ind w:firstLineChars="0" w:firstLine="0"/>
              <w:jc w:val="center"/>
              <w:rPr>
                <w:sz w:val="21"/>
                <w:szCs w:val="21"/>
              </w:rPr>
            </w:pPr>
            <w:r>
              <w:rPr>
                <w:rFonts w:ascii="宋体" w:hAnsi="宋体" w:cs="宋体" w:hint="eastAsia"/>
                <w:color w:val="000000"/>
                <w:kern w:val="0"/>
                <w:sz w:val="21"/>
                <w:szCs w:val="21"/>
                <w:lang w:bidi="ar"/>
              </w:rPr>
              <w:t>诊断；外科；鉴定</w:t>
            </w:r>
          </w:p>
        </w:tc>
      </w:tr>
      <w:tr w:rsidR="007D28D6" w14:paraId="4FC747B9" w14:textId="77777777">
        <w:tc>
          <w:tcPr>
            <w:tcW w:w="1271" w:type="dxa"/>
            <w:tcBorders>
              <w:top w:val="nil"/>
              <w:bottom w:val="nil"/>
            </w:tcBorders>
          </w:tcPr>
          <w:p w14:paraId="2B621D1E" w14:textId="77777777" w:rsidR="007D28D6" w:rsidRDefault="00000000">
            <w:pPr>
              <w:ind w:firstLineChars="0" w:firstLine="0"/>
              <w:jc w:val="center"/>
              <w:rPr>
                <w:sz w:val="21"/>
                <w:szCs w:val="21"/>
              </w:rPr>
            </w:pPr>
            <w:r>
              <w:rPr>
                <w:rFonts w:hint="eastAsia"/>
                <w:sz w:val="21"/>
                <w:szCs w:val="21"/>
              </w:rPr>
              <w:t>大组</w:t>
            </w:r>
          </w:p>
        </w:tc>
        <w:tc>
          <w:tcPr>
            <w:tcW w:w="1873" w:type="dxa"/>
            <w:tcBorders>
              <w:top w:val="nil"/>
              <w:bottom w:val="nil"/>
            </w:tcBorders>
          </w:tcPr>
          <w:p w14:paraId="6E03C603" w14:textId="77777777" w:rsidR="007D28D6" w:rsidRDefault="00000000">
            <w:pPr>
              <w:ind w:firstLineChars="0" w:firstLine="0"/>
              <w:jc w:val="center"/>
              <w:rPr>
                <w:sz w:val="21"/>
                <w:szCs w:val="21"/>
              </w:rPr>
            </w:pPr>
            <w:r>
              <w:rPr>
                <w:rFonts w:hint="eastAsia"/>
                <w:sz w:val="21"/>
                <w:szCs w:val="21"/>
              </w:rPr>
              <w:t>A61B1/00</w:t>
            </w:r>
          </w:p>
        </w:tc>
        <w:tc>
          <w:tcPr>
            <w:tcW w:w="5378" w:type="dxa"/>
            <w:tcBorders>
              <w:top w:val="nil"/>
              <w:bottom w:val="nil"/>
            </w:tcBorders>
          </w:tcPr>
          <w:p w14:paraId="21D0512F" w14:textId="77777777" w:rsidR="007D28D6" w:rsidRDefault="00000000">
            <w:pPr>
              <w:widowControl/>
              <w:ind w:firstLineChars="0" w:firstLine="0"/>
              <w:jc w:val="center"/>
              <w:rPr>
                <w:sz w:val="21"/>
                <w:szCs w:val="21"/>
              </w:rPr>
            </w:pPr>
            <w:r>
              <w:rPr>
                <w:rFonts w:ascii="宋体" w:hAnsi="宋体" w:cs="宋体" w:hint="eastAsia"/>
                <w:color w:val="000000"/>
                <w:kern w:val="0"/>
                <w:sz w:val="21"/>
                <w:szCs w:val="21"/>
                <w:lang w:bidi="ar"/>
              </w:rPr>
              <w:t>用目视或照相检查人体的腔或管的仪器，例如内窥镜...</w:t>
            </w:r>
          </w:p>
        </w:tc>
      </w:tr>
      <w:tr w:rsidR="007D28D6" w14:paraId="10D0EA8F" w14:textId="77777777">
        <w:tc>
          <w:tcPr>
            <w:tcW w:w="1271" w:type="dxa"/>
            <w:tcBorders>
              <w:top w:val="nil"/>
              <w:bottom w:val="single" w:sz="8" w:space="0" w:color="auto"/>
            </w:tcBorders>
          </w:tcPr>
          <w:p w14:paraId="2B176145" w14:textId="77777777" w:rsidR="007D28D6" w:rsidRDefault="00000000">
            <w:pPr>
              <w:ind w:firstLineChars="0" w:firstLine="0"/>
              <w:jc w:val="center"/>
              <w:rPr>
                <w:sz w:val="21"/>
                <w:szCs w:val="21"/>
              </w:rPr>
            </w:pPr>
            <w:r>
              <w:rPr>
                <w:rFonts w:hint="eastAsia"/>
                <w:sz w:val="21"/>
                <w:szCs w:val="21"/>
              </w:rPr>
              <w:t>小组</w:t>
            </w:r>
          </w:p>
        </w:tc>
        <w:tc>
          <w:tcPr>
            <w:tcW w:w="1873" w:type="dxa"/>
            <w:tcBorders>
              <w:top w:val="nil"/>
              <w:bottom w:val="single" w:sz="8" w:space="0" w:color="auto"/>
            </w:tcBorders>
          </w:tcPr>
          <w:p w14:paraId="3AFB5E79" w14:textId="77777777" w:rsidR="007D28D6" w:rsidRDefault="00000000">
            <w:pPr>
              <w:ind w:firstLineChars="0" w:firstLine="0"/>
              <w:jc w:val="center"/>
              <w:rPr>
                <w:sz w:val="21"/>
                <w:szCs w:val="21"/>
              </w:rPr>
            </w:pPr>
            <w:r>
              <w:rPr>
                <w:rFonts w:hint="eastAsia"/>
                <w:sz w:val="21"/>
                <w:szCs w:val="21"/>
              </w:rPr>
              <w:t>A61B1/005</w:t>
            </w:r>
          </w:p>
        </w:tc>
        <w:tc>
          <w:tcPr>
            <w:tcW w:w="5378" w:type="dxa"/>
            <w:tcBorders>
              <w:top w:val="nil"/>
              <w:bottom w:val="single" w:sz="8" w:space="0" w:color="auto"/>
            </w:tcBorders>
          </w:tcPr>
          <w:p w14:paraId="58640998" w14:textId="77777777" w:rsidR="007D28D6" w:rsidRDefault="00000000">
            <w:pPr>
              <w:widowControl/>
              <w:ind w:firstLineChars="0" w:firstLine="0"/>
              <w:jc w:val="center"/>
              <w:rPr>
                <w:sz w:val="21"/>
                <w:szCs w:val="21"/>
              </w:rPr>
            </w:pPr>
            <w:r>
              <w:rPr>
                <w:rFonts w:ascii="宋体" w:hAnsi="宋体" w:cs="宋体" w:hint="eastAsia"/>
                <w:color w:val="000000"/>
                <w:kern w:val="0"/>
                <w:sz w:val="21"/>
                <w:szCs w:val="21"/>
                <w:lang w:bidi="ar"/>
              </w:rPr>
              <w:t>可弯曲的内窥镜[2006.01]</w:t>
            </w:r>
          </w:p>
        </w:tc>
      </w:tr>
    </w:tbl>
    <w:p w14:paraId="39C3175D" w14:textId="6333979F" w:rsidR="007D28D6" w:rsidRDefault="00000000">
      <w:pPr>
        <w:ind w:firstLineChars="0" w:firstLine="420"/>
        <w:rPr>
          <w:ins w:id="808" w:author="fei zhai" w:date="2026-05-05T16:32:00Z"/>
        </w:rPr>
      </w:pPr>
      <w:r>
        <w:rPr>
          <w:rFonts w:hint="eastAsia"/>
        </w:rPr>
        <w:t>IPC</w:t>
      </w:r>
      <w:r>
        <w:rPr>
          <w:rFonts w:hint="eastAsia"/>
        </w:rPr>
        <w:t>分类的优势在于其通用性和稳定性，但其基于功能的分类逻辑有时难以直接对应医疗器械的临床监管类别。</w:t>
      </w:r>
    </w:p>
    <w:p w14:paraId="4D4C94BD" w14:textId="042661AD" w:rsidR="0046525C" w:rsidRDefault="0046525C" w:rsidP="0046525C">
      <w:pPr>
        <w:numPr>
          <w:ilvl w:val="0"/>
          <w:numId w:val="25"/>
        </w:numPr>
        <w:ind w:firstLineChars="0" w:firstLine="480"/>
        <w:rPr>
          <w:rFonts w:hint="eastAsia"/>
        </w:rPr>
        <w:pPrChange w:id="809" w:author="fei zhai" w:date="2026-05-05T16:32:00Z">
          <w:pPr>
            <w:ind w:firstLineChars="0" w:firstLine="420"/>
          </w:pPr>
        </w:pPrChange>
      </w:pPr>
      <w:ins w:id="810" w:author="fei zhai" w:date="2026-05-05T16:32:00Z">
        <w:r>
          <w:rPr>
            <w:rFonts w:hint="eastAsia"/>
          </w:rPr>
          <w:t>联合</w:t>
        </w:r>
        <w:r>
          <w:rPr>
            <w:rFonts w:hint="eastAsia"/>
          </w:rPr>
          <w:t>专利分类体系</w:t>
        </w:r>
      </w:ins>
    </w:p>
    <w:p w14:paraId="0C641318" w14:textId="4D3DCD09" w:rsidR="007D28D6" w:rsidDel="0046525C" w:rsidRDefault="00000000">
      <w:pPr>
        <w:pStyle w:val="3"/>
        <w:numPr>
          <w:ilvl w:val="2"/>
          <w:numId w:val="1"/>
        </w:numPr>
        <w:tabs>
          <w:tab w:val="clear" w:pos="420"/>
        </w:tabs>
        <w:rPr>
          <w:del w:id="811" w:author="fei zhai" w:date="2026-05-05T16:32:00Z"/>
        </w:rPr>
      </w:pPr>
      <w:bookmarkStart w:id="812" w:name="_Toc12859"/>
      <w:del w:id="813" w:author="fei zhai" w:date="2026-05-05T16:32:00Z">
        <w:r w:rsidDel="0046525C">
          <w:rPr>
            <w:rFonts w:hint="eastAsia"/>
          </w:rPr>
          <w:delText>联合专利分类体系</w:delText>
        </w:r>
        <w:bookmarkEnd w:id="812"/>
      </w:del>
    </w:p>
    <w:p w14:paraId="763D3E0E" w14:textId="31105340" w:rsidR="007D28D6" w:rsidRDefault="00000000">
      <w:pPr>
        <w:ind w:firstLine="480"/>
      </w:pPr>
      <w:del w:id="814" w:author="fei zhai" w:date="2026-05-06T19:10:00Z">
        <w:r w:rsidDel="00491D9A">
          <w:rPr>
            <w:rFonts w:hint="eastAsia"/>
          </w:rPr>
          <w:delText>合专利分类（</w:delText>
        </w:r>
      </w:del>
      <w:r>
        <w:rPr>
          <w:rFonts w:hint="eastAsia"/>
        </w:rPr>
        <w:t>CPC</w:t>
      </w:r>
      <w:del w:id="815" w:author="fei zhai" w:date="2026-05-06T19:10:00Z">
        <w:r w:rsidDel="00491D9A">
          <w:rPr>
            <w:rFonts w:hint="eastAsia"/>
          </w:rPr>
          <w:delText>）</w:delText>
        </w:r>
      </w:del>
      <w:r>
        <w:rPr>
          <w:rFonts w:hint="eastAsia"/>
        </w:rPr>
        <w:t>是</w:t>
      </w:r>
      <w:del w:id="816" w:author="fei zhai" w:date="2026-05-06T19:10:00Z">
        <w:r w:rsidDel="00491D9A">
          <w:rPr>
            <w:rFonts w:hint="eastAsia"/>
          </w:rPr>
          <w:delText>欧洲专利局（</w:delText>
        </w:r>
      </w:del>
      <w:r>
        <w:rPr>
          <w:rFonts w:hint="eastAsia"/>
        </w:rPr>
        <w:t>EPO</w:t>
      </w:r>
      <w:del w:id="817" w:author="fei zhai" w:date="2026-05-06T19:10:00Z">
        <w:r w:rsidDel="00491D9A">
          <w:rPr>
            <w:rFonts w:hint="eastAsia"/>
          </w:rPr>
          <w:delText>）</w:delText>
        </w:r>
      </w:del>
      <w:r>
        <w:rPr>
          <w:rFonts w:hint="eastAsia"/>
        </w:rPr>
        <w:t>与美国专利商标局（</w:t>
      </w:r>
      <w:ins w:id="818" w:author="fei zhai" w:date="2026-05-06T19:10:00Z">
        <w:r w:rsidR="00491D9A" w:rsidRPr="00491D9A">
          <w:t>U.S. Patent and Trademark Office</w:t>
        </w:r>
        <w:r w:rsidR="00491D9A">
          <w:rPr>
            <w:rFonts w:hint="eastAsia"/>
          </w:rPr>
          <w:t>,</w:t>
        </w:r>
        <w:r w:rsidR="00491D9A">
          <w:t xml:space="preserve"> </w:t>
        </w:r>
      </w:ins>
      <w:r>
        <w:rPr>
          <w:rFonts w:hint="eastAsia"/>
        </w:rPr>
        <w:t>USPTO</w:t>
      </w:r>
      <w:r>
        <w:rPr>
          <w:rFonts w:hint="eastAsia"/>
        </w:rPr>
        <w:t>）于</w:t>
      </w:r>
      <w:r>
        <w:rPr>
          <w:rFonts w:hint="eastAsia"/>
        </w:rPr>
        <w:t>2013</w:t>
      </w:r>
      <w:r>
        <w:rPr>
          <w:rFonts w:hint="eastAsia"/>
        </w:rPr>
        <w:t>年共同开发的一种分类体系</w:t>
      </w:r>
      <w:r>
        <w:rPr>
          <w:rStyle w:val="af1"/>
        </w:rPr>
        <w:fldChar w:fldCharType="begin"/>
      </w:r>
      <w:r>
        <w:rPr>
          <w:rStyle w:val="af1"/>
        </w:rPr>
        <w:instrText xml:space="preserve"> ADDIN ZOTERO_ITEM CSL_CITATION {"citationID":"ipDb4B93","properties":{"formattedCitation":"\\super [8]\\nosupersub{}","plainCitation":"[8]","noteIndex":0},"citationItems":[{"id":28,"uris":["http://zotero.org/users/local/2JDDwpa7/items/HU8TKXCD"],"itemData":{"id":28,"type":"webpage","language":"en","title":"CPC Definition - G16H HEALTHCARE INFORMATICS, i.e. INFORMATION AND COMMUNICATION TECHNOLOGY [ICT]...","URL":"https://www.uspto.gov/web/patents/classification/cpc/html/defG16H.html","accessed":{"date-parts":[["2026",3,16]]}}}],"schema":"https://github.com/citation-style-language/schema/raw/master/csl-citation.json"} </w:instrText>
      </w:r>
      <w:r>
        <w:rPr>
          <w:rStyle w:val="af1"/>
        </w:rPr>
        <w:fldChar w:fldCharType="separate"/>
      </w:r>
      <w:r>
        <w:rPr>
          <w:rStyle w:val="af1"/>
        </w:rPr>
        <w:t>[8]</w:t>
      </w:r>
      <w:r>
        <w:rPr>
          <w:rStyle w:val="af1"/>
        </w:rPr>
        <w:fldChar w:fldCharType="end"/>
      </w:r>
      <w:r>
        <w:rPr>
          <w:rFonts w:hint="eastAsia"/>
        </w:rPr>
        <w:t>。</w:t>
      </w:r>
      <w:r>
        <w:rPr>
          <w:rFonts w:hint="eastAsia"/>
        </w:rPr>
        <w:t>CPC</w:t>
      </w:r>
      <w:r>
        <w:rPr>
          <w:rFonts w:hint="eastAsia"/>
        </w:rPr>
        <w:t>是在</w:t>
      </w:r>
      <w:r>
        <w:rPr>
          <w:rFonts w:hint="eastAsia"/>
        </w:rPr>
        <w:t>IPC</w:t>
      </w:r>
      <w:r>
        <w:rPr>
          <w:rFonts w:hint="eastAsia"/>
        </w:rPr>
        <w:t>的基础上进行大幅度扩充</w:t>
      </w:r>
      <w:r>
        <w:rPr>
          <w:rFonts w:hint="eastAsia"/>
        </w:rPr>
        <w:lastRenderedPageBreak/>
        <w:t>而形成的，目的是为了更好地进行专利检索。</w:t>
      </w:r>
    </w:p>
    <w:p w14:paraId="2682A416" w14:textId="77777777" w:rsidR="007D28D6" w:rsidRDefault="00000000">
      <w:pPr>
        <w:ind w:firstLine="480"/>
      </w:pPr>
      <w:r>
        <w:rPr>
          <w:rFonts w:hint="eastAsia"/>
        </w:rPr>
        <w:t>尽管</w:t>
      </w:r>
      <w:r>
        <w:rPr>
          <w:rFonts w:hint="eastAsia"/>
        </w:rPr>
        <w:t>CPC</w:t>
      </w:r>
      <w:r>
        <w:rPr>
          <w:rFonts w:hint="eastAsia"/>
        </w:rPr>
        <w:t>在部、大类、小类层级上与</w:t>
      </w:r>
      <w:r>
        <w:rPr>
          <w:rFonts w:hint="eastAsia"/>
        </w:rPr>
        <w:t>IPC</w:t>
      </w:r>
      <w:r>
        <w:rPr>
          <w:rFonts w:hint="eastAsia"/>
        </w:rPr>
        <w:t>保持一致，但在小组层级上，</w:t>
      </w:r>
      <w:r>
        <w:rPr>
          <w:rFonts w:hint="eastAsia"/>
        </w:rPr>
        <w:t>CPC</w:t>
      </w:r>
      <w:r>
        <w:rPr>
          <w:rFonts w:hint="eastAsia"/>
        </w:rPr>
        <w:t>的粒度要细得多。</w:t>
      </w:r>
      <w:r>
        <w:rPr>
          <w:rFonts w:hint="eastAsia"/>
        </w:rPr>
        <w:t>IPC</w:t>
      </w:r>
      <w:r>
        <w:rPr>
          <w:rFonts w:hint="eastAsia"/>
        </w:rPr>
        <w:t>约有</w:t>
      </w:r>
      <w:r>
        <w:rPr>
          <w:rFonts w:hint="eastAsia"/>
        </w:rPr>
        <w:t>7</w:t>
      </w:r>
      <w:r>
        <w:rPr>
          <w:rFonts w:hint="eastAsia"/>
        </w:rPr>
        <w:t>万个分类条目，而</w:t>
      </w:r>
      <w:r>
        <w:rPr>
          <w:rFonts w:hint="eastAsia"/>
        </w:rPr>
        <w:t>CPC</w:t>
      </w:r>
      <w:r>
        <w:rPr>
          <w:rFonts w:hint="eastAsia"/>
        </w:rPr>
        <w:t>则拥有超过</w:t>
      </w:r>
      <w:r>
        <w:rPr>
          <w:rFonts w:hint="eastAsia"/>
        </w:rPr>
        <w:t>25</w:t>
      </w:r>
      <w:r>
        <w:rPr>
          <w:rFonts w:hint="eastAsia"/>
        </w:rPr>
        <w:t>万个分类条目，</w:t>
      </w:r>
      <w:r>
        <w:rPr>
          <w:rFonts w:hint="eastAsia"/>
        </w:rPr>
        <w:t>CPC</w:t>
      </w:r>
      <w:r>
        <w:rPr>
          <w:rFonts w:hint="eastAsia"/>
        </w:rPr>
        <w:t>还通过</w:t>
      </w:r>
      <w:r>
        <w:rPr>
          <w:rFonts w:hint="eastAsia"/>
        </w:rPr>
        <w:t>Y</w:t>
      </w:r>
      <w:r>
        <w:rPr>
          <w:rFonts w:hint="eastAsia"/>
        </w:rPr>
        <w:t>部（</w:t>
      </w:r>
      <w:r>
        <w:rPr>
          <w:rFonts w:hint="eastAsia"/>
        </w:rPr>
        <w:t>Y Section</w:t>
      </w:r>
      <w:r>
        <w:rPr>
          <w:rFonts w:hint="eastAsia"/>
        </w:rPr>
        <w:t>）引入了交叉技术分类，用于标记跨领域的创新。</w:t>
      </w:r>
    </w:p>
    <w:p w14:paraId="7CDDA359" w14:textId="77777777" w:rsidR="007D28D6" w:rsidRDefault="00000000">
      <w:pPr>
        <w:ind w:firstLine="480"/>
      </w:pPr>
      <w:r>
        <w:rPr>
          <w:rFonts w:hint="eastAsia"/>
        </w:rPr>
        <w:t>这种高精度的分类体系使得</w:t>
      </w:r>
      <w:r>
        <w:rPr>
          <w:rFonts w:hint="eastAsia"/>
        </w:rPr>
        <w:t>CPC</w:t>
      </w:r>
      <w:r>
        <w:rPr>
          <w:rFonts w:hint="eastAsia"/>
        </w:rPr>
        <w:t>在捕捉技术细节方面具有显著优势，但也为分类增加了难度。</w:t>
      </w:r>
    </w:p>
    <w:p w14:paraId="5DD098D9" w14:textId="77777777" w:rsidR="007D28D6" w:rsidRDefault="00000000">
      <w:pPr>
        <w:pStyle w:val="3"/>
        <w:numPr>
          <w:ilvl w:val="2"/>
          <w:numId w:val="1"/>
        </w:numPr>
        <w:tabs>
          <w:tab w:val="clear" w:pos="420"/>
        </w:tabs>
      </w:pPr>
      <w:bookmarkStart w:id="819" w:name="_Toc29855"/>
      <w:bookmarkStart w:id="820" w:name="_Toc216114477"/>
      <w:r>
        <w:rPr>
          <w:rFonts w:hint="eastAsia"/>
        </w:rPr>
        <w:t>医疗器械监管分类体系</w:t>
      </w:r>
      <w:bookmarkEnd w:id="819"/>
      <w:bookmarkEnd w:id="820"/>
    </w:p>
    <w:p w14:paraId="26849F11" w14:textId="2F2F8B6D" w:rsidR="007D28D6" w:rsidRDefault="00000000">
      <w:pPr>
        <w:ind w:firstLine="480"/>
      </w:pPr>
      <w:r>
        <w:rPr>
          <w:rFonts w:hint="eastAsia"/>
        </w:rPr>
        <w:t>与</w:t>
      </w:r>
      <w:r>
        <w:rPr>
          <w:rFonts w:hint="eastAsia"/>
        </w:rPr>
        <w:t>IPC</w:t>
      </w:r>
      <w:r>
        <w:rPr>
          <w:rFonts w:hint="eastAsia"/>
        </w:rPr>
        <w:t>、</w:t>
      </w:r>
      <w:r>
        <w:rPr>
          <w:rFonts w:hint="eastAsia"/>
        </w:rPr>
        <w:t>CPC</w:t>
      </w:r>
      <w:r>
        <w:rPr>
          <w:rFonts w:hint="eastAsia"/>
        </w:rPr>
        <w:t>关注技术原理不同，</w:t>
      </w:r>
      <w:del w:id="821" w:author="fei zhai" w:date="2026-05-06T19:11:00Z">
        <w:r w:rsidDel="001754DF">
          <w:rPr>
            <w:rFonts w:hint="eastAsia"/>
          </w:rPr>
          <w:delText>中国国家药品监督管理局（</w:delText>
        </w:r>
      </w:del>
      <w:r>
        <w:rPr>
          <w:rFonts w:hint="eastAsia"/>
        </w:rPr>
        <w:t>NMPA</w:t>
      </w:r>
      <w:del w:id="822" w:author="fei zhai" w:date="2026-05-06T19:11:00Z">
        <w:r w:rsidDel="001754DF">
          <w:rPr>
            <w:rFonts w:hint="eastAsia"/>
          </w:rPr>
          <w:delText>）</w:delText>
        </w:r>
      </w:del>
      <w:r>
        <w:rPr>
          <w:rFonts w:hint="eastAsia"/>
        </w:rPr>
        <w:t>发布的《医疗器械分类目录》是医疗器械注册、生产、经营和使用的法定依据</w:t>
      </w:r>
      <w:r>
        <w:rPr>
          <w:rStyle w:val="af1"/>
        </w:rPr>
        <w:fldChar w:fldCharType="begin"/>
      </w:r>
      <w:r>
        <w:rPr>
          <w:rStyle w:val="af1"/>
        </w:rPr>
        <w:instrText xml:space="preserve"> ADDIN ZOTERO_ITEM CSL_CITATION {"citationID":"t5V5IlCt","properties":{"formattedCitation":"\\super [9]\\nosupersub{}","plainCitation":"[9]","noteIndex":0},"citationItems":[{"id":30,"uris":["http://zotero.org/users/local/2JDDwpa7/items/4WY6MJDP"],"itemDat</w:instrText>
      </w:r>
      <w:r>
        <w:rPr>
          <w:rStyle w:val="af1"/>
          <w:rFonts w:hint="eastAsia"/>
        </w:rPr>
        <w:instrText>a":{"id":30,"type":"webpage","abstract":"</w:instrText>
      </w:r>
      <w:r>
        <w:rPr>
          <w:rStyle w:val="af1"/>
          <w:rFonts w:hint="eastAsia"/>
        </w:rPr>
        <w:instrText>《医疗器械分类目录》是为贯彻实施《医疗器械监督管理条例》和《国务院关于改革药品医疗器械审评审批制度的意见》的要求，国家食品药品监督管理总局发布的目录，目录调整工作原则上每年不少于一次。该目录根据医疗器械的结构特征、使用形式和风险程度实施分类管理，对技术交叉或学科交叉的产品按临床专科优先、功能优先级和附件归属原则确定分类归属。医疗器械分为第一类（低风险）、第二类（中风险）和第三类（高风险），分类规则涵盖有源</w:instrText>
      </w:r>
      <w:r>
        <w:rPr>
          <w:rStyle w:val="af1"/>
          <w:rFonts w:hint="eastAsia"/>
        </w:rPr>
        <w:instrText>/</w:instrText>
      </w:r>
      <w:r>
        <w:rPr>
          <w:rStyle w:val="af1"/>
          <w:rFonts w:hint="eastAsia"/>
        </w:rPr>
        <w:instrText>无源器械、接触</w:instrText>
      </w:r>
      <w:r>
        <w:rPr>
          <w:rStyle w:val="af1"/>
          <w:rFonts w:hint="eastAsia"/>
        </w:rPr>
        <w:instrText>/</w:instrText>
      </w:r>
      <w:r>
        <w:rPr>
          <w:rStyle w:val="af1"/>
          <w:rFonts w:hint="eastAsia"/>
        </w:rPr>
        <w:instrText>非接触人体器械等判定要素。</w:instrText>
      </w:r>
      <w:r>
        <w:rPr>
          <w:rStyle w:val="af1"/>
          <w:rFonts w:hint="eastAsia"/>
        </w:rPr>
        <w:instrText>2002</w:instrText>
      </w:r>
      <w:r>
        <w:rPr>
          <w:rStyle w:val="af1"/>
          <w:rFonts w:hint="eastAsia"/>
        </w:rPr>
        <w:instrText>年《医疗器械分类目录》首次发布实施，包含</w:instrText>
      </w:r>
      <w:r>
        <w:rPr>
          <w:rStyle w:val="af1"/>
          <w:rFonts w:hint="eastAsia"/>
        </w:rPr>
        <w:instrText>43</w:instrText>
      </w:r>
      <w:r>
        <w:rPr>
          <w:rStyle w:val="af1"/>
          <w:rFonts w:hint="eastAsia"/>
        </w:rPr>
        <w:instrText>个子目录。</w:instrText>
      </w:r>
      <w:r>
        <w:rPr>
          <w:rStyle w:val="af1"/>
          <w:rFonts w:hint="eastAsia"/>
        </w:rPr>
        <w:instrText>2017</w:instrText>
      </w:r>
      <w:r>
        <w:rPr>
          <w:rStyle w:val="af1"/>
          <w:rFonts w:hint="eastAsia"/>
        </w:rPr>
        <w:instrText>年修订版将子目录调整为</w:instrText>
      </w:r>
      <w:r>
        <w:rPr>
          <w:rStyle w:val="af1"/>
          <w:rFonts w:hint="eastAsia"/>
        </w:rPr>
        <w:instrText>22</w:instrText>
      </w:r>
      <w:r>
        <w:rPr>
          <w:rStyle w:val="af1"/>
          <w:rFonts w:hint="eastAsia"/>
        </w:rPr>
        <w:instrText>个，并于</w:instrText>
      </w:r>
      <w:r>
        <w:rPr>
          <w:rStyle w:val="af1"/>
          <w:rFonts w:hint="eastAsia"/>
        </w:rPr>
        <w:instrText>2018</w:instrText>
      </w:r>
      <w:r>
        <w:rPr>
          <w:rStyle w:val="af1"/>
          <w:rFonts w:hint="eastAsia"/>
        </w:rPr>
        <w:instrText>年</w:instrText>
      </w:r>
      <w:r>
        <w:rPr>
          <w:rStyle w:val="af1"/>
          <w:rFonts w:hint="eastAsia"/>
        </w:rPr>
        <w:instrText>8</w:instrText>
      </w:r>
      <w:r>
        <w:rPr>
          <w:rStyle w:val="af1"/>
          <w:rFonts w:hint="eastAsia"/>
        </w:rPr>
        <w:instrText>月</w:instrText>
      </w:r>
      <w:r>
        <w:rPr>
          <w:rStyle w:val="af1"/>
          <w:rFonts w:hint="eastAsia"/>
        </w:rPr>
        <w:instrText>1</w:instrText>
      </w:r>
      <w:r>
        <w:rPr>
          <w:rStyle w:val="af1"/>
          <w:rFonts w:hint="eastAsia"/>
        </w:rPr>
        <w:instrText>日正式施行。</w:instrText>
      </w:r>
      <w:r>
        <w:rPr>
          <w:rStyle w:val="af1"/>
          <w:rFonts w:hint="eastAsia"/>
        </w:rPr>
        <w:instrText>2022</w:instrText>
      </w:r>
      <w:r>
        <w:rPr>
          <w:rStyle w:val="af1"/>
          <w:rFonts w:hint="eastAsia"/>
        </w:rPr>
        <w:instrText>年调整涉及</w:instrText>
      </w:r>
      <w:r>
        <w:rPr>
          <w:rStyle w:val="af1"/>
          <w:rFonts w:hint="eastAsia"/>
        </w:rPr>
        <w:instrText>02-15-14</w:instrText>
      </w:r>
      <w:r>
        <w:rPr>
          <w:rStyle w:val="af1"/>
          <w:rFonts w:hint="eastAsia"/>
        </w:rPr>
        <w:instrText>夹子装置等</w:instrText>
      </w:r>
      <w:r>
        <w:rPr>
          <w:rStyle w:val="af1"/>
          <w:rFonts w:hint="eastAsia"/>
        </w:rPr>
        <w:instrText>10</w:instrText>
      </w:r>
      <w:r>
        <w:rPr>
          <w:rStyle w:val="af1"/>
          <w:rFonts w:hint="eastAsia"/>
        </w:rPr>
        <w:instrText>类产品，其中射频治疗仪、射频皮肤治疗仪明确纳入第三类管理。</w:instrText>
      </w:r>
      <w:r>
        <w:rPr>
          <w:rStyle w:val="af1"/>
          <w:rFonts w:hint="eastAsia"/>
        </w:rPr>
        <w:instrText>2023</w:instrText>
      </w:r>
      <w:r>
        <w:rPr>
          <w:rStyle w:val="af1"/>
          <w:rFonts w:hint="eastAsia"/>
        </w:rPr>
        <w:instrText>年</w:instrText>
      </w:r>
      <w:r>
        <w:rPr>
          <w:rStyle w:val="af1"/>
          <w:rFonts w:hint="eastAsia"/>
        </w:rPr>
        <w:instrText>8</w:instrText>
      </w:r>
      <w:r>
        <w:rPr>
          <w:rStyle w:val="af1"/>
          <w:rFonts w:hint="eastAsia"/>
        </w:rPr>
        <w:instrText>月对</w:instrText>
      </w:r>
      <w:r>
        <w:rPr>
          <w:rStyle w:val="af1"/>
          <w:rFonts w:hint="eastAsia"/>
        </w:rPr>
        <w:instrText>58</w:instrText>
      </w:r>
      <w:r>
        <w:rPr>
          <w:rStyle w:val="af1"/>
          <w:rFonts w:hint="eastAsia"/>
        </w:rPr>
        <w:instrText>项内容进行调整，</w:instrText>
      </w:r>
      <w:r>
        <w:rPr>
          <w:rStyle w:val="af1"/>
          <w:rFonts w:hint="eastAsia"/>
        </w:rPr>
        <w:instrText>2025</w:instrText>
      </w:r>
      <w:r>
        <w:rPr>
          <w:rStyle w:val="af1"/>
          <w:rFonts w:hint="eastAsia"/>
        </w:rPr>
        <w:instrText>年通过</w:instrText>
      </w:r>
      <w:r>
        <w:rPr>
          <w:rStyle w:val="af1"/>
          <w:rFonts w:hint="eastAsia"/>
        </w:rPr>
        <w:instrText>132</w:instrText>
      </w:r>
      <w:r>
        <w:rPr>
          <w:rStyle w:val="af1"/>
          <w:rFonts w:hint="eastAsia"/>
        </w:rPr>
        <w:instrText>号公告再次调整</w:instrText>
      </w:r>
      <w:r>
        <w:rPr>
          <w:rStyle w:val="af1"/>
          <w:rFonts w:hint="eastAsia"/>
        </w:rPr>
        <w:instrText>31</w:instrText>
      </w:r>
      <w:r>
        <w:rPr>
          <w:rStyle w:val="af1"/>
          <w:rFonts w:hint="eastAsia"/>
        </w:rPr>
        <w:instrText>类医疗器械，涉及</w:instrText>
      </w:r>
      <w:r>
        <w:rPr>
          <w:rStyle w:val="af1"/>
          <w:rFonts w:hint="eastAsia"/>
        </w:rPr>
        <w:instrText>10</w:instrText>
      </w:r>
      <w:r>
        <w:rPr>
          <w:rStyle w:val="af1"/>
          <w:rFonts w:hint="eastAsia"/>
        </w:rPr>
        <w:instrText>个子目录的产品描</w:instrText>
      </w:r>
      <w:r>
        <w:rPr>
          <w:rStyle w:val="af1"/>
          <w:rFonts w:hint="eastAsia"/>
        </w:rPr>
        <w:instrText>","container-title":"</w:instrText>
      </w:r>
      <w:r>
        <w:rPr>
          <w:rStyle w:val="af1"/>
          <w:rFonts w:hint="eastAsia"/>
        </w:rPr>
        <w:instrText>百度百科</w:instrText>
      </w:r>
      <w:r>
        <w:rPr>
          <w:rStyle w:val="af1"/>
          <w:rFonts w:hint="eastAsia"/>
        </w:rPr>
        <w:instrText>","title":"</w:instrText>
      </w:r>
      <w:r>
        <w:rPr>
          <w:rStyle w:val="af1"/>
          <w:rFonts w:hint="eastAsia"/>
        </w:rPr>
        <w:instrText>医疗器械分类目录</w:instrText>
      </w:r>
      <w:r>
        <w:rPr>
          <w:rStyle w:val="af1"/>
          <w:rFonts w:hint="eastAsia"/>
        </w:rPr>
        <w:instrText>","URL":"https://baike.ba</w:instrText>
      </w:r>
      <w:r>
        <w:rPr>
          <w:rStyle w:val="af1"/>
        </w:rPr>
        <w:instrText xml:space="preserve">idu.hk/item/%E5%8C%BB%E7%96%97%E5%99%A8%E6%A2%B0%E5%88%86%E7%B1%BB%E7%9B%AE%E5%BD%95/9893267","accessed":{"date-parts":[["2026",3,16]]}}}],"schema":"https://github.com/citation-style-language/schema/raw/master/csl-citation.json"} </w:instrText>
      </w:r>
      <w:r>
        <w:rPr>
          <w:rStyle w:val="af1"/>
        </w:rPr>
        <w:fldChar w:fldCharType="separate"/>
      </w:r>
      <w:r>
        <w:rPr>
          <w:rFonts w:cs="Times New Roman"/>
          <w:kern w:val="0"/>
          <w:sz w:val="21"/>
          <w:vertAlign w:val="superscript"/>
        </w:rPr>
        <w:t>[9]</w:t>
      </w:r>
      <w:r>
        <w:rPr>
          <w:rStyle w:val="af1"/>
        </w:rPr>
        <w:fldChar w:fldCharType="end"/>
      </w:r>
      <w:r>
        <w:rPr>
          <w:rFonts w:hint="eastAsia"/>
        </w:rPr>
        <w:t>。</w:t>
      </w:r>
    </w:p>
    <w:p w14:paraId="48D707AC" w14:textId="77777777" w:rsidR="007D28D6" w:rsidRDefault="00000000">
      <w:pPr>
        <w:ind w:firstLine="480"/>
      </w:pPr>
      <w:r>
        <w:rPr>
          <w:rFonts w:hint="eastAsia"/>
        </w:rPr>
        <w:t>鉴于医疗器械产品的复杂性，对技术交叉或学科交叉的产品，按以下优先顺序确定归属：第一，按照临床专科优先顺序；第二，多功能产品依次按照主要功能、高风险功能、新功能优先顺序；第三，按照医疗器械管理的附件类产品，优先归属整机所在子目录或者产品类别。</w:t>
      </w:r>
    </w:p>
    <w:p w14:paraId="7C4E29AC" w14:textId="4256850E" w:rsidR="007D28D6" w:rsidRDefault="00000000">
      <w:pPr>
        <w:ind w:firstLine="480"/>
      </w:pPr>
      <w:r>
        <w:rPr>
          <w:rFonts w:hint="eastAsia"/>
        </w:rPr>
        <w:t>为贯彻实施《医疗器械监督管理条例》和《国务院关于改革药品医疗器械审评审批制度的意见》的要求，国家食品药品监督管理总局发布的目录，目录调整工作原则上每年不少于一次</w:t>
      </w:r>
      <w:ins w:id="823" w:author="fei zhai" w:date="2026-05-06T19:13:00Z">
        <w:r w:rsidR="001754DF" w:rsidRPr="00C232DA">
          <w:rPr>
            <w:rFonts w:hint="eastAsia"/>
            <w:highlight w:val="yellow"/>
            <w:rPrChange w:id="824" w:author="fei zhai" w:date="2026-05-06T19:17:00Z">
              <w:rPr>
                <w:rFonts w:hint="eastAsia"/>
              </w:rPr>
            </w:rPrChange>
          </w:rPr>
          <w:t>[</w:t>
        </w:r>
      </w:ins>
      <w:ins w:id="825" w:author="fei zhai" w:date="2026-05-06T19:17:00Z">
        <w:r w:rsidR="00C232DA" w:rsidRPr="00C232DA">
          <w:rPr>
            <w:highlight w:val="yellow"/>
            <w:rPrChange w:id="826" w:author="fei zhai" w:date="2026-05-06T19:17:00Z">
              <w:rPr/>
            </w:rPrChange>
          </w:rPr>
          <w:t>37</w:t>
        </w:r>
      </w:ins>
      <w:ins w:id="827" w:author="fei zhai" w:date="2026-05-06T19:13:00Z">
        <w:r w:rsidR="001754DF" w:rsidRPr="00C232DA">
          <w:rPr>
            <w:highlight w:val="yellow"/>
            <w:rPrChange w:id="828" w:author="fei zhai" w:date="2026-05-06T19:17:00Z">
              <w:rPr/>
            </w:rPrChange>
          </w:rPr>
          <w:t>]</w:t>
        </w:r>
      </w:ins>
      <w:r>
        <w:rPr>
          <w:rFonts w:hint="eastAsia"/>
        </w:rPr>
        <w:t>。</w:t>
      </w:r>
    </w:p>
    <w:p w14:paraId="5DA1A3AB" w14:textId="2ACFF7E1" w:rsidR="007D28D6" w:rsidDel="001754DF" w:rsidRDefault="00000000">
      <w:pPr>
        <w:ind w:firstLine="480"/>
        <w:rPr>
          <w:del w:id="829" w:author="fei zhai" w:date="2026-05-06T19:13:00Z"/>
        </w:rPr>
      </w:pPr>
      <w:r>
        <w:rPr>
          <w:rFonts w:hint="eastAsia"/>
        </w:rPr>
        <w:t>2017</w:t>
      </w:r>
      <w:r>
        <w:rPr>
          <w:rFonts w:hint="eastAsia"/>
        </w:rPr>
        <w:t>年颁布的《医疗器械分类目录》是对原有分类的一个较大调整，在这个新分类中将原来</w:t>
      </w:r>
      <w:r>
        <w:rPr>
          <w:rFonts w:hint="eastAsia"/>
        </w:rPr>
        <w:t>43</w:t>
      </w:r>
      <w:r>
        <w:rPr>
          <w:rFonts w:hint="eastAsia"/>
        </w:rPr>
        <w:t>类简化成</w:t>
      </w:r>
      <w:r>
        <w:rPr>
          <w:rFonts w:hint="eastAsia"/>
        </w:rPr>
        <w:t>22</w:t>
      </w:r>
      <w:r>
        <w:rPr>
          <w:rFonts w:hint="eastAsia"/>
        </w:rPr>
        <w:t>个一级产品类别</w:t>
      </w:r>
      <w:ins w:id="830" w:author="fei zhai" w:date="2026-05-06T19:19:00Z">
        <w:r w:rsidR="000E77FA" w:rsidRPr="000E77FA">
          <w:rPr>
            <w:rFonts w:hint="eastAsia"/>
            <w:highlight w:val="yellow"/>
            <w:rPrChange w:id="831" w:author="fei zhai" w:date="2026-05-06T19:19:00Z">
              <w:rPr>
                <w:rFonts w:hint="eastAsia"/>
              </w:rPr>
            </w:rPrChange>
          </w:rPr>
          <w:t>[</w:t>
        </w:r>
        <w:r w:rsidR="000E77FA" w:rsidRPr="000E77FA">
          <w:rPr>
            <w:highlight w:val="yellow"/>
            <w:rPrChange w:id="832" w:author="fei zhai" w:date="2026-05-06T19:19:00Z">
              <w:rPr/>
            </w:rPrChange>
          </w:rPr>
          <w:t>38]</w:t>
        </w:r>
      </w:ins>
      <w:r>
        <w:rPr>
          <w:rFonts w:hint="eastAsia"/>
        </w:rPr>
        <w:t>，见下表</w:t>
      </w:r>
      <w:r>
        <w:rPr>
          <w:rFonts w:hint="eastAsia"/>
        </w:rPr>
        <w:t>2-2</w:t>
      </w:r>
      <w:r>
        <w:rPr>
          <w:rFonts w:hint="eastAsia"/>
        </w:rPr>
        <w:t>，并有三级层次划分。而这</w:t>
      </w:r>
      <w:r>
        <w:rPr>
          <w:rFonts w:hint="eastAsia"/>
        </w:rPr>
        <w:t>22</w:t>
      </w:r>
      <w:r>
        <w:rPr>
          <w:rFonts w:hint="eastAsia"/>
        </w:rPr>
        <w:t>种一级产品类别是中国医疗器械监管顶层架构，也是本文中所进行自动分类的任务类别。</w:t>
      </w:r>
    </w:p>
    <w:p w14:paraId="1D10BE73" w14:textId="5EF17A2D" w:rsidR="007D28D6" w:rsidDel="001754DF" w:rsidRDefault="007D28D6">
      <w:pPr>
        <w:ind w:firstLine="480"/>
        <w:rPr>
          <w:del w:id="833" w:author="fei zhai" w:date="2026-05-06T19:13:00Z"/>
          <w:rFonts w:hint="eastAsia"/>
        </w:rPr>
      </w:pPr>
    </w:p>
    <w:p w14:paraId="266707C3" w14:textId="77777777" w:rsidR="007D28D6" w:rsidRDefault="007D28D6" w:rsidP="001754DF">
      <w:pPr>
        <w:ind w:firstLine="480"/>
        <w:pPrChange w:id="834" w:author="fei zhai" w:date="2026-05-06T19:13:00Z">
          <w:pPr>
            <w:ind w:firstLineChars="0" w:firstLine="0"/>
          </w:pPr>
        </w:pPrChange>
      </w:pPr>
    </w:p>
    <w:p w14:paraId="59A19057" w14:textId="77777777" w:rsidR="007D28D6" w:rsidRDefault="00000000">
      <w:pPr>
        <w:pStyle w:val="ae"/>
        <w:rPr>
          <w:rFonts w:hint="default"/>
        </w:rPr>
      </w:pPr>
      <w:r>
        <w:t>表</w:t>
      </w:r>
      <w:r>
        <w:t xml:space="preserve">2-2  </w:t>
      </w:r>
      <w:r>
        <w:t>《医疗器械分类目录》一级产品类别</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6879"/>
      </w:tblGrid>
      <w:tr w:rsidR="007D28D6" w14:paraId="2CDF7BE8" w14:textId="77777777" w:rsidTr="0046525C">
        <w:tc>
          <w:tcPr>
            <w:tcW w:w="1427" w:type="dxa"/>
            <w:tcBorders>
              <w:top w:val="single" w:sz="8" w:space="0" w:color="auto"/>
              <w:bottom w:val="single" w:sz="6" w:space="0" w:color="auto"/>
            </w:tcBorders>
            <w:vAlign w:val="center"/>
          </w:tcPr>
          <w:p w14:paraId="262B44E8" w14:textId="77777777" w:rsidR="007D28D6" w:rsidRDefault="00000000">
            <w:pPr>
              <w:pStyle w:val="af"/>
              <w:rPr>
                <w:rFonts w:hint="default"/>
              </w:rPr>
            </w:pPr>
            <w:r>
              <w:t>序号</w:t>
            </w:r>
          </w:p>
        </w:tc>
        <w:tc>
          <w:tcPr>
            <w:tcW w:w="6879" w:type="dxa"/>
            <w:tcBorders>
              <w:top w:val="single" w:sz="8" w:space="0" w:color="auto"/>
              <w:bottom w:val="single" w:sz="6" w:space="0" w:color="auto"/>
            </w:tcBorders>
            <w:vAlign w:val="center"/>
          </w:tcPr>
          <w:p w14:paraId="64FF2FF3" w14:textId="77777777" w:rsidR="007D28D6" w:rsidRDefault="00000000">
            <w:pPr>
              <w:pStyle w:val="af"/>
              <w:rPr>
                <w:rFonts w:hint="default"/>
              </w:rPr>
            </w:pPr>
            <w:r>
              <w:rPr>
                <w:rFonts w:hint="default"/>
              </w:rPr>
              <w:t>一级序号</w:t>
            </w:r>
            <w:r>
              <w:rPr>
                <w:rFonts w:hint="default"/>
              </w:rPr>
              <w:t>/</w:t>
            </w:r>
            <w:r>
              <w:rPr>
                <w:rFonts w:hint="default"/>
              </w:rPr>
              <w:t>产品类别</w:t>
            </w:r>
          </w:p>
        </w:tc>
      </w:tr>
      <w:tr w:rsidR="007D28D6" w14:paraId="3BB132BF" w14:textId="77777777" w:rsidTr="0046525C">
        <w:tc>
          <w:tcPr>
            <w:tcW w:w="1427" w:type="dxa"/>
            <w:tcBorders>
              <w:top w:val="single" w:sz="6" w:space="0" w:color="auto"/>
            </w:tcBorders>
            <w:vAlign w:val="center"/>
          </w:tcPr>
          <w:p w14:paraId="14A14C13" w14:textId="77777777" w:rsidR="007D28D6" w:rsidRDefault="00000000">
            <w:pPr>
              <w:pStyle w:val="af"/>
              <w:rPr>
                <w:rFonts w:hint="default"/>
              </w:rPr>
            </w:pPr>
            <w:r>
              <w:rPr>
                <w:rFonts w:hint="default"/>
              </w:rPr>
              <w:t>1</w:t>
            </w:r>
          </w:p>
        </w:tc>
        <w:tc>
          <w:tcPr>
            <w:tcW w:w="6879" w:type="dxa"/>
            <w:tcBorders>
              <w:top w:val="single" w:sz="6" w:space="0" w:color="auto"/>
            </w:tcBorders>
            <w:vAlign w:val="center"/>
          </w:tcPr>
          <w:p w14:paraId="0AF031BF" w14:textId="77777777" w:rsidR="007D28D6" w:rsidRDefault="00000000">
            <w:pPr>
              <w:pStyle w:val="af"/>
              <w:rPr>
                <w:rFonts w:hint="default"/>
              </w:rPr>
            </w:pPr>
            <w:r>
              <w:rPr>
                <w:rFonts w:hint="default"/>
              </w:rPr>
              <w:t>有源手术器械</w:t>
            </w:r>
          </w:p>
        </w:tc>
      </w:tr>
      <w:tr w:rsidR="007D28D6" w14:paraId="3FCD7604" w14:textId="77777777" w:rsidTr="0046525C">
        <w:tc>
          <w:tcPr>
            <w:tcW w:w="1427" w:type="dxa"/>
            <w:vAlign w:val="center"/>
          </w:tcPr>
          <w:p w14:paraId="17F4925F" w14:textId="77777777" w:rsidR="007D28D6" w:rsidRDefault="00000000">
            <w:pPr>
              <w:pStyle w:val="af"/>
              <w:rPr>
                <w:rFonts w:hint="default"/>
              </w:rPr>
            </w:pPr>
            <w:r>
              <w:rPr>
                <w:rFonts w:hint="default"/>
              </w:rPr>
              <w:t>2</w:t>
            </w:r>
          </w:p>
        </w:tc>
        <w:tc>
          <w:tcPr>
            <w:tcW w:w="6879" w:type="dxa"/>
            <w:vAlign w:val="center"/>
          </w:tcPr>
          <w:p w14:paraId="1C9FF6D8" w14:textId="77777777" w:rsidR="007D28D6" w:rsidRDefault="00000000">
            <w:pPr>
              <w:pStyle w:val="af"/>
              <w:rPr>
                <w:rFonts w:hint="default"/>
              </w:rPr>
            </w:pPr>
            <w:r>
              <w:rPr>
                <w:rFonts w:hint="default"/>
              </w:rPr>
              <w:t>无源手术器械</w:t>
            </w:r>
          </w:p>
        </w:tc>
      </w:tr>
      <w:tr w:rsidR="007D28D6" w14:paraId="3C40DBC0" w14:textId="77777777" w:rsidTr="0046525C">
        <w:tc>
          <w:tcPr>
            <w:tcW w:w="1427" w:type="dxa"/>
            <w:vAlign w:val="center"/>
          </w:tcPr>
          <w:p w14:paraId="48353E1C" w14:textId="77777777" w:rsidR="007D28D6" w:rsidRDefault="00000000">
            <w:pPr>
              <w:pStyle w:val="af"/>
              <w:rPr>
                <w:rFonts w:hint="default"/>
              </w:rPr>
            </w:pPr>
            <w:r>
              <w:rPr>
                <w:rFonts w:hint="default"/>
              </w:rPr>
              <w:t>3</w:t>
            </w:r>
          </w:p>
        </w:tc>
        <w:tc>
          <w:tcPr>
            <w:tcW w:w="6879" w:type="dxa"/>
            <w:vAlign w:val="center"/>
          </w:tcPr>
          <w:p w14:paraId="3D9C9D07" w14:textId="77777777" w:rsidR="007D28D6" w:rsidRDefault="00000000">
            <w:pPr>
              <w:pStyle w:val="af"/>
              <w:rPr>
                <w:rFonts w:hint="default"/>
              </w:rPr>
            </w:pPr>
            <w:r>
              <w:rPr>
                <w:rFonts w:hint="default"/>
              </w:rPr>
              <w:t>神经和心血管手术器械</w:t>
            </w:r>
          </w:p>
        </w:tc>
      </w:tr>
      <w:tr w:rsidR="007D28D6" w14:paraId="44226364" w14:textId="77777777" w:rsidTr="0046525C">
        <w:tc>
          <w:tcPr>
            <w:tcW w:w="1427" w:type="dxa"/>
            <w:vAlign w:val="center"/>
          </w:tcPr>
          <w:p w14:paraId="1F3B3629" w14:textId="77777777" w:rsidR="007D28D6" w:rsidRDefault="00000000">
            <w:pPr>
              <w:pStyle w:val="af"/>
              <w:rPr>
                <w:rFonts w:hint="default"/>
              </w:rPr>
            </w:pPr>
            <w:r>
              <w:rPr>
                <w:rFonts w:hint="default"/>
              </w:rPr>
              <w:t>4</w:t>
            </w:r>
          </w:p>
        </w:tc>
        <w:tc>
          <w:tcPr>
            <w:tcW w:w="6879" w:type="dxa"/>
            <w:vAlign w:val="center"/>
          </w:tcPr>
          <w:p w14:paraId="3D997B77" w14:textId="77777777" w:rsidR="007D28D6" w:rsidRDefault="00000000">
            <w:pPr>
              <w:pStyle w:val="af"/>
              <w:rPr>
                <w:rFonts w:hint="default"/>
              </w:rPr>
            </w:pPr>
            <w:r>
              <w:rPr>
                <w:rFonts w:hint="default"/>
              </w:rPr>
              <w:t>骨科手术器械</w:t>
            </w:r>
          </w:p>
        </w:tc>
      </w:tr>
      <w:tr w:rsidR="007D28D6" w14:paraId="4F576059" w14:textId="77777777" w:rsidTr="0046525C">
        <w:tc>
          <w:tcPr>
            <w:tcW w:w="1427" w:type="dxa"/>
            <w:vAlign w:val="center"/>
          </w:tcPr>
          <w:p w14:paraId="764BC107" w14:textId="77777777" w:rsidR="007D28D6" w:rsidRDefault="00000000">
            <w:pPr>
              <w:pStyle w:val="af"/>
              <w:rPr>
                <w:rFonts w:hint="default"/>
              </w:rPr>
            </w:pPr>
            <w:r>
              <w:rPr>
                <w:rFonts w:hint="default"/>
              </w:rPr>
              <w:t>5</w:t>
            </w:r>
          </w:p>
        </w:tc>
        <w:tc>
          <w:tcPr>
            <w:tcW w:w="6879" w:type="dxa"/>
            <w:vAlign w:val="center"/>
          </w:tcPr>
          <w:p w14:paraId="5339113E" w14:textId="77777777" w:rsidR="007D28D6" w:rsidRDefault="00000000">
            <w:pPr>
              <w:pStyle w:val="af"/>
              <w:rPr>
                <w:rFonts w:hint="default"/>
              </w:rPr>
            </w:pPr>
            <w:r>
              <w:rPr>
                <w:rFonts w:hint="default"/>
              </w:rPr>
              <w:t>放射治疗器械</w:t>
            </w:r>
          </w:p>
        </w:tc>
      </w:tr>
      <w:tr w:rsidR="007D28D6" w14:paraId="19B822F9" w14:textId="77777777" w:rsidTr="0046525C">
        <w:tc>
          <w:tcPr>
            <w:tcW w:w="1427" w:type="dxa"/>
            <w:vAlign w:val="center"/>
          </w:tcPr>
          <w:p w14:paraId="66181497" w14:textId="77777777" w:rsidR="007D28D6" w:rsidRDefault="00000000">
            <w:pPr>
              <w:pStyle w:val="af"/>
              <w:rPr>
                <w:rFonts w:hint="default"/>
              </w:rPr>
            </w:pPr>
            <w:r>
              <w:rPr>
                <w:rFonts w:hint="default"/>
              </w:rPr>
              <w:lastRenderedPageBreak/>
              <w:t>6</w:t>
            </w:r>
          </w:p>
        </w:tc>
        <w:tc>
          <w:tcPr>
            <w:tcW w:w="6879" w:type="dxa"/>
            <w:vAlign w:val="center"/>
          </w:tcPr>
          <w:p w14:paraId="44DAD207" w14:textId="77777777" w:rsidR="007D28D6" w:rsidRDefault="00000000">
            <w:pPr>
              <w:pStyle w:val="af"/>
              <w:rPr>
                <w:rFonts w:hint="default"/>
              </w:rPr>
            </w:pPr>
            <w:r>
              <w:rPr>
                <w:rFonts w:hint="default"/>
              </w:rPr>
              <w:t>医用成像器械</w:t>
            </w:r>
          </w:p>
        </w:tc>
      </w:tr>
      <w:tr w:rsidR="007D28D6" w14:paraId="66FCA938" w14:textId="77777777" w:rsidTr="0046525C">
        <w:tc>
          <w:tcPr>
            <w:tcW w:w="1427" w:type="dxa"/>
            <w:vAlign w:val="center"/>
          </w:tcPr>
          <w:p w14:paraId="4822686C" w14:textId="77777777" w:rsidR="007D28D6" w:rsidRDefault="00000000">
            <w:pPr>
              <w:pStyle w:val="af"/>
              <w:rPr>
                <w:rFonts w:hint="default"/>
              </w:rPr>
            </w:pPr>
            <w:r>
              <w:rPr>
                <w:rFonts w:hint="default"/>
              </w:rPr>
              <w:t>7</w:t>
            </w:r>
          </w:p>
        </w:tc>
        <w:tc>
          <w:tcPr>
            <w:tcW w:w="6879" w:type="dxa"/>
            <w:vAlign w:val="center"/>
          </w:tcPr>
          <w:p w14:paraId="6B0CD963" w14:textId="77777777" w:rsidR="007D28D6" w:rsidRDefault="00000000">
            <w:pPr>
              <w:pStyle w:val="af"/>
              <w:rPr>
                <w:rFonts w:hint="default"/>
              </w:rPr>
            </w:pPr>
            <w:r>
              <w:rPr>
                <w:rFonts w:hint="default"/>
              </w:rPr>
              <w:t>医用诊察和监护器械</w:t>
            </w:r>
          </w:p>
        </w:tc>
      </w:tr>
      <w:tr w:rsidR="007D28D6" w14:paraId="6FCD700E" w14:textId="77777777" w:rsidTr="0046525C">
        <w:tc>
          <w:tcPr>
            <w:tcW w:w="1427" w:type="dxa"/>
            <w:vAlign w:val="center"/>
          </w:tcPr>
          <w:p w14:paraId="05F4A5BC" w14:textId="77777777" w:rsidR="007D28D6" w:rsidRDefault="00000000">
            <w:pPr>
              <w:pStyle w:val="af"/>
              <w:rPr>
                <w:rFonts w:hint="default"/>
              </w:rPr>
            </w:pPr>
            <w:r>
              <w:rPr>
                <w:rFonts w:hint="default"/>
              </w:rPr>
              <w:t>8</w:t>
            </w:r>
          </w:p>
        </w:tc>
        <w:tc>
          <w:tcPr>
            <w:tcW w:w="6879" w:type="dxa"/>
            <w:vAlign w:val="center"/>
          </w:tcPr>
          <w:p w14:paraId="1586CF5A" w14:textId="77777777" w:rsidR="007D28D6" w:rsidRDefault="00000000">
            <w:pPr>
              <w:pStyle w:val="af"/>
              <w:rPr>
                <w:rFonts w:hint="default"/>
              </w:rPr>
            </w:pPr>
            <w:r>
              <w:rPr>
                <w:rFonts w:hint="default"/>
              </w:rPr>
              <w:t>呼吸、麻醉和急救器械</w:t>
            </w:r>
          </w:p>
        </w:tc>
      </w:tr>
      <w:tr w:rsidR="007D28D6" w14:paraId="7F3A2E13" w14:textId="77777777" w:rsidTr="0046525C">
        <w:tc>
          <w:tcPr>
            <w:tcW w:w="1427" w:type="dxa"/>
            <w:vAlign w:val="center"/>
          </w:tcPr>
          <w:p w14:paraId="3750CA6A" w14:textId="77777777" w:rsidR="007D28D6" w:rsidRDefault="00000000">
            <w:pPr>
              <w:pStyle w:val="af"/>
              <w:rPr>
                <w:rFonts w:hint="default"/>
              </w:rPr>
            </w:pPr>
            <w:r>
              <w:rPr>
                <w:rFonts w:hint="default"/>
              </w:rPr>
              <w:t>9</w:t>
            </w:r>
          </w:p>
        </w:tc>
        <w:tc>
          <w:tcPr>
            <w:tcW w:w="6879" w:type="dxa"/>
            <w:vAlign w:val="center"/>
          </w:tcPr>
          <w:p w14:paraId="31720BC4" w14:textId="77777777" w:rsidR="007D28D6" w:rsidRDefault="00000000">
            <w:pPr>
              <w:pStyle w:val="af"/>
              <w:rPr>
                <w:rFonts w:hint="default"/>
              </w:rPr>
            </w:pPr>
            <w:r>
              <w:rPr>
                <w:rFonts w:hint="default"/>
              </w:rPr>
              <w:t>物理治疗器械</w:t>
            </w:r>
          </w:p>
        </w:tc>
      </w:tr>
      <w:tr w:rsidR="007D28D6" w14:paraId="4C8720CB" w14:textId="77777777" w:rsidTr="0046525C">
        <w:tc>
          <w:tcPr>
            <w:tcW w:w="1427" w:type="dxa"/>
            <w:vAlign w:val="center"/>
          </w:tcPr>
          <w:p w14:paraId="760680DE" w14:textId="77777777" w:rsidR="007D28D6" w:rsidRDefault="00000000">
            <w:pPr>
              <w:pStyle w:val="af"/>
              <w:rPr>
                <w:rFonts w:hint="default"/>
              </w:rPr>
            </w:pPr>
            <w:r>
              <w:rPr>
                <w:rFonts w:hint="default"/>
              </w:rPr>
              <w:t>10</w:t>
            </w:r>
          </w:p>
        </w:tc>
        <w:tc>
          <w:tcPr>
            <w:tcW w:w="6879" w:type="dxa"/>
            <w:vAlign w:val="center"/>
          </w:tcPr>
          <w:p w14:paraId="728AA920" w14:textId="77777777" w:rsidR="007D28D6" w:rsidRDefault="00000000">
            <w:pPr>
              <w:pStyle w:val="af"/>
              <w:rPr>
                <w:rFonts w:hint="default"/>
              </w:rPr>
            </w:pPr>
            <w:r>
              <w:rPr>
                <w:rFonts w:hint="default"/>
              </w:rPr>
              <w:t>输血、透析和体外循环器械</w:t>
            </w:r>
          </w:p>
        </w:tc>
      </w:tr>
      <w:tr w:rsidR="007D28D6" w14:paraId="4E2E2E3D" w14:textId="77777777" w:rsidTr="0046525C">
        <w:tc>
          <w:tcPr>
            <w:tcW w:w="1427" w:type="dxa"/>
            <w:vAlign w:val="center"/>
          </w:tcPr>
          <w:p w14:paraId="7701E26F" w14:textId="77777777" w:rsidR="007D28D6" w:rsidRDefault="00000000">
            <w:pPr>
              <w:pStyle w:val="af"/>
              <w:rPr>
                <w:rFonts w:hint="default"/>
              </w:rPr>
            </w:pPr>
            <w:r>
              <w:rPr>
                <w:rFonts w:hint="default"/>
              </w:rPr>
              <w:t>11</w:t>
            </w:r>
          </w:p>
        </w:tc>
        <w:tc>
          <w:tcPr>
            <w:tcW w:w="6879" w:type="dxa"/>
            <w:vAlign w:val="center"/>
          </w:tcPr>
          <w:p w14:paraId="1E58C299" w14:textId="77777777" w:rsidR="007D28D6" w:rsidRDefault="00000000">
            <w:pPr>
              <w:pStyle w:val="af"/>
              <w:rPr>
                <w:rFonts w:hint="default"/>
              </w:rPr>
            </w:pPr>
            <w:r>
              <w:rPr>
                <w:rFonts w:hint="default"/>
              </w:rPr>
              <w:t>医疗器械消毒灭菌器械</w:t>
            </w:r>
          </w:p>
        </w:tc>
      </w:tr>
      <w:tr w:rsidR="007D28D6" w14:paraId="2FE4AECD" w14:textId="77777777" w:rsidTr="0046525C">
        <w:tc>
          <w:tcPr>
            <w:tcW w:w="1427" w:type="dxa"/>
            <w:vAlign w:val="center"/>
          </w:tcPr>
          <w:p w14:paraId="5CB0BF03" w14:textId="77777777" w:rsidR="007D28D6" w:rsidRDefault="00000000">
            <w:pPr>
              <w:pStyle w:val="af"/>
              <w:rPr>
                <w:rFonts w:hint="default"/>
              </w:rPr>
            </w:pPr>
            <w:r>
              <w:rPr>
                <w:rFonts w:hint="default"/>
              </w:rPr>
              <w:t>12</w:t>
            </w:r>
          </w:p>
        </w:tc>
        <w:tc>
          <w:tcPr>
            <w:tcW w:w="6879" w:type="dxa"/>
            <w:vAlign w:val="center"/>
          </w:tcPr>
          <w:p w14:paraId="039CC2AA" w14:textId="77777777" w:rsidR="007D28D6" w:rsidRDefault="00000000">
            <w:pPr>
              <w:pStyle w:val="af"/>
              <w:rPr>
                <w:rFonts w:hint="default"/>
              </w:rPr>
            </w:pPr>
            <w:r>
              <w:rPr>
                <w:rFonts w:hint="default"/>
              </w:rPr>
              <w:t>有源植入器械</w:t>
            </w:r>
          </w:p>
        </w:tc>
      </w:tr>
      <w:tr w:rsidR="007D28D6" w14:paraId="5BDB0466" w14:textId="77777777" w:rsidTr="0046525C">
        <w:tc>
          <w:tcPr>
            <w:tcW w:w="1427" w:type="dxa"/>
            <w:vAlign w:val="center"/>
          </w:tcPr>
          <w:p w14:paraId="7312CD67" w14:textId="77777777" w:rsidR="007D28D6" w:rsidRDefault="00000000">
            <w:pPr>
              <w:pStyle w:val="af"/>
              <w:rPr>
                <w:rFonts w:hint="default"/>
              </w:rPr>
            </w:pPr>
            <w:r>
              <w:rPr>
                <w:rFonts w:hint="default"/>
              </w:rPr>
              <w:t>13</w:t>
            </w:r>
          </w:p>
        </w:tc>
        <w:tc>
          <w:tcPr>
            <w:tcW w:w="6879" w:type="dxa"/>
            <w:vAlign w:val="center"/>
          </w:tcPr>
          <w:p w14:paraId="335EEDF1" w14:textId="77777777" w:rsidR="007D28D6" w:rsidRDefault="00000000">
            <w:pPr>
              <w:pStyle w:val="af"/>
              <w:rPr>
                <w:rFonts w:hint="default"/>
              </w:rPr>
            </w:pPr>
            <w:r>
              <w:rPr>
                <w:rFonts w:hint="default"/>
              </w:rPr>
              <w:t>无源植入器械</w:t>
            </w:r>
          </w:p>
        </w:tc>
      </w:tr>
      <w:tr w:rsidR="007D28D6" w14:paraId="68FC8D2F" w14:textId="77777777" w:rsidTr="0046525C">
        <w:tc>
          <w:tcPr>
            <w:tcW w:w="1427" w:type="dxa"/>
            <w:vAlign w:val="center"/>
          </w:tcPr>
          <w:p w14:paraId="7C44B2B0" w14:textId="77777777" w:rsidR="007D28D6" w:rsidRDefault="00000000">
            <w:pPr>
              <w:pStyle w:val="af"/>
              <w:rPr>
                <w:rFonts w:hint="default"/>
              </w:rPr>
            </w:pPr>
            <w:r>
              <w:rPr>
                <w:rFonts w:hint="default"/>
              </w:rPr>
              <w:t>14</w:t>
            </w:r>
          </w:p>
        </w:tc>
        <w:tc>
          <w:tcPr>
            <w:tcW w:w="6879" w:type="dxa"/>
            <w:vAlign w:val="center"/>
          </w:tcPr>
          <w:p w14:paraId="728810E1" w14:textId="77777777" w:rsidR="007D28D6" w:rsidRDefault="00000000">
            <w:pPr>
              <w:pStyle w:val="af"/>
              <w:rPr>
                <w:rFonts w:hint="default"/>
              </w:rPr>
            </w:pPr>
            <w:r>
              <w:rPr>
                <w:rFonts w:hint="default"/>
              </w:rPr>
              <w:t>注输、护理和防护器械</w:t>
            </w:r>
          </w:p>
        </w:tc>
      </w:tr>
      <w:tr w:rsidR="007D28D6" w14:paraId="5A178364" w14:textId="77777777" w:rsidTr="0046525C">
        <w:tc>
          <w:tcPr>
            <w:tcW w:w="1427" w:type="dxa"/>
            <w:vAlign w:val="center"/>
          </w:tcPr>
          <w:p w14:paraId="3BC1313F" w14:textId="77777777" w:rsidR="007D28D6" w:rsidRDefault="00000000">
            <w:pPr>
              <w:pStyle w:val="af"/>
              <w:rPr>
                <w:rFonts w:hint="default"/>
              </w:rPr>
            </w:pPr>
            <w:r>
              <w:rPr>
                <w:rFonts w:hint="default"/>
              </w:rPr>
              <w:t>15</w:t>
            </w:r>
          </w:p>
        </w:tc>
        <w:tc>
          <w:tcPr>
            <w:tcW w:w="6879" w:type="dxa"/>
            <w:vAlign w:val="center"/>
          </w:tcPr>
          <w:p w14:paraId="7D8B0A4F" w14:textId="77777777" w:rsidR="007D28D6" w:rsidRDefault="00000000">
            <w:pPr>
              <w:pStyle w:val="af"/>
              <w:rPr>
                <w:rFonts w:hint="default"/>
              </w:rPr>
            </w:pPr>
            <w:r>
              <w:rPr>
                <w:rFonts w:hint="default"/>
              </w:rPr>
              <w:t>患者承载器械</w:t>
            </w:r>
          </w:p>
        </w:tc>
      </w:tr>
      <w:tr w:rsidR="007D28D6" w14:paraId="257E5664" w14:textId="77777777" w:rsidTr="0046525C">
        <w:tc>
          <w:tcPr>
            <w:tcW w:w="1427" w:type="dxa"/>
            <w:vAlign w:val="center"/>
          </w:tcPr>
          <w:p w14:paraId="5318758F" w14:textId="77777777" w:rsidR="007D28D6" w:rsidRDefault="00000000">
            <w:pPr>
              <w:pStyle w:val="af"/>
              <w:rPr>
                <w:rFonts w:hint="default"/>
              </w:rPr>
            </w:pPr>
            <w:r>
              <w:rPr>
                <w:rFonts w:hint="default"/>
              </w:rPr>
              <w:t>16</w:t>
            </w:r>
          </w:p>
        </w:tc>
        <w:tc>
          <w:tcPr>
            <w:tcW w:w="6879" w:type="dxa"/>
            <w:vAlign w:val="center"/>
          </w:tcPr>
          <w:p w14:paraId="6C62CDCE" w14:textId="77777777" w:rsidR="007D28D6" w:rsidRDefault="00000000">
            <w:pPr>
              <w:pStyle w:val="af"/>
              <w:rPr>
                <w:rFonts w:hint="default"/>
              </w:rPr>
            </w:pPr>
            <w:r>
              <w:rPr>
                <w:rFonts w:hint="default"/>
              </w:rPr>
              <w:t>眼科器械</w:t>
            </w:r>
          </w:p>
        </w:tc>
      </w:tr>
      <w:tr w:rsidR="007D28D6" w14:paraId="74624939" w14:textId="77777777" w:rsidTr="0046525C">
        <w:tc>
          <w:tcPr>
            <w:tcW w:w="1427" w:type="dxa"/>
            <w:vAlign w:val="center"/>
          </w:tcPr>
          <w:p w14:paraId="7AC50C39" w14:textId="77777777" w:rsidR="007D28D6" w:rsidRDefault="00000000">
            <w:pPr>
              <w:pStyle w:val="af"/>
              <w:rPr>
                <w:rFonts w:hint="default"/>
              </w:rPr>
            </w:pPr>
            <w:r>
              <w:rPr>
                <w:rFonts w:hint="default"/>
              </w:rPr>
              <w:t>17</w:t>
            </w:r>
          </w:p>
        </w:tc>
        <w:tc>
          <w:tcPr>
            <w:tcW w:w="6879" w:type="dxa"/>
            <w:vAlign w:val="center"/>
          </w:tcPr>
          <w:p w14:paraId="7472D500" w14:textId="77777777" w:rsidR="007D28D6" w:rsidRDefault="00000000">
            <w:pPr>
              <w:pStyle w:val="af"/>
              <w:rPr>
                <w:rFonts w:hint="default"/>
              </w:rPr>
            </w:pPr>
            <w:r>
              <w:rPr>
                <w:rFonts w:hint="default"/>
              </w:rPr>
              <w:t>口腔科器械</w:t>
            </w:r>
          </w:p>
        </w:tc>
      </w:tr>
      <w:tr w:rsidR="007D28D6" w14:paraId="54CACA91" w14:textId="77777777" w:rsidTr="0046525C">
        <w:tc>
          <w:tcPr>
            <w:tcW w:w="1427" w:type="dxa"/>
            <w:vAlign w:val="center"/>
          </w:tcPr>
          <w:p w14:paraId="79A00305" w14:textId="77777777" w:rsidR="007D28D6" w:rsidRDefault="00000000">
            <w:pPr>
              <w:pStyle w:val="af"/>
              <w:rPr>
                <w:rFonts w:hint="default"/>
              </w:rPr>
            </w:pPr>
            <w:r>
              <w:rPr>
                <w:rFonts w:hint="default"/>
              </w:rPr>
              <w:t>18</w:t>
            </w:r>
          </w:p>
        </w:tc>
        <w:tc>
          <w:tcPr>
            <w:tcW w:w="6879" w:type="dxa"/>
            <w:vAlign w:val="center"/>
          </w:tcPr>
          <w:p w14:paraId="0AA0C5A4" w14:textId="77777777" w:rsidR="007D28D6" w:rsidRDefault="00000000">
            <w:pPr>
              <w:pStyle w:val="af"/>
              <w:rPr>
                <w:rFonts w:hint="default"/>
              </w:rPr>
            </w:pPr>
            <w:r>
              <w:rPr>
                <w:rFonts w:hint="default"/>
              </w:rPr>
              <w:t>妇产科、辅助生殖和避孕器械</w:t>
            </w:r>
          </w:p>
        </w:tc>
      </w:tr>
      <w:tr w:rsidR="007D28D6" w14:paraId="60CFFF60" w14:textId="77777777" w:rsidTr="0046525C">
        <w:tc>
          <w:tcPr>
            <w:tcW w:w="1427" w:type="dxa"/>
            <w:vAlign w:val="center"/>
          </w:tcPr>
          <w:p w14:paraId="02C9FA0A" w14:textId="77777777" w:rsidR="007D28D6" w:rsidRDefault="00000000">
            <w:pPr>
              <w:pStyle w:val="af"/>
              <w:rPr>
                <w:rFonts w:hint="default"/>
              </w:rPr>
            </w:pPr>
            <w:r>
              <w:rPr>
                <w:rFonts w:hint="default"/>
              </w:rPr>
              <w:t>19</w:t>
            </w:r>
          </w:p>
        </w:tc>
        <w:tc>
          <w:tcPr>
            <w:tcW w:w="6879" w:type="dxa"/>
            <w:vAlign w:val="center"/>
          </w:tcPr>
          <w:p w14:paraId="198A118D" w14:textId="77777777" w:rsidR="007D28D6" w:rsidRDefault="00000000">
            <w:pPr>
              <w:pStyle w:val="af"/>
              <w:rPr>
                <w:rFonts w:hint="default"/>
              </w:rPr>
            </w:pPr>
            <w:r>
              <w:rPr>
                <w:rFonts w:hint="default"/>
              </w:rPr>
              <w:t>医用康复器械</w:t>
            </w:r>
          </w:p>
        </w:tc>
      </w:tr>
      <w:tr w:rsidR="007D28D6" w14:paraId="5E4D623E" w14:textId="77777777" w:rsidTr="0046525C">
        <w:tc>
          <w:tcPr>
            <w:tcW w:w="1427" w:type="dxa"/>
            <w:vAlign w:val="center"/>
          </w:tcPr>
          <w:p w14:paraId="2684FCB7" w14:textId="77777777" w:rsidR="007D28D6" w:rsidRDefault="00000000">
            <w:pPr>
              <w:pStyle w:val="af"/>
              <w:rPr>
                <w:rFonts w:hint="default"/>
              </w:rPr>
            </w:pPr>
            <w:r>
              <w:rPr>
                <w:rFonts w:hint="default"/>
              </w:rPr>
              <w:t>20</w:t>
            </w:r>
          </w:p>
        </w:tc>
        <w:tc>
          <w:tcPr>
            <w:tcW w:w="6879" w:type="dxa"/>
            <w:vAlign w:val="center"/>
          </w:tcPr>
          <w:p w14:paraId="56DFAF1A" w14:textId="77777777" w:rsidR="007D28D6" w:rsidRDefault="00000000">
            <w:pPr>
              <w:pStyle w:val="af"/>
              <w:rPr>
                <w:rFonts w:hint="default"/>
              </w:rPr>
            </w:pPr>
            <w:r>
              <w:rPr>
                <w:rFonts w:hint="default"/>
              </w:rPr>
              <w:t>中医器械</w:t>
            </w:r>
          </w:p>
        </w:tc>
      </w:tr>
      <w:tr w:rsidR="007D28D6" w14:paraId="12A29A38" w14:textId="77777777" w:rsidTr="0046525C">
        <w:tc>
          <w:tcPr>
            <w:tcW w:w="1427" w:type="dxa"/>
            <w:vAlign w:val="center"/>
          </w:tcPr>
          <w:p w14:paraId="59BED0A5" w14:textId="77777777" w:rsidR="007D28D6" w:rsidRDefault="00000000">
            <w:pPr>
              <w:pStyle w:val="af"/>
              <w:rPr>
                <w:rFonts w:hint="default"/>
              </w:rPr>
            </w:pPr>
            <w:r>
              <w:rPr>
                <w:rFonts w:hint="default"/>
              </w:rPr>
              <w:t>21</w:t>
            </w:r>
          </w:p>
        </w:tc>
        <w:tc>
          <w:tcPr>
            <w:tcW w:w="6879" w:type="dxa"/>
            <w:vAlign w:val="center"/>
          </w:tcPr>
          <w:p w14:paraId="085727E8" w14:textId="77777777" w:rsidR="007D28D6" w:rsidRDefault="00000000">
            <w:pPr>
              <w:pStyle w:val="af"/>
              <w:rPr>
                <w:rFonts w:hint="default"/>
              </w:rPr>
            </w:pPr>
            <w:r>
              <w:rPr>
                <w:rFonts w:hint="default"/>
              </w:rPr>
              <w:t>医用软件</w:t>
            </w:r>
          </w:p>
        </w:tc>
      </w:tr>
      <w:tr w:rsidR="007D28D6" w14:paraId="086C4248" w14:textId="77777777" w:rsidTr="0046525C">
        <w:tc>
          <w:tcPr>
            <w:tcW w:w="1427" w:type="dxa"/>
            <w:tcBorders>
              <w:bottom w:val="single" w:sz="8" w:space="0" w:color="auto"/>
            </w:tcBorders>
            <w:vAlign w:val="center"/>
          </w:tcPr>
          <w:p w14:paraId="03030CE5" w14:textId="77777777" w:rsidR="007D28D6" w:rsidRDefault="00000000">
            <w:pPr>
              <w:pStyle w:val="af"/>
              <w:rPr>
                <w:rFonts w:hint="default"/>
              </w:rPr>
            </w:pPr>
            <w:r>
              <w:t>22</w:t>
            </w:r>
          </w:p>
        </w:tc>
        <w:tc>
          <w:tcPr>
            <w:tcW w:w="6879" w:type="dxa"/>
            <w:tcBorders>
              <w:bottom w:val="single" w:sz="8" w:space="0" w:color="auto"/>
            </w:tcBorders>
            <w:vAlign w:val="center"/>
          </w:tcPr>
          <w:p w14:paraId="271269A9" w14:textId="77777777" w:rsidR="007D28D6" w:rsidRDefault="00000000">
            <w:pPr>
              <w:pStyle w:val="af"/>
              <w:rPr>
                <w:rFonts w:hint="default"/>
              </w:rPr>
            </w:pPr>
            <w:r>
              <w:t>临床检验器械</w:t>
            </w:r>
          </w:p>
        </w:tc>
      </w:tr>
    </w:tbl>
    <w:p w14:paraId="7FF95FD6" w14:textId="0B3123B6" w:rsidR="0046525C" w:rsidRDefault="0046525C" w:rsidP="0046525C">
      <w:pPr>
        <w:pStyle w:val="3"/>
        <w:numPr>
          <w:ilvl w:val="2"/>
          <w:numId w:val="1"/>
        </w:numPr>
        <w:tabs>
          <w:tab w:val="clear" w:pos="420"/>
        </w:tabs>
        <w:rPr>
          <w:ins w:id="835" w:author="fei zhai" w:date="2026-05-05T16:33:00Z"/>
        </w:rPr>
      </w:pPr>
      <w:bookmarkStart w:id="836" w:name="_Toc28983"/>
      <w:ins w:id="837" w:author="fei zhai" w:date="2026-05-05T16:33:00Z">
        <w:r>
          <w:rPr>
            <w:rFonts w:hint="eastAsia"/>
          </w:rPr>
          <w:t>跨体系语义映射</w:t>
        </w:r>
      </w:ins>
      <w:ins w:id="838" w:author="fei zhai" w:date="2026-05-06T10:11:00Z">
        <w:r w:rsidR="00B0732B">
          <w:rPr>
            <w:rFonts w:hint="eastAsia"/>
          </w:rPr>
          <w:t>问题定义与分析</w:t>
        </w:r>
      </w:ins>
    </w:p>
    <w:p w14:paraId="1E40B4BC" w14:textId="73CF17B3" w:rsidR="00CB33B8" w:rsidRDefault="00DE5675" w:rsidP="00DE5675">
      <w:pPr>
        <w:ind w:firstLine="480"/>
        <w:rPr>
          <w:ins w:id="839" w:author="fei zhai" w:date="2026-05-06T10:31:00Z"/>
        </w:rPr>
      </w:pPr>
      <w:ins w:id="840" w:author="fei zhai" w:date="2026-05-06T10:26:00Z">
        <w:r w:rsidRPr="00DE5675">
          <w:rPr>
            <w:rFonts w:hint="eastAsia"/>
          </w:rPr>
          <w:t>医疗器械专利的跨体系语义映射，</w:t>
        </w:r>
      </w:ins>
      <w:ins w:id="841" w:author="fei zhai" w:date="2026-05-06T10:27:00Z">
        <w:r>
          <w:rPr>
            <w:rFonts w:hint="eastAsia"/>
          </w:rPr>
          <w:t>是</w:t>
        </w:r>
      </w:ins>
      <w:ins w:id="842" w:author="fei zhai" w:date="2026-05-06T10:26:00Z">
        <w:r w:rsidRPr="00DE5675">
          <w:rPr>
            <w:rFonts w:hint="eastAsia"/>
          </w:rPr>
          <w:t>从以技术原理为特征的</w:t>
        </w:r>
      </w:ins>
      <w:ins w:id="843" w:author="fei zhai" w:date="2026-05-06T10:27:00Z">
        <w:r>
          <w:rPr>
            <w:rFonts w:hint="eastAsia"/>
          </w:rPr>
          <w:t>技术</w:t>
        </w:r>
      </w:ins>
      <w:ins w:id="844" w:author="fei zhai" w:date="2026-05-06T10:26:00Z">
        <w:r w:rsidRPr="00DE5675">
          <w:rPr>
            <w:rFonts w:hint="eastAsia"/>
          </w:rPr>
          <w:t>发明向以临床</w:t>
        </w:r>
      </w:ins>
      <w:ins w:id="845" w:author="fei zhai" w:date="2026-05-06T10:27:00Z">
        <w:r>
          <w:rPr>
            <w:rFonts w:hint="eastAsia"/>
          </w:rPr>
          <w:t>监管</w:t>
        </w:r>
      </w:ins>
      <w:ins w:id="846" w:author="fei zhai" w:date="2026-05-06T10:26:00Z">
        <w:r w:rsidRPr="00DE5675">
          <w:rPr>
            <w:rFonts w:hint="eastAsia"/>
          </w:rPr>
          <w:t>为特征的</w:t>
        </w:r>
      </w:ins>
      <w:ins w:id="847" w:author="fei zhai" w:date="2026-05-06T10:27:00Z">
        <w:r>
          <w:rPr>
            <w:rFonts w:hint="eastAsia"/>
          </w:rPr>
          <w:t>管理层级</w:t>
        </w:r>
      </w:ins>
      <w:ins w:id="848" w:author="fei zhai" w:date="2026-05-06T10:26:00Z">
        <w:r w:rsidRPr="00DE5675">
          <w:rPr>
            <w:rFonts w:hint="eastAsia"/>
          </w:rPr>
          <w:t>进行跨域知识对齐的过程。其核心挑战在于两套体系存在显著的逻辑断层：</w:t>
        </w:r>
        <w:r w:rsidRPr="00DE5675">
          <w:rPr>
            <w:rFonts w:hint="eastAsia"/>
          </w:rPr>
          <w:t>IPC</w:t>
        </w:r>
        <w:r w:rsidRPr="00DE5675">
          <w:rPr>
            <w:rFonts w:hint="eastAsia"/>
          </w:rPr>
          <w:t>体系关注发明的物理实现与功能特征</w:t>
        </w:r>
      </w:ins>
      <w:ins w:id="849" w:author="fei zhai" w:date="2026-05-06T10:28:00Z">
        <w:r>
          <w:rPr>
            <w:rFonts w:hint="eastAsia"/>
          </w:rPr>
          <w:t>，</w:t>
        </w:r>
      </w:ins>
      <w:ins w:id="850" w:author="fei zhai" w:date="2026-05-06T10:26:00Z">
        <w:r w:rsidRPr="00DE5675">
          <w:rPr>
            <w:rFonts w:hint="eastAsia"/>
          </w:rPr>
          <w:t>而</w:t>
        </w:r>
      </w:ins>
      <w:ins w:id="851" w:author="fei zhai" w:date="2026-05-06T10:28:00Z">
        <w:r>
          <w:rPr>
            <w:rFonts w:hint="eastAsia"/>
          </w:rPr>
          <w:t>《医疗器械分类</w:t>
        </w:r>
      </w:ins>
      <w:ins w:id="852" w:author="fei zhai" w:date="2026-05-06T10:26:00Z">
        <w:r w:rsidRPr="00DE5675">
          <w:rPr>
            <w:rFonts w:hint="eastAsia"/>
          </w:rPr>
          <w:t>目录</w:t>
        </w:r>
      </w:ins>
      <w:ins w:id="853" w:author="fei zhai" w:date="2026-05-06T10:28:00Z">
        <w:r>
          <w:rPr>
            <w:rFonts w:hint="eastAsia"/>
          </w:rPr>
          <w:t>》</w:t>
        </w:r>
      </w:ins>
      <w:ins w:id="854" w:author="fei zhai" w:date="2026-05-06T10:26:00Z">
        <w:r w:rsidRPr="00DE5675">
          <w:rPr>
            <w:rFonts w:hint="eastAsia"/>
          </w:rPr>
          <w:t>则</w:t>
        </w:r>
      </w:ins>
      <w:ins w:id="855" w:author="fei zhai" w:date="2026-05-06T10:28:00Z">
        <w:r w:rsidR="00CB33B8">
          <w:rPr>
            <w:rFonts w:hint="eastAsia"/>
          </w:rPr>
          <w:t>注重</w:t>
        </w:r>
      </w:ins>
      <w:ins w:id="856" w:author="fei zhai" w:date="2026-05-06T10:26:00Z">
        <w:r w:rsidRPr="00DE5675">
          <w:rPr>
            <w:rFonts w:hint="eastAsia"/>
          </w:rPr>
          <w:t>临床用途、专科归属</w:t>
        </w:r>
      </w:ins>
      <w:ins w:id="857" w:author="fei zhai" w:date="2026-05-06T10:29:00Z">
        <w:r w:rsidR="00CB33B8">
          <w:rPr>
            <w:rFonts w:hint="eastAsia"/>
          </w:rPr>
          <w:t>以及</w:t>
        </w:r>
      </w:ins>
      <w:ins w:id="858" w:author="fei zhai" w:date="2026-05-06T10:26:00Z">
        <w:r w:rsidRPr="00DE5675">
          <w:rPr>
            <w:rFonts w:hint="eastAsia"/>
          </w:rPr>
          <w:t>风险</w:t>
        </w:r>
      </w:ins>
      <w:ins w:id="859" w:author="fei zhai" w:date="2026-05-06T10:29:00Z">
        <w:r w:rsidR="00CB33B8">
          <w:rPr>
            <w:rFonts w:hint="eastAsia"/>
          </w:rPr>
          <w:t>等因素</w:t>
        </w:r>
      </w:ins>
      <w:ins w:id="860" w:author="fei zhai" w:date="2026-05-06T10:26:00Z">
        <w:r w:rsidRPr="00DE5675">
          <w:rPr>
            <w:rFonts w:hint="eastAsia"/>
          </w:rPr>
          <w:t>。因此，该映射本质上是复杂的跨域语义</w:t>
        </w:r>
      </w:ins>
      <w:ins w:id="861" w:author="fei zhai" w:date="2026-05-06T10:30:00Z">
        <w:r w:rsidR="00CB33B8">
          <w:rPr>
            <w:rFonts w:hint="eastAsia"/>
          </w:rPr>
          <w:t>内在关联的深度挖掘</w:t>
        </w:r>
      </w:ins>
      <w:ins w:id="862" w:author="fei zhai" w:date="2026-05-06T10:26:00Z">
        <w:r w:rsidRPr="00DE5675">
          <w:rPr>
            <w:rFonts w:hint="eastAsia"/>
          </w:rPr>
          <w:t>，</w:t>
        </w:r>
      </w:ins>
      <w:ins w:id="863" w:author="fei zhai" w:date="2026-05-06T10:30:00Z">
        <w:r w:rsidR="00CB33B8">
          <w:rPr>
            <w:rFonts w:hint="eastAsia"/>
          </w:rPr>
          <w:t>将</w:t>
        </w:r>
      </w:ins>
      <w:ins w:id="864" w:author="fei zhai" w:date="2026-05-06T10:26:00Z">
        <w:r w:rsidRPr="00DE5675">
          <w:rPr>
            <w:rFonts w:hint="eastAsia"/>
          </w:rPr>
          <w:t>泛化的技术描述精准映射至监管规则之中。</w:t>
        </w:r>
      </w:ins>
    </w:p>
    <w:p w14:paraId="70E33EE4" w14:textId="04AEE984" w:rsidR="0046525C" w:rsidRDefault="00CB33B8" w:rsidP="00DE5675">
      <w:pPr>
        <w:ind w:firstLine="480"/>
        <w:rPr>
          <w:ins w:id="865" w:author="fei zhai" w:date="2026-05-06T10:42:00Z"/>
        </w:rPr>
      </w:pPr>
      <w:ins w:id="866" w:author="fei zhai" w:date="2026-05-06T10:37:00Z">
        <w:r w:rsidRPr="00CB33B8">
          <w:rPr>
            <w:rFonts w:hint="eastAsia"/>
          </w:rPr>
          <w:t>实现跨域精准映射需在</w:t>
        </w:r>
        <w:r>
          <w:rPr>
            <w:rFonts w:hint="eastAsia"/>
          </w:rPr>
          <w:t>数据治理、自动标注、</w:t>
        </w:r>
      </w:ins>
      <w:ins w:id="867" w:author="fei zhai" w:date="2026-05-06T10:39:00Z">
        <w:r w:rsidR="0098270E">
          <w:rPr>
            <w:rFonts w:hint="eastAsia"/>
          </w:rPr>
          <w:t>知识增强和</w:t>
        </w:r>
      </w:ins>
      <w:ins w:id="868" w:author="fei zhai" w:date="2026-05-06T10:38:00Z">
        <w:r>
          <w:rPr>
            <w:rFonts w:hint="eastAsia"/>
          </w:rPr>
          <w:t>表征学习</w:t>
        </w:r>
      </w:ins>
      <w:ins w:id="869" w:author="fei zhai" w:date="2026-05-06T10:39:00Z">
        <w:r w:rsidR="0098270E">
          <w:rPr>
            <w:rFonts w:hint="eastAsia"/>
          </w:rPr>
          <w:t>等多个维度</w:t>
        </w:r>
      </w:ins>
      <w:ins w:id="870" w:author="fei zhai" w:date="2026-05-06T10:40:00Z">
        <w:r w:rsidR="0098270E">
          <w:rPr>
            <w:rFonts w:hint="eastAsia"/>
          </w:rPr>
          <w:t>协同突破，</w:t>
        </w:r>
      </w:ins>
      <w:ins w:id="871" w:author="fei zhai" w:date="2026-05-06T10:34:00Z">
        <w:r w:rsidRPr="00DE5675">
          <w:rPr>
            <w:rFonts w:hint="eastAsia"/>
          </w:rPr>
          <w:t>确保分类路径在多级监管目录中具备严格的逻辑一致性，从而</w:t>
        </w:r>
      </w:ins>
      <w:ins w:id="872" w:author="fei zhai" w:date="2026-05-06T10:42:00Z">
        <w:r w:rsidR="0098270E">
          <w:rPr>
            <w:rFonts w:hint="eastAsia"/>
          </w:rPr>
          <w:t>打通从</w:t>
        </w:r>
      </w:ins>
      <w:ins w:id="873" w:author="fei zhai" w:date="2026-05-06T10:34:00Z">
        <w:r w:rsidRPr="00DE5675">
          <w:rPr>
            <w:rFonts w:hint="eastAsia"/>
          </w:rPr>
          <w:t>通用技术语义向垂直监管逻辑的映射</w:t>
        </w:r>
      </w:ins>
      <w:ins w:id="874" w:author="fei zhai" w:date="2026-05-06T10:42:00Z">
        <w:r w:rsidR="0098270E">
          <w:rPr>
            <w:rFonts w:hint="eastAsia"/>
          </w:rPr>
          <w:t>路径</w:t>
        </w:r>
      </w:ins>
      <w:ins w:id="875" w:author="fei zhai" w:date="2026-05-06T10:34:00Z">
        <w:r w:rsidRPr="00DE5675">
          <w:rPr>
            <w:rFonts w:hint="eastAsia"/>
          </w:rPr>
          <w:t>。</w:t>
        </w:r>
      </w:ins>
    </w:p>
    <w:p w14:paraId="13CCEC27" w14:textId="20499E98" w:rsidR="00B476C2" w:rsidRDefault="00B476C2" w:rsidP="00B476C2">
      <w:pPr>
        <w:pStyle w:val="2"/>
        <w:numPr>
          <w:ilvl w:val="1"/>
          <w:numId w:val="1"/>
        </w:numPr>
        <w:tabs>
          <w:tab w:val="clear" w:pos="420"/>
        </w:tabs>
        <w:rPr>
          <w:ins w:id="876" w:author="fei zhai" w:date="2026-05-06T10:42:00Z"/>
          <w:rFonts w:hint="eastAsia"/>
        </w:rPr>
      </w:pPr>
      <w:ins w:id="877" w:author="fei zhai" w:date="2026-05-06T10:47:00Z">
        <w:r>
          <w:rPr>
            <w:rFonts w:hint="eastAsia"/>
          </w:rPr>
          <w:lastRenderedPageBreak/>
          <w:t>自动标注数据质量控制</w:t>
        </w:r>
      </w:ins>
      <w:ins w:id="878" w:author="fei zhai" w:date="2026-05-06T10:48:00Z">
        <w:r>
          <w:rPr>
            <w:rFonts w:hint="eastAsia"/>
          </w:rPr>
          <w:t>方法</w:t>
        </w:r>
      </w:ins>
    </w:p>
    <w:p w14:paraId="454118B6" w14:textId="3A138CEF" w:rsidR="00B476C2" w:rsidRDefault="00B476C2" w:rsidP="00B476C2">
      <w:pPr>
        <w:ind w:firstLine="480"/>
        <w:rPr>
          <w:ins w:id="879" w:author="fei zhai" w:date="2026-05-06T10:51:00Z"/>
        </w:rPr>
      </w:pPr>
      <w:ins w:id="880" w:author="fei zhai" w:date="2026-05-06T10:48:00Z">
        <w:r>
          <w:rPr>
            <w:rFonts w:hint="eastAsia"/>
          </w:rPr>
          <w:t>由于缺乏标准数据集，</w:t>
        </w:r>
        <w:r w:rsidRPr="00B476C2">
          <w:rPr>
            <w:rFonts w:hint="eastAsia"/>
          </w:rPr>
          <w:t>医疗器械</w:t>
        </w:r>
        <w:r>
          <w:rPr>
            <w:rFonts w:hint="eastAsia"/>
          </w:rPr>
          <w:t>专利数据</w:t>
        </w:r>
        <w:r w:rsidRPr="00B476C2">
          <w:rPr>
            <w:rFonts w:hint="eastAsia"/>
          </w:rPr>
          <w:t>自动化标注存在知识幻觉与标签噪声问题</w:t>
        </w:r>
      </w:ins>
      <w:ins w:id="881" w:author="fei zhai" w:date="2026-05-06T10:50:00Z">
        <w:r w:rsidR="00D24579">
          <w:rPr>
            <w:rFonts w:hint="eastAsia"/>
          </w:rPr>
          <w:t>。为确保数据质量，</w:t>
        </w:r>
      </w:ins>
      <w:ins w:id="882" w:author="fei zhai" w:date="2026-05-06T10:48:00Z">
        <w:r w:rsidRPr="00B476C2">
          <w:rPr>
            <w:rFonts w:hint="eastAsia"/>
          </w:rPr>
          <w:t>通过引入置信学习中的双信号印证机制与统计学等价性检验，为构建高质量数据集提供方法论支撑。</w:t>
        </w:r>
      </w:ins>
    </w:p>
    <w:p w14:paraId="5E3811FC" w14:textId="1481F4E1" w:rsidR="00D24579" w:rsidRDefault="00D24579" w:rsidP="00D24579">
      <w:pPr>
        <w:pStyle w:val="3"/>
        <w:numPr>
          <w:ilvl w:val="2"/>
          <w:numId w:val="1"/>
        </w:numPr>
        <w:tabs>
          <w:tab w:val="clear" w:pos="420"/>
        </w:tabs>
        <w:rPr>
          <w:ins w:id="883" w:author="fei zhai" w:date="2026-05-06T10:51:00Z"/>
        </w:rPr>
      </w:pPr>
      <w:ins w:id="884" w:author="fei zhai" w:date="2026-05-06T10:52:00Z">
        <w:r>
          <w:rPr>
            <w:rFonts w:hint="eastAsia"/>
          </w:rPr>
          <w:t>双信号一致性与错误检测</w:t>
        </w:r>
      </w:ins>
    </w:p>
    <w:p w14:paraId="7410205D" w14:textId="605F4E21" w:rsidR="00D24579" w:rsidRDefault="00D24579" w:rsidP="00D24579">
      <w:pPr>
        <w:ind w:firstLine="480"/>
        <w:rPr>
          <w:ins w:id="885" w:author="fei zhai" w:date="2026-05-06T10:52:00Z"/>
        </w:rPr>
      </w:pPr>
      <w:ins w:id="886" w:author="fei zhai" w:date="2026-05-06T10:52:00Z">
        <w:r>
          <w:rPr>
            <w:rFonts w:hint="eastAsia"/>
          </w:rPr>
          <w:t>在</w:t>
        </w:r>
      </w:ins>
      <w:ins w:id="887" w:author="fei zhai" w:date="2026-05-06T10:53:00Z">
        <w:r>
          <w:rPr>
            <w:rFonts w:hint="eastAsia"/>
          </w:rPr>
          <w:t>无法进行海量数据</w:t>
        </w:r>
      </w:ins>
      <w:ins w:id="888" w:author="fei zhai" w:date="2026-05-06T10:52:00Z">
        <w:r>
          <w:rPr>
            <w:rFonts w:hint="eastAsia"/>
          </w:rPr>
          <w:t>大规模专家标注</w:t>
        </w:r>
      </w:ins>
      <w:ins w:id="889" w:author="fei zhai" w:date="2026-05-06T10:53:00Z">
        <w:r>
          <w:rPr>
            <w:rFonts w:hint="eastAsia"/>
          </w:rPr>
          <w:t>的情况下</w:t>
        </w:r>
      </w:ins>
      <w:ins w:id="890" w:author="fei zhai" w:date="2026-05-06T10:52:00Z">
        <w:r>
          <w:rPr>
            <w:rFonts w:hint="eastAsia"/>
          </w:rPr>
          <w:t>，基于双信号一致性的置信度评价模型</w:t>
        </w:r>
      </w:ins>
      <w:ins w:id="891" w:author="fei zhai" w:date="2026-05-06T10:54:00Z">
        <w:r>
          <w:rPr>
            <w:rFonts w:hint="eastAsia"/>
          </w:rPr>
          <w:t>可以用于数据的错误检测。</w:t>
        </w:r>
      </w:ins>
      <w:ins w:id="892" w:author="fei zhai" w:date="2026-05-06T10:56:00Z">
        <w:r w:rsidRPr="00D24579">
          <w:rPr>
            <w:rFonts w:hint="eastAsia"/>
          </w:rPr>
          <w:t>双信号一致性检验利用两个犯错模式相互独立的信号源进行交叉验证</w:t>
        </w:r>
        <w:r>
          <w:rPr>
            <w:rFonts w:hint="eastAsia"/>
          </w:rPr>
          <w:t>，</w:t>
        </w:r>
        <w:r w:rsidRPr="00D24579">
          <w:rPr>
            <w:rFonts w:hint="eastAsia"/>
          </w:rPr>
          <w:t>通过分析两个具有独立噪声来源的标注信号评估标签的可靠性</w:t>
        </w:r>
      </w:ins>
      <w:ins w:id="893" w:author="fei zhai" w:date="2026-05-06T19:23:00Z">
        <w:r w:rsidR="00CC5586" w:rsidRPr="00782E4C">
          <w:rPr>
            <w:rFonts w:hint="eastAsia"/>
            <w:highlight w:val="yellow"/>
            <w:rPrChange w:id="894" w:author="fei zhai" w:date="2026-05-06T19:27:00Z">
              <w:rPr>
                <w:rFonts w:hint="eastAsia"/>
              </w:rPr>
            </w:rPrChange>
          </w:rPr>
          <w:t>[</w:t>
        </w:r>
      </w:ins>
      <w:ins w:id="895" w:author="fei zhai" w:date="2026-05-06T19:26:00Z">
        <w:r w:rsidR="00782E4C" w:rsidRPr="00782E4C">
          <w:rPr>
            <w:highlight w:val="yellow"/>
            <w:rPrChange w:id="896" w:author="fei zhai" w:date="2026-05-06T19:27:00Z">
              <w:rPr/>
            </w:rPrChange>
          </w:rPr>
          <w:t>39</w:t>
        </w:r>
      </w:ins>
      <w:ins w:id="897" w:author="fei zhai" w:date="2026-05-06T19:23:00Z">
        <w:r w:rsidR="00CC5586" w:rsidRPr="00782E4C">
          <w:rPr>
            <w:highlight w:val="yellow"/>
            <w:rPrChange w:id="898" w:author="fei zhai" w:date="2026-05-06T19:27:00Z">
              <w:rPr/>
            </w:rPrChange>
          </w:rPr>
          <w:t>]</w:t>
        </w:r>
      </w:ins>
      <w:ins w:id="899" w:author="fei zhai" w:date="2026-05-06T10:57:00Z">
        <w:r>
          <w:rPr>
            <w:rFonts w:hint="eastAsia"/>
          </w:rPr>
          <w:t>。</w:t>
        </w:r>
      </w:ins>
    </w:p>
    <w:p w14:paraId="29B69336" w14:textId="300CF351" w:rsidR="00D24579" w:rsidRDefault="00D24579" w:rsidP="00D24579">
      <w:pPr>
        <w:ind w:firstLine="480"/>
        <w:rPr>
          <w:ins w:id="900" w:author="fei zhai" w:date="2026-05-06T10:52:00Z"/>
          <w:rFonts w:hint="eastAsia"/>
        </w:rPr>
      </w:pPr>
      <w:ins w:id="901" w:author="fei zhai" w:date="2026-05-06T10:52:00Z">
        <w:r>
          <w:rPr>
            <w:rFonts w:hint="eastAsia"/>
          </w:rPr>
          <w:t>信号</w:t>
        </w:r>
        <w:r>
          <w:rPr>
            <w:rFonts w:hint="eastAsia"/>
          </w:rPr>
          <w:t>A</w:t>
        </w:r>
        <w:r>
          <w:rPr>
            <w:rFonts w:hint="eastAsia"/>
          </w:rPr>
          <w:t>（原始标签）：来源于非专业人士的初步标注，噪声</w:t>
        </w:r>
      </w:ins>
      <w:ins w:id="902" w:author="fei zhai" w:date="2026-05-06T10:59:00Z">
        <w:r>
          <w:rPr>
            <w:rFonts w:hint="eastAsia"/>
          </w:rPr>
          <w:t>源于</w:t>
        </w:r>
      </w:ins>
      <w:ins w:id="903" w:author="fei zhai" w:date="2026-05-06T10:52:00Z">
        <w:r>
          <w:rPr>
            <w:rFonts w:hint="eastAsia"/>
          </w:rPr>
          <w:t>标注人员的专业知识偏差。</w:t>
        </w:r>
      </w:ins>
    </w:p>
    <w:p w14:paraId="4315EC8F" w14:textId="182A2DFE" w:rsidR="00D24579" w:rsidRDefault="00D24579" w:rsidP="00D24579">
      <w:pPr>
        <w:ind w:firstLine="480"/>
        <w:rPr>
          <w:ins w:id="904" w:author="fei zhai" w:date="2026-05-06T10:52:00Z"/>
          <w:rFonts w:hint="eastAsia"/>
        </w:rPr>
      </w:pPr>
      <w:ins w:id="905" w:author="fei zhai" w:date="2026-05-06T10:52:00Z">
        <w:r>
          <w:rPr>
            <w:rFonts w:hint="eastAsia"/>
          </w:rPr>
          <w:t>信号</w:t>
        </w:r>
        <w:r>
          <w:rPr>
            <w:rFonts w:hint="eastAsia"/>
          </w:rPr>
          <w:t>B</w:t>
        </w:r>
        <w:r>
          <w:rPr>
            <w:rFonts w:hint="eastAsia"/>
          </w:rPr>
          <w:t>（工作流标签）：来源于</w:t>
        </w:r>
      </w:ins>
      <w:ins w:id="906" w:author="fei zhai" w:date="2026-05-06T10:59:00Z">
        <w:r w:rsidR="008547BC">
          <w:rPr>
            <w:rFonts w:hint="eastAsia"/>
          </w:rPr>
          <w:t>L</w:t>
        </w:r>
      </w:ins>
      <w:ins w:id="907" w:author="fei zhai" w:date="2026-05-06T10:52:00Z">
        <w:r>
          <w:rPr>
            <w:rFonts w:hint="eastAsia"/>
          </w:rPr>
          <w:t>LM</w:t>
        </w:r>
        <w:r>
          <w:rPr>
            <w:rFonts w:hint="eastAsia"/>
          </w:rPr>
          <w:t>的自动标注，噪声源于</w:t>
        </w:r>
        <w:r>
          <w:rPr>
            <w:rFonts w:hint="eastAsia"/>
          </w:rPr>
          <w:t>LLM</w:t>
        </w:r>
        <w:r>
          <w:rPr>
            <w:rFonts w:hint="eastAsia"/>
          </w:rPr>
          <w:t>的逻辑推理偏差或知识幻觉。</w:t>
        </w:r>
      </w:ins>
    </w:p>
    <w:p w14:paraId="1B127A61" w14:textId="24D9CA63" w:rsidR="00D24579" w:rsidRDefault="00D24579" w:rsidP="00D24579">
      <w:pPr>
        <w:ind w:firstLine="480"/>
        <w:rPr>
          <w:ins w:id="908" w:author="fei zhai" w:date="2026-05-06T11:07:00Z"/>
        </w:rPr>
      </w:pPr>
      <w:ins w:id="909" w:author="fei zhai" w:date="2026-05-06T10:52:00Z">
        <w:r>
          <w:rPr>
            <w:rFonts w:hint="eastAsia"/>
          </w:rPr>
          <w:t>由于两类信号的噪声生成机制具备独立性，当双信号达成一致时，标签的后验概率显著提升</w:t>
        </w:r>
      </w:ins>
      <w:ins w:id="910" w:author="fei zhai" w:date="2026-05-06T11:04:00Z">
        <w:r w:rsidR="00766007" w:rsidRPr="00766007">
          <w:rPr>
            <w:rFonts w:hint="eastAsia"/>
          </w:rPr>
          <w:t>，判定为高置信</w:t>
        </w:r>
      </w:ins>
      <w:ins w:id="911" w:author="fei zhai" w:date="2026-05-06T11:05:00Z">
        <w:r w:rsidR="00766007">
          <w:rPr>
            <w:rFonts w:hint="eastAsia"/>
          </w:rPr>
          <w:t>级</w:t>
        </w:r>
      </w:ins>
      <w:ins w:id="912" w:author="fei zhai" w:date="2026-05-06T11:04:00Z">
        <w:r w:rsidR="00766007" w:rsidRPr="00766007">
          <w:rPr>
            <w:rFonts w:hint="eastAsia"/>
          </w:rPr>
          <w:t>；而信号冲突区域则被视为错误高风险区，判定为低置信</w:t>
        </w:r>
      </w:ins>
      <w:ins w:id="913" w:author="fei zhai" w:date="2026-05-06T11:05:00Z">
        <w:r w:rsidR="00766007">
          <w:rPr>
            <w:rFonts w:hint="eastAsia"/>
          </w:rPr>
          <w:t>级</w:t>
        </w:r>
      </w:ins>
      <w:ins w:id="914" w:author="fei zhai" w:date="2026-05-06T19:26:00Z">
        <w:r w:rsidR="00782E4C" w:rsidRPr="00782E4C">
          <w:rPr>
            <w:rFonts w:hint="eastAsia"/>
            <w:highlight w:val="yellow"/>
            <w:rPrChange w:id="915" w:author="fei zhai" w:date="2026-05-06T19:26:00Z">
              <w:rPr>
                <w:rFonts w:hint="eastAsia"/>
              </w:rPr>
            </w:rPrChange>
          </w:rPr>
          <w:t>[</w:t>
        </w:r>
        <w:r w:rsidR="00782E4C" w:rsidRPr="00782E4C">
          <w:rPr>
            <w:highlight w:val="yellow"/>
            <w:rPrChange w:id="916" w:author="fei zhai" w:date="2026-05-06T19:26:00Z">
              <w:rPr/>
            </w:rPrChange>
          </w:rPr>
          <w:t>40]</w:t>
        </w:r>
      </w:ins>
      <w:ins w:id="917" w:author="fei zhai" w:date="2026-05-06T11:04:00Z">
        <w:r w:rsidR="00766007" w:rsidRPr="00766007">
          <w:rPr>
            <w:rFonts w:hint="eastAsia"/>
          </w:rPr>
          <w:t>。这种基于信号对齐度的置信度分级</w:t>
        </w:r>
      </w:ins>
      <w:ins w:id="918" w:author="fei zhai" w:date="2026-05-06T11:05:00Z">
        <w:r w:rsidR="00766007">
          <w:rPr>
            <w:rFonts w:hint="eastAsia"/>
          </w:rPr>
          <w:t>方法</w:t>
        </w:r>
      </w:ins>
      <w:ins w:id="919" w:author="fei zhai" w:date="2026-05-06T11:04:00Z">
        <w:r w:rsidR="00766007" w:rsidRPr="00766007">
          <w:rPr>
            <w:rFonts w:hint="eastAsia"/>
          </w:rPr>
          <w:t>通过识别信号冲突来</w:t>
        </w:r>
      </w:ins>
      <w:ins w:id="920" w:author="fei zhai" w:date="2026-05-06T11:06:00Z">
        <w:r w:rsidR="00766007">
          <w:rPr>
            <w:rFonts w:hint="eastAsia"/>
          </w:rPr>
          <w:t>判别</w:t>
        </w:r>
      </w:ins>
      <w:ins w:id="921" w:author="fei zhai" w:date="2026-05-06T11:04:00Z">
        <w:r w:rsidR="00766007" w:rsidRPr="00766007">
          <w:rPr>
            <w:rFonts w:hint="eastAsia"/>
          </w:rPr>
          <w:t>潜在</w:t>
        </w:r>
      </w:ins>
      <w:ins w:id="922" w:author="fei zhai" w:date="2026-05-06T11:06:00Z">
        <w:r w:rsidR="00766007">
          <w:rPr>
            <w:rFonts w:hint="eastAsia"/>
          </w:rPr>
          <w:t>的</w:t>
        </w:r>
      </w:ins>
      <w:ins w:id="923" w:author="fei zhai" w:date="2026-05-06T11:04:00Z">
        <w:r w:rsidR="00766007" w:rsidRPr="00766007">
          <w:rPr>
            <w:rFonts w:hint="eastAsia"/>
          </w:rPr>
          <w:t>错误风险，从而实现对数据的分层质量管控。</w:t>
        </w:r>
      </w:ins>
    </w:p>
    <w:p w14:paraId="4BAC2225" w14:textId="3877A2AD" w:rsidR="00766007" w:rsidRDefault="00766007" w:rsidP="00766007">
      <w:pPr>
        <w:pStyle w:val="3"/>
        <w:numPr>
          <w:ilvl w:val="2"/>
          <w:numId w:val="1"/>
        </w:numPr>
        <w:tabs>
          <w:tab w:val="clear" w:pos="420"/>
        </w:tabs>
        <w:rPr>
          <w:ins w:id="924" w:author="fei zhai" w:date="2026-05-06T11:07:00Z"/>
        </w:rPr>
      </w:pPr>
      <w:ins w:id="925" w:author="fei zhai" w:date="2026-05-06T11:08:00Z">
        <w:r>
          <w:rPr>
            <w:rFonts w:hint="eastAsia"/>
          </w:rPr>
          <w:t>统计等价性检验</w:t>
        </w:r>
      </w:ins>
    </w:p>
    <w:p w14:paraId="578E49AE" w14:textId="21C4BFA8" w:rsidR="001D6C5C" w:rsidRDefault="001D6C5C" w:rsidP="00D24579">
      <w:pPr>
        <w:ind w:firstLine="480"/>
        <w:rPr>
          <w:ins w:id="926" w:author="fei zhai" w:date="2026-05-06T11:17:00Z"/>
        </w:rPr>
      </w:pPr>
      <w:ins w:id="927" w:author="fei zhai" w:date="2026-05-06T11:09:00Z">
        <w:r w:rsidRPr="001D6C5C">
          <w:rPr>
            <w:rFonts w:hint="eastAsia"/>
          </w:rPr>
          <w:t>为了</w:t>
        </w:r>
        <w:r>
          <w:rPr>
            <w:rFonts w:hint="eastAsia"/>
          </w:rPr>
          <w:t>对</w:t>
        </w:r>
        <w:r>
          <w:rPr>
            <w:rFonts w:hint="eastAsia"/>
          </w:rPr>
          <w:t>LLM</w:t>
        </w:r>
        <w:r>
          <w:rPr>
            <w:rFonts w:hint="eastAsia"/>
          </w:rPr>
          <w:t>自动标注的弱</w:t>
        </w:r>
      </w:ins>
      <w:ins w:id="928" w:author="fei zhai" w:date="2026-05-06T11:10:00Z">
        <w:r>
          <w:rPr>
            <w:rFonts w:hint="eastAsia"/>
          </w:rPr>
          <w:t>标签数据质量进行评价，可以采用</w:t>
        </w:r>
      </w:ins>
      <w:ins w:id="929" w:author="fei zhai" w:date="2026-05-06T11:09:00Z">
        <w:r w:rsidRPr="001D6C5C">
          <w:rPr>
            <w:rFonts w:hint="eastAsia"/>
          </w:rPr>
          <w:t>双单侧等价性检验（</w:t>
        </w:r>
        <w:r w:rsidRPr="001D6C5C">
          <w:rPr>
            <w:rFonts w:hint="eastAsia"/>
          </w:rPr>
          <w:t>Two One-Sided Tests, TOST</w:t>
        </w:r>
        <w:r w:rsidRPr="001D6C5C">
          <w:rPr>
            <w:rFonts w:hint="eastAsia"/>
          </w:rPr>
          <w:t>）作为</w:t>
        </w:r>
      </w:ins>
      <w:ins w:id="930" w:author="fei zhai" w:date="2026-05-06T11:10:00Z">
        <w:r>
          <w:rPr>
            <w:rFonts w:hint="eastAsia"/>
          </w:rPr>
          <w:t>数据质量检验</w:t>
        </w:r>
      </w:ins>
      <w:ins w:id="931" w:author="fei zhai" w:date="2026-05-06T11:11:00Z">
        <w:r>
          <w:rPr>
            <w:rFonts w:hint="eastAsia"/>
          </w:rPr>
          <w:t>方法</w:t>
        </w:r>
      </w:ins>
      <w:ins w:id="932" w:author="fei zhai" w:date="2026-05-06T19:28:00Z">
        <w:r w:rsidR="001D3AC7">
          <w:rPr>
            <w:rFonts w:hint="eastAsia"/>
          </w:rPr>
          <w:t>[</w:t>
        </w:r>
        <w:r w:rsidR="001D3AC7">
          <w:t>41]</w:t>
        </w:r>
      </w:ins>
      <w:ins w:id="933" w:author="fei zhai" w:date="2026-05-06T11:11:00Z">
        <w:r>
          <w:rPr>
            <w:rFonts w:hint="eastAsia"/>
          </w:rPr>
          <w:t>。</w:t>
        </w:r>
      </w:ins>
      <w:ins w:id="934" w:author="fei zhai" w:date="2026-05-06T11:09:00Z">
        <w:r w:rsidRPr="001D6C5C">
          <w:rPr>
            <w:rFonts w:hint="eastAsia"/>
          </w:rPr>
          <w:t>传统的统计假设检验中，研究者通常试图拒绝原假设，以证明样本间</w:t>
        </w:r>
      </w:ins>
      <w:ins w:id="935" w:author="fei zhai" w:date="2026-05-06T11:11:00Z">
        <w:r>
          <w:rPr>
            <w:rFonts w:hint="eastAsia"/>
          </w:rPr>
          <w:t>差异</w:t>
        </w:r>
      </w:ins>
      <w:ins w:id="936" w:author="fei zhai" w:date="2026-05-06T11:09:00Z">
        <w:r w:rsidRPr="001D6C5C">
          <w:rPr>
            <w:rFonts w:hint="eastAsia"/>
          </w:rPr>
          <w:t>的显著性。然而，在数据集质量评估中，目标是证明两个分布足够接近。单纯的</w:t>
        </w:r>
      </w:ins>
      <m:oMath>
        <m:r>
          <w:ins w:id="937" w:author="fei zhai" w:date="2026-05-06T11:09:00Z">
            <w:rPr>
              <w:rFonts w:ascii="Cambria Math" w:hAnsi="Cambria Math" w:hint="eastAsia"/>
            </w:rPr>
            <m:t>p</m:t>
          </w:ins>
        </m:r>
      </m:oMath>
      <w:ins w:id="938" w:author="fei zhai" w:date="2026-05-06T11:09:00Z">
        <w:r w:rsidRPr="001D6C5C">
          <w:rPr>
            <w:rFonts w:hint="eastAsia"/>
          </w:rPr>
          <w:t>值不显著并不能</w:t>
        </w:r>
      </w:ins>
      <w:ins w:id="939" w:author="fei zhai" w:date="2026-05-06T11:12:00Z">
        <w:r>
          <w:rPr>
            <w:rFonts w:hint="eastAsia"/>
          </w:rPr>
          <w:t>说明</w:t>
        </w:r>
      </w:ins>
      <w:ins w:id="940" w:author="fei zhai" w:date="2026-05-06T11:13:00Z">
        <w:r>
          <w:rPr>
            <w:rFonts w:hint="eastAsia"/>
          </w:rPr>
          <w:t>两者无显著差异，也就是</w:t>
        </w:r>
      </w:ins>
      <w:ins w:id="941" w:author="fei zhai" w:date="2026-05-06T11:09:00Z">
        <w:r w:rsidRPr="001D6C5C">
          <w:rPr>
            <w:rFonts w:hint="eastAsia"/>
          </w:rPr>
          <w:t>统计学上</w:t>
        </w:r>
      </w:ins>
      <w:ins w:id="942" w:author="fei zhai" w:date="2026-05-06T11:13:00Z">
        <w:r>
          <w:rPr>
            <w:rFonts w:hint="eastAsia"/>
          </w:rPr>
          <w:t>的“</w:t>
        </w:r>
      </w:ins>
      <w:ins w:id="943" w:author="fei zhai" w:date="2026-05-06T11:09:00Z">
        <w:r w:rsidRPr="001D6C5C">
          <w:rPr>
            <w:rFonts w:hint="eastAsia"/>
          </w:rPr>
          <w:t>无法拒绝原假设并不代表原假设成立”</w:t>
        </w:r>
      </w:ins>
      <w:ins w:id="944" w:author="fei zhai" w:date="2026-05-06T11:13:00Z">
        <w:r>
          <w:rPr>
            <w:rFonts w:hint="eastAsia"/>
          </w:rPr>
          <w:t>理论</w:t>
        </w:r>
      </w:ins>
      <w:ins w:id="945" w:author="fei zhai" w:date="2026-05-06T11:09:00Z">
        <w:r w:rsidRPr="001D6C5C">
          <w:rPr>
            <w:rFonts w:hint="eastAsia"/>
          </w:rPr>
          <w:t>。</w:t>
        </w:r>
      </w:ins>
    </w:p>
    <w:p w14:paraId="5933F4D5" w14:textId="04A73315" w:rsidR="001D6C5C" w:rsidRDefault="001D6C5C" w:rsidP="00304794">
      <w:pPr>
        <w:ind w:firstLine="480"/>
        <w:rPr>
          <w:ins w:id="946" w:author="fei zhai" w:date="2026-05-06T11:18:00Z"/>
          <w:rFonts w:hint="eastAsia"/>
        </w:rPr>
      </w:pPr>
      <w:ins w:id="947" w:author="fei zhai" w:date="2026-05-06T11:09:00Z">
        <w:r w:rsidRPr="001D6C5C">
          <w:rPr>
            <w:rFonts w:hint="eastAsia"/>
          </w:rPr>
          <w:t>TOST</w:t>
        </w:r>
        <w:r w:rsidRPr="001D6C5C">
          <w:rPr>
            <w:rFonts w:hint="eastAsia"/>
          </w:rPr>
          <w:t>通过对等价性区间（</w:t>
        </w:r>
        <w:r w:rsidRPr="001D6C5C">
          <w:rPr>
            <w:rFonts w:hint="eastAsia"/>
          </w:rPr>
          <w:t xml:space="preserve">Equivalence Margin, </w:t>
        </w:r>
      </w:ins>
      <m:oMath>
        <m:r>
          <w:ins w:id="948" w:author="fei zhai" w:date="2026-05-06T11:14:00Z">
            <m:rPr>
              <m:sty m:val="p"/>
            </m:rPr>
            <w:rPr>
              <w:rFonts w:ascii="Cambria Math" w:hAnsi="Cambria Math"/>
              <w:rPrChange w:id="949" w:author="fei zhai" w:date="2026-05-06T11:14:00Z">
                <w:rPr>
                  <w:rFonts w:ascii="Cambria Math" w:hAnsi="Cambria Math"/>
                </w:rPr>
              </w:rPrChange>
            </w:rPr>
            <m:t>Δ</m:t>
          </w:ins>
        </m:r>
      </m:oMath>
      <w:ins w:id="950" w:author="fei zhai" w:date="2026-05-06T11:09:00Z">
        <w:r w:rsidRPr="001D6C5C">
          <w:rPr>
            <w:rFonts w:hint="eastAsia"/>
          </w:rPr>
          <w:t>）的设定，</w:t>
        </w:r>
      </w:ins>
      <w:ins w:id="951" w:author="fei zhai" w:date="2026-05-06T11:17:00Z">
        <w:r w:rsidRPr="001D6C5C">
          <w:rPr>
            <w:rFonts w:hint="eastAsia"/>
          </w:rPr>
          <w:t>通过判断两者差异在统计上是否落入一个可接受的微小区间内，来验证自动标注</w:t>
        </w:r>
        <w:r>
          <w:rPr>
            <w:rFonts w:hint="eastAsia"/>
          </w:rPr>
          <w:t>数据</w:t>
        </w:r>
        <w:r w:rsidRPr="001D6C5C">
          <w:rPr>
            <w:rFonts w:hint="eastAsia"/>
          </w:rPr>
          <w:t>集与专家标</w:t>
        </w:r>
        <w:r w:rsidRPr="001D6C5C">
          <w:rPr>
            <w:rFonts w:hint="eastAsia"/>
          </w:rPr>
          <w:lastRenderedPageBreak/>
          <w:t>注</w:t>
        </w:r>
      </w:ins>
      <w:ins w:id="952" w:author="fei zhai" w:date="2026-05-06T11:18:00Z">
        <w:r>
          <w:rPr>
            <w:rFonts w:hint="eastAsia"/>
          </w:rPr>
          <w:t>数据</w:t>
        </w:r>
      </w:ins>
      <w:ins w:id="953" w:author="fei zhai" w:date="2026-05-06T11:17:00Z">
        <w:r w:rsidRPr="001D6C5C">
          <w:rPr>
            <w:rFonts w:hint="eastAsia"/>
          </w:rPr>
          <w:t>集在</w:t>
        </w:r>
      </w:ins>
      <w:ins w:id="954" w:author="fei zhai" w:date="2026-05-06T11:18:00Z">
        <w:r>
          <w:rPr>
            <w:rFonts w:hint="eastAsia"/>
          </w:rPr>
          <w:t>数据</w:t>
        </w:r>
      </w:ins>
      <w:ins w:id="955" w:author="fei zhai" w:date="2026-05-06T11:17:00Z">
        <w:r w:rsidRPr="001D6C5C">
          <w:rPr>
            <w:rFonts w:hint="eastAsia"/>
          </w:rPr>
          <w:t>质量上是否具有统计学意义的等效性。其</w:t>
        </w:r>
      </w:ins>
      <w:ins w:id="956" w:author="fei zhai" w:date="2026-05-06T11:18:00Z">
        <w:r>
          <w:rPr>
            <w:rFonts w:hint="eastAsia"/>
          </w:rPr>
          <w:t>原理是</w:t>
        </w:r>
      </w:ins>
      <w:ins w:id="957" w:author="fei zhai" w:date="2026-05-06T11:17:00Z">
        <w:r w:rsidRPr="001D6C5C">
          <w:rPr>
            <w:rFonts w:hint="eastAsia"/>
          </w:rPr>
          <w:t>通过同时执行两个方向相反的单侧假设检验，证明两组数据的指标均值差异被严格限制在预设的界限之内</w:t>
        </w:r>
      </w:ins>
      <w:ins w:id="958" w:author="fei zhai" w:date="2026-05-06T19:28:00Z">
        <w:r w:rsidR="001D3AC7" w:rsidRPr="001D3AC7">
          <w:rPr>
            <w:rFonts w:hint="eastAsia"/>
            <w:highlight w:val="yellow"/>
            <w:rPrChange w:id="959" w:author="fei zhai" w:date="2026-05-06T19:28:00Z">
              <w:rPr>
                <w:rFonts w:hint="eastAsia"/>
              </w:rPr>
            </w:rPrChange>
          </w:rPr>
          <w:t>[</w:t>
        </w:r>
        <w:r w:rsidR="001D3AC7" w:rsidRPr="001D3AC7">
          <w:rPr>
            <w:highlight w:val="yellow"/>
            <w:rPrChange w:id="960" w:author="fei zhai" w:date="2026-05-06T19:28:00Z">
              <w:rPr/>
            </w:rPrChange>
          </w:rPr>
          <w:t>41]</w:t>
        </w:r>
      </w:ins>
      <w:ins w:id="961" w:author="fei zhai" w:date="2026-05-06T11:17:00Z">
        <w:r w:rsidRPr="001D6C5C">
          <w:rPr>
            <w:rFonts w:hint="eastAsia"/>
          </w:rPr>
          <w:t>：</w:t>
        </w:r>
      </w:ins>
    </w:p>
    <w:p w14:paraId="5C4043EE" w14:textId="5E075B6D" w:rsidR="001D6C5C" w:rsidRPr="00304794" w:rsidRDefault="00304794" w:rsidP="00D24579">
      <w:pPr>
        <w:ind w:firstLine="480"/>
        <w:rPr>
          <w:ins w:id="962" w:author="fei zhai" w:date="2026-05-06T11:21:00Z"/>
          <w:rPrChange w:id="963" w:author="fei zhai" w:date="2026-05-06T11:21:00Z">
            <w:rPr>
              <w:ins w:id="964" w:author="fei zhai" w:date="2026-05-06T11:21:00Z"/>
              <w:rFonts w:ascii="Cambria Math" w:hAnsi="Cambria Math"/>
              <w:i/>
            </w:rPr>
          </w:rPrChange>
        </w:rPr>
      </w:pPr>
      <m:oMathPara>
        <m:oMath>
          <m:eqArr>
            <m:eqArrPr>
              <m:maxDist m:val="1"/>
              <m:ctrlPr>
                <w:ins w:id="965" w:author="fei zhai" w:date="2026-05-06T11:21:00Z">
                  <w:rPr>
                    <w:rFonts w:ascii="Cambria Math" w:hAnsi="Cambria Math"/>
                  </w:rPr>
                </w:ins>
              </m:ctrlPr>
            </m:eqArrPr>
            <m:e>
              <m:sSub>
                <m:sSubPr>
                  <m:ctrlPr>
                    <w:ins w:id="966" w:author="fei zhai" w:date="2026-05-06T11:19:00Z">
                      <w:rPr>
                        <w:rFonts w:ascii="Cambria Math" w:hAnsi="Cambria Math"/>
                        <w:i/>
                      </w:rPr>
                    </w:ins>
                  </m:ctrlPr>
                </m:sSubPr>
                <m:e>
                  <m:r>
                    <w:ins w:id="967" w:author="fei zhai" w:date="2026-05-06T11:19:00Z">
                      <w:rPr>
                        <w:rFonts w:ascii="Cambria Math" w:hAnsi="Cambria Math"/>
                      </w:rPr>
                      <m:t>H</m:t>
                    </w:ins>
                  </m:r>
                </m:e>
                <m:sub>
                  <m:r>
                    <w:ins w:id="968" w:author="fei zhai" w:date="2026-05-06T11:19:00Z">
                      <w:rPr>
                        <w:rFonts w:ascii="Cambria Math" w:hAnsi="Cambria Math"/>
                      </w:rPr>
                      <m:t>0</m:t>
                    </w:ins>
                  </m:r>
                </m:sub>
              </m:sSub>
              <m:r>
                <w:ins w:id="969" w:author="fei zhai" w:date="2026-05-06T11:20:00Z">
                  <w:rPr>
                    <w:rFonts w:ascii="Cambria Math" w:hAnsi="Cambria Math"/>
                  </w:rPr>
                  <m:t>:</m:t>
                </w:ins>
              </m:r>
              <m:d>
                <m:dPr>
                  <m:begChr m:val="|"/>
                  <m:endChr m:val="|"/>
                  <m:ctrlPr>
                    <w:ins w:id="970" w:author="fei zhai" w:date="2026-05-06T11:20:00Z">
                      <w:rPr>
                        <w:rFonts w:ascii="Cambria Math" w:hAnsi="Cambria Math"/>
                        <w:i/>
                      </w:rPr>
                    </w:ins>
                  </m:ctrlPr>
                </m:dPr>
                <m:e>
                  <m:sSub>
                    <m:sSubPr>
                      <m:ctrlPr>
                        <w:ins w:id="971" w:author="fei zhai" w:date="2026-05-06T11:20:00Z">
                          <w:rPr>
                            <w:rFonts w:ascii="Cambria Math" w:hAnsi="Cambria Math"/>
                            <w:i/>
                          </w:rPr>
                        </w:ins>
                      </m:ctrlPr>
                    </m:sSubPr>
                    <m:e>
                      <m:r>
                        <w:ins w:id="972" w:author="fei zhai" w:date="2026-05-06T11:20:00Z">
                          <w:rPr>
                            <w:rFonts w:ascii="Cambria Math" w:hAnsi="Cambria Math"/>
                          </w:rPr>
                          <m:t>μ</m:t>
                        </w:ins>
                      </m:r>
                    </m:e>
                    <m:sub>
                      <m:r>
                        <w:ins w:id="973" w:author="fei zhai" w:date="2026-05-06T11:20:00Z">
                          <w:rPr>
                            <w:rFonts w:ascii="Cambria Math" w:hAnsi="Cambria Math"/>
                          </w:rPr>
                          <m:t>1</m:t>
                        </w:ins>
                      </m:r>
                    </m:sub>
                  </m:sSub>
                  <m:r>
                    <w:ins w:id="974" w:author="fei zhai" w:date="2026-05-06T11:20:00Z">
                      <w:rPr>
                        <w:rFonts w:ascii="Cambria Math" w:hAnsi="Cambria Math"/>
                      </w:rPr>
                      <m:t>-</m:t>
                    </w:ins>
                  </m:r>
                  <m:sSub>
                    <m:sSubPr>
                      <m:ctrlPr>
                        <w:ins w:id="975" w:author="fei zhai" w:date="2026-05-06T11:20:00Z">
                          <w:rPr>
                            <w:rFonts w:ascii="Cambria Math" w:hAnsi="Cambria Math"/>
                            <w:i/>
                          </w:rPr>
                        </w:ins>
                      </m:ctrlPr>
                    </m:sSubPr>
                    <m:e>
                      <m:r>
                        <w:ins w:id="976" w:author="fei zhai" w:date="2026-05-06T11:20:00Z">
                          <w:rPr>
                            <w:rFonts w:ascii="Cambria Math" w:hAnsi="Cambria Math"/>
                          </w:rPr>
                          <m:t>μ</m:t>
                        </w:ins>
                      </m:r>
                    </m:e>
                    <m:sub>
                      <m:r>
                        <w:ins w:id="977" w:author="fei zhai" w:date="2026-05-06T11:20:00Z">
                          <w:rPr>
                            <w:rFonts w:ascii="Cambria Math" w:hAnsi="Cambria Math"/>
                          </w:rPr>
                          <m:t>2</m:t>
                        </w:ins>
                      </m:r>
                    </m:sub>
                  </m:sSub>
                </m:e>
              </m:d>
              <m:r>
                <w:ins w:id="978" w:author="fei zhai" w:date="2026-05-06T11:21:00Z">
                  <w:rPr>
                    <w:rFonts w:ascii="Cambria Math" w:hAnsi="Cambria Math"/>
                  </w:rPr>
                  <m:t>≥</m:t>
                </w:ins>
              </m:r>
              <m:r>
                <w:ins w:id="979" w:author="fei zhai" w:date="2026-05-06T11:21:00Z">
                  <m:rPr>
                    <m:sty m:val="p"/>
                  </m:rPr>
                  <w:rPr>
                    <w:rFonts w:ascii="Cambria Math" w:hAnsi="Cambria Math"/>
                    <w:rPrChange w:id="980" w:author="fei zhai" w:date="2026-05-06T11:21:00Z">
                      <w:rPr>
                        <w:rFonts w:ascii="Cambria Math" w:hAnsi="Cambria Math"/>
                      </w:rPr>
                    </w:rPrChange>
                  </w:rPr>
                  <m:t>Δ</m:t>
                </w:ins>
              </m:r>
              <m:r>
                <w:rPr>
                  <w:rFonts w:ascii="Cambria Math" w:hAnsi="Cambria Math"/>
                </w:rPr>
                <m:t>#</m:t>
              </m:r>
              <m:d>
                <m:dPr>
                  <m:ctrlPr>
                    <w:ins w:id="981" w:author="fei zhai" w:date="2026-05-06T11:21:00Z">
                      <w:rPr>
                        <w:rFonts w:ascii="Cambria Math" w:hAnsi="Cambria Math"/>
                      </w:rPr>
                    </w:ins>
                  </m:ctrlPr>
                </m:dPr>
                <m:e>
                  <m:r>
                    <w:ins w:id="982" w:author="fei zhai" w:date="2026-05-06T11:21:00Z">
                      <m:rPr>
                        <m:sty m:val="p"/>
                      </m:rPr>
                      <w:rPr>
                        <w:rFonts w:ascii="Cambria Math" w:hAnsi="Cambria Math"/>
                      </w:rPr>
                      <m:t>2-1</m:t>
                    </w:ins>
                  </m:r>
                </m:e>
              </m:d>
              <m:ctrlPr>
                <w:ins w:id="983" w:author="fei zhai" w:date="2026-05-06T11:21:00Z">
                  <w:rPr>
                    <w:rFonts w:ascii="Cambria Math" w:hAnsi="Cambria Math"/>
                    <w:i/>
                  </w:rPr>
                </w:ins>
              </m:ctrlPr>
            </m:e>
          </m:eqArr>
        </m:oMath>
      </m:oMathPara>
    </w:p>
    <w:p w14:paraId="1D466B6F" w14:textId="52504839" w:rsidR="00304794" w:rsidRPr="00EB5DB4" w:rsidRDefault="00304794" w:rsidP="00304794">
      <w:pPr>
        <w:ind w:firstLine="480"/>
        <w:rPr>
          <w:ins w:id="984" w:author="fei zhai" w:date="2026-05-06T11:22:00Z"/>
        </w:rPr>
      </w:pPr>
      <m:oMathPara>
        <m:oMath>
          <m:eqArr>
            <m:eqArrPr>
              <m:maxDist m:val="1"/>
              <m:ctrlPr>
                <w:ins w:id="985" w:author="fei zhai" w:date="2026-05-06T11:22:00Z">
                  <w:rPr>
                    <w:rFonts w:ascii="Cambria Math" w:hAnsi="Cambria Math"/>
                  </w:rPr>
                </w:ins>
              </m:ctrlPr>
            </m:eqArrPr>
            <m:e>
              <m:sSub>
                <m:sSubPr>
                  <m:ctrlPr>
                    <w:ins w:id="986" w:author="fei zhai" w:date="2026-05-06T11:22:00Z">
                      <w:rPr>
                        <w:rFonts w:ascii="Cambria Math" w:hAnsi="Cambria Math"/>
                        <w:i/>
                      </w:rPr>
                    </w:ins>
                  </m:ctrlPr>
                </m:sSubPr>
                <m:e>
                  <m:r>
                    <w:ins w:id="987" w:author="fei zhai" w:date="2026-05-06T11:22:00Z">
                      <w:rPr>
                        <w:rFonts w:ascii="Cambria Math" w:hAnsi="Cambria Math"/>
                      </w:rPr>
                      <m:t>H</m:t>
                    </w:ins>
                  </m:r>
                </m:e>
                <m:sub>
                  <m:r>
                    <w:ins w:id="988" w:author="fei zhai" w:date="2026-05-06T11:22:00Z">
                      <w:rPr>
                        <w:rFonts w:ascii="Cambria Math" w:hAnsi="Cambria Math"/>
                      </w:rPr>
                      <m:t>1</m:t>
                    </w:ins>
                  </m:r>
                </m:sub>
              </m:sSub>
              <m:r>
                <w:ins w:id="989" w:author="fei zhai" w:date="2026-05-06T11:22:00Z">
                  <w:rPr>
                    <w:rFonts w:ascii="Cambria Math" w:hAnsi="Cambria Math"/>
                  </w:rPr>
                  <m:t>:</m:t>
                </w:ins>
              </m:r>
              <m:d>
                <m:dPr>
                  <m:begChr m:val="|"/>
                  <m:endChr m:val="|"/>
                  <m:ctrlPr>
                    <w:ins w:id="990" w:author="fei zhai" w:date="2026-05-06T11:22:00Z">
                      <w:rPr>
                        <w:rFonts w:ascii="Cambria Math" w:hAnsi="Cambria Math"/>
                        <w:i/>
                      </w:rPr>
                    </w:ins>
                  </m:ctrlPr>
                </m:dPr>
                <m:e>
                  <m:sSub>
                    <m:sSubPr>
                      <m:ctrlPr>
                        <w:ins w:id="991" w:author="fei zhai" w:date="2026-05-06T11:22:00Z">
                          <w:rPr>
                            <w:rFonts w:ascii="Cambria Math" w:hAnsi="Cambria Math"/>
                            <w:i/>
                          </w:rPr>
                        </w:ins>
                      </m:ctrlPr>
                    </m:sSubPr>
                    <m:e>
                      <m:r>
                        <w:ins w:id="992" w:author="fei zhai" w:date="2026-05-06T11:22:00Z">
                          <w:rPr>
                            <w:rFonts w:ascii="Cambria Math" w:hAnsi="Cambria Math"/>
                          </w:rPr>
                          <m:t>μ</m:t>
                        </w:ins>
                      </m:r>
                    </m:e>
                    <m:sub>
                      <m:r>
                        <w:ins w:id="993" w:author="fei zhai" w:date="2026-05-06T11:22:00Z">
                          <w:rPr>
                            <w:rFonts w:ascii="Cambria Math" w:hAnsi="Cambria Math"/>
                          </w:rPr>
                          <m:t>1</m:t>
                        </w:ins>
                      </m:r>
                    </m:sub>
                  </m:sSub>
                  <m:r>
                    <w:ins w:id="994" w:author="fei zhai" w:date="2026-05-06T11:22:00Z">
                      <w:rPr>
                        <w:rFonts w:ascii="Cambria Math" w:hAnsi="Cambria Math"/>
                      </w:rPr>
                      <m:t>-</m:t>
                    </w:ins>
                  </m:r>
                  <m:sSub>
                    <m:sSubPr>
                      <m:ctrlPr>
                        <w:ins w:id="995" w:author="fei zhai" w:date="2026-05-06T11:22:00Z">
                          <w:rPr>
                            <w:rFonts w:ascii="Cambria Math" w:hAnsi="Cambria Math"/>
                            <w:i/>
                          </w:rPr>
                        </w:ins>
                      </m:ctrlPr>
                    </m:sSubPr>
                    <m:e>
                      <m:r>
                        <w:ins w:id="996" w:author="fei zhai" w:date="2026-05-06T11:22:00Z">
                          <w:rPr>
                            <w:rFonts w:ascii="Cambria Math" w:hAnsi="Cambria Math"/>
                          </w:rPr>
                          <m:t>μ</m:t>
                        </w:ins>
                      </m:r>
                    </m:e>
                    <m:sub>
                      <m:r>
                        <w:ins w:id="997" w:author="fei zhai" w:date="2026-05-06T11:22:00Z">
                          <w:rPr>
                            <w:rFonts w:ascii="Cambria Math" w:hAnsi="Cambria Math"/>
                          </w:rPr>
                          <m:t>2</m:t>
                        </w:ins>
                      </m:r>
                    </m:sub>
                  </m:sSub>
                </m:e>
              </m:d>
              <m:r>
                <w:ins w:id="998" w:author="fei zhai" w:date="2026-05-06T11:22:00Z">
                  <w:rPr>
                    <w:rFonts w:ascii="Cambria Math" w:hAnsi="Cambria Math"/>
                  </w:rPr>
                  <m:t>&lt;</m:t>
                </w:ins>
              </m:r>
              <m:r>
                <w:ins w:id="999" w:author="fei zhai" w:date="2026-05-06T11:22:00Z">
                  <m:rPr>
                    <m:sty m:val="p"/>
                  </m:rPr>
                  <w:rPr>
                    <w:rFonts w:ascii="Cambria Math" w:hAnsi="Cambria Math"/>
                  </w:rPr>
                  <m:t>Δ</m:t>
                </w:ins>
              </m:r>
              <m:r>
                <w:ins w:id="1000" w:author="fei zhai" w:date="2026-05-06T11:22:00Z">
                  <w:rPr>
                    <w:rFonts w:ascii="Cambria Math" w:hAnsi="Cambria Math"/>
                  </w:rPr>
                  <m:t>#</m:t>
                </w:ins>
              </m:r>
              <m:d>
                <m:dPr>
                  <m:ctrlPr>
                    <w:ins w:id="1001" w:author="fei zhai" w:date="2026-05-06T11:22:00Z">
                      <w:rPr>
                        <w:rFonts w:ascii="Cambria Math" w:hAnsi="Cambria Math"/>
                      </w:rPr>
                    </w:ins>
                  </m:ctrlPr>
                </m:dPr>
                <m:e>
                  <m:r>
                    <w:ins w:id="1002" w:author="fei zhai" w:date="2026-05-06T11:22:00Z">
                      <m:rPr>
                        <m:sty m:val="p"/>
                      </m:rPr>
                      <w:rPr>
                        <w:rFonts w:ascii="Cambria Math" w:hAnsi="Cambria Math"/>
                      </w:rPr>
                      <m:t>2-</m:t>
                    </w:ins>
                  </m:r>
                  <m:r>
                    <w:ins w:id="1003" w:author="fei zhai" w:date="2026-05-06T11:22:00Z">
                      <m:rPr>
                        <m:sty m:val="p"/>
                      </m:rPr>
                      <w:rPr>
                        <w:rFonts w:ascii="Cambria Math" w:hAnsi="Cambria Math"/>
                      </w:rPr>
                      <m:t>2</m:t>
                    </w:ins>
                  </m:r>
                </m:e>
              </m:d>
              <m:ctrlPr>
                <w:ins w:id="1004" w:author="fei zhai" w:date="2026-05-06T11:22:00Z">
                  <w:rPr>
                    <w:rFonts w:ascii="Cambria Math" w:hAnsi="Cambria Math"/>
                    <w:i/>
                  </w:rPr>
                </w:ins>
              </m:ctrlPr>
            </m:e>
          </m:eqArr>
        </m:oMath>
      </m:oMathPara>
    </w:p>
    <w:p w14:paraId="2B60E193" w14:textId="30D41E38" w:rsidR="00304794" w:rsidRPr="00304794" w:rsidRDefault="00304794" w:rsidP="00D24579">
      <w:pPr>
        <w:ind w:firstLine="480"/>
        <w:rPr>
          <w:ins w:id="1005" w:author="fei zhai" w:date="2026-05-06T11:21:00Z"/>
          <w:rFonts w:hint="eastAsia"/>
          <w:rPrChange w:id="1006" w:author="fei zhai" w:date="2026-05-06T11:21:00Z">
            <w:rPr>
              <w:ins w:id="1007" w:author="fei zhai" w:date="2026-05-06T11:21:00Z"/>
              <w:rFonts w:ascii="Cambria Math" w:hAnsi="Cambria Math"/>
            </w:rPr>
          </w:rPrChange>
        </w:rPr>
      </w:pPr>
      <w:ins w:id="1008" w:author="fei zhai" w:date="2026-05-06T11:23:00Z">
        <w:r w:rsidRPr="00304794">
          <w:rPr>
            <w:rFonts w:hint="eastAsia"/>
          </w:rPr>
          <w:t>其中，</w:t>
        </w:r>
      </w:ins>
      <m:oMath>
        <m:sSub>
          <m:sSubPr>
            <m:ctrlPr>
              <w:ins w:id="1009" w:author="fei zhai" w:date="2026-05-06T11:23:00Z">
                <w:rPr>
                  <w:rFonts w:ascii="Cambria Math" w:hAnsi="Cambria Math"/>
                  <w:i/>
                </w:rPr>
              </w:ins>
            </m:ctrlPr>
          </m:sSubPr>
          <m:e>
            <m:r>
              <w:ins w:id="1010" w:author="fei zhai" w:date="2026-05-06T11:23:00Z">
                <w:rPr>
                  <w:rFonts w:ascii="Cambria Math" w:hAnsi="Cambria Math"/>
                </w:rPr>
                <m:t>μ</m:t>
              </w:ins>
            </m:r>
          </m:e>
          <m:sub>
            <m:r>
              <w:ins w:id="1011" w:author="fei zhai" w:date="2026-05-06T11:23:00Z">
                <w:rPr>
                  <w:rFonts w:ascii="Cambria Math" w:hAnsi="Cambria Math"/>
                </w:rPr>
                <m:t>1</m:t>
              </w:ins>
            </m:r>
          </m:sub>
        </m:sSub>
      </m:oMath>
      <w:ins w:id="1012" w:author="fei zhai" w:date="2026-05-06T11:23:00Z">
        <w:r w:rsidRPr="00304794">
          <w:rPr>
            <w:rFonts w:hint="eastAsia"/>
          </w:rPr>
          <w:t>与</w:t>
        </w:r>
        <w:r w:rsidRPr="00304794">
          <w:rPr>
            <w:rFonts w:hint="eastAsia"/>
          </w:rPr>
          <w:t xml:space="preserve"> </w:t>
        </w:r>
      </w:ins>
      <m:oMath>
        <m:sSub>
          <m:sSubPr>
            <m:ctrlPr>
              <w:ins w:id="1013" w:author="fei zhai" w:date="2026-05-06T11:23:00Z">
                <w:rPr>
                  <w:rFonts w:ascii="Cambria Math" w:hAnsi="Cambria Math"/>
                  <w:i/>
                </w:rPr>
              </w:ins>
            </m:ctrlPr>
          </m:sSubPr>
          <m:e>
            <m:r>
              <w:ins w:id="1014" w:author="fei zhai" w:date="2026-05-06T11:23:00Z">
                <w:rPr>
                  <w:rFonts w:ascii="Cambria Math" w:hAnsi="Cambria Math"/>
                </w:rPr>
                <m:t>μ</m:t>
              </w:ins>
            </m:r>
          </m:e>
          <m:sub>
            <m:r>
              <w:ins w:id="1015" w:author="fei zhai" w:date="2026-05-06T11:23:00Z">
                <w:rPr>
                  <w:rFonts w:ascii="Cambria Math" w:hAnsi="Cambria Math"/>
                </w:rPr>
                <m:t>2</m:t>
              </w:ins>
            </m:r>
          </m:sub>
        </m:sSub>
      </m:oMath>
      <w:ins w:id="1016" w:author="fei zhai" w:date="2026-05-06T11:23:00Z">
        <w:r w:rsidRPr="00304794">
          <w:rPr>
            <w:rFonts w:hint="eastAsia"/>
          </w:rPr>
          <w:t>分别代表不同标注来源的准确率基准与观测值。当且仅当两者差异的置信区间完全落在</w:t>
        </w:r>
      </w:ins>
      <m:oMath>
        <m:r>
          <w:ins w:id="1017" w:author="fei zhai" w:date="2026-05-06T11:24:00Z">
            <w:rPr>
              <w:rFonts w:ascii="Cambria Math" w:hAnsi="Cambria Math"/>
            </w:rPr>
            <m:t>(-</m:t>
          </w:ins>
        </m:r>
        <m:r>
          <w:ins w:id="1018" w:author="fei zhai" w:date="2026-05-06T11:23:00Z">
            <m:rPr>
              <m:sty m:val="p"/>
            </m:rPr>
            <w:rPr>
              <w:rFonts w:ascii="Cambria Math" w:hAnsi="Cambria Math"/>
              <w:rPrChange w:id="1019" w:author="fei zhai" w:date="2026-05-06T11:23:00Z">
                <w:rPr>
                  <w:rFonts w:ascii="Cambria Math" w:hAnsi="Cambria Math"/>
                </w:rPr>
              </w:rPrChange>
            </w:rPr>
            <m:t>Δ</m:t>
          </w:ins>
        </m:r>
        <m:r>
          <w:ins w:id="1020" w:author="fei zhai" w:date="2026-05-06T11:23:00Z">
            <w:rPr>
              <w:rFonts w:ascii="Cambria Math" w:hAnsi="Cambria Math"/>
            </w:rPr>
            <m:t>,</m:t>
          </w:ins>
        </m:r>
        <m:r>
          <w:ins w:id="1021" w:author="fei zhai" w:date="2026-05-06T11:24:00Z">
            <m:rPr>
              <m:sty m:val="p"/>
            </m:rPr>
            <w:rPr>
              <w:rFonts w:ascii="Cambria Math" w:hAnsi="Cambria Math"/>
              <w:rPrChange w:id="1022" w:author="fei zhai" w:date="2026-05-06T11:24:00Z">
                <w:rPr>
                  <w:rFonts w:ascii="Cambria Math" w:hAnsi="Cambria Math"/>
                </w:rPr>
              </w:rPrChange>
            </w:rPr>
            <m:t>Δ</m:t>
          </w:ins>
        </m:r>
        <m:r>
          <w:ins w:id="1023" w:author="fei zhai" w:date="2026-05-06T11:24:00Z">
            <m:rPr>
              <m:sty m:val="p"/>
            </m:rPr>
            <w:rPr>
              <w:rFonts w:ascii="Cambria Math" w:hAnsi="Cambria Math"/>
            </w:rPr>
            <m:t>)</m:t>
          </w:ins>
        </m:r>
      </m:oMath>
      <w:ins w:id="1024" w:author="fei zhai" w:date="2026-05-06T11:23:00Z">
        <w:r w:rsidRPr="00304794">
          <w:rPr>
            <w:rFonts w:hint="eastAsia"/>
          </w:rPr>
          <w:t>这一等价区间内时，方可拒绝原假设</w:t>
        </w:r>
      </w:ins>
      <m:oMath>
        <m:sSub>
          <m:sSubPr>
            <m:ctrlPr>
              <w:ins w:id="1025" w:author="fei zhai" w:date="2026-05-06T11:24:00Z">
                <w:rPr>
                  <w:rFonts w:ascii="Cambria Math" w:hAnsi="Cambria Math"/>
                  <w:i/>
                </w:rPr>
              </w:ins>
            </m:ctrlPr>
          </m:sSubPr>
          <m:e>
            <m:r>
              <w:ins w:id="1026" w:author="fei zhai" w:date="2026-05-06T11:24:00Z">
                <w:rPr>
                  <w:rFonts w:ascii="Cambria Math" w:hAnsi="Cambria Math"/>
                </w:rPr>
                <m:t>H</m:t>
              </w:ins>
            </m:r>
          </m:e>
          <m:sub>
            <m:r>
              <w:ins w:id="1027" w:author="fei zhai" w:date="2026-05-06T11:24:00Z">
                <w:rPr>
                  <w:rFonts w:ascii="Cambria Math" w:hAnsi="Cambria Math"/>
                </w:rPr>
                <m:t>0</m:t>
              </w:ins>
            </m:r>
          </m:sub>
        </m:sSub>
      </m:oMath>
      <w:ins w:id="1028" w:author="fei zhai" w:date="2026-05-06T11:23:00Z">
        <w:r w:rsidRPr="00304794">
          <w:rPr>
            <w:rFonts w:hint="eastAsia"/>
          </w:rPr>
          <w:t>，认定自动标注</w:t>
        </w:r>
      </w:ins>
      <w:ins w:id="1029" w:author="fei zhai" w:date="2026-05-06T11:25:00Z">
        <w:r>
          <w:rPr>
            <w:rFonts w:hint="eastAsia"/>
          </w:rPr>
          <w:t>数据</w:t>
        </w:r>
      </w:ins>
      <w:ins w:id="1030" w:author="fei zhai" w:date="2026-05-06T11:23:00Z">
        <w:r w:rsidRPr="00304794">
          <w:rPr>
            <w:rFonts w:hint="eastAsia"/>
          </w:rPr>
          <w:t>集在质量层面与专家标注</w:t>
        </w:r>
      </w:ins>
      <w:ins w:id="1031" w:author="fei zhai" w:date="2026-05-06T11:25:00Z">
        <w:r>
          <w:rPr>
            <w:rFonts w:hint="eastAsia"/>
          </w:rPr>
          <w:t>数据</w:t>
        </w:r>
      </w:ins>
      <w:ins w:id="1032" w:author="fei zhai" w:date="2026-05-06T11:23:00Z">
        <w:r w:rsidRPr="00304794">
          <w:rPr>
            <w:rFonts w:hint="eastAsia"/>
          </w:rPr>
          <w:t>集具有统计学意义上的等价性。</w:t>
        </w:r>
      </w:ins>
    </w:p>
    <w:p w14:paraId="3C376C05" w14:textId="71B58533" w:rsidR="007D28D6" w:rsidRDefault="00092E52">
      <w:pPr>
        <w:pStyle w:val="2"/>
        <w:numPr>
          <w:ilvl w:val="1"/>
          <w:numId w:val="1"/>
        </w:numPr>
        <w:tabs>
          <w:tab w:val="clear" w:pos="420"/>
        </w:tabs>
        <w:rPr>
          <w:ins w:id="1033" w:author="fei zhai" w:date="2026-05-05T16:32:00Z"/>
        </w:rPr>
      </w:pPr>
      <w:ins w:id="1034" w:author="fei zhai" w:date="2026-05-06T12:50:00Z">
        <w:r>
          <w:rPr>
            <w:rFonts w:hint="eastAsia"/>
          </w:rPr>
          <w:t>语义</w:t>
        </w:r>
      </w:ins>
      <w:ins w:id="1035" w:author="fei zhai" w:date="2026-05-06T11:48:00Z">
        <w:r w:rsidR="00AC5087">
          <w:rPr>
            <w:rFonts w:hint="eastAsia"/>
          </w:rPr>
          <w:t>表征与</w:t>
        </w:r>
      </w:ins>
      <w:ins w:id="1036" w:author="fei zhai" w:date="2026-05-05T16:34:00Z">
        <w:r w:rsidR="0046525C">
          <w:rPr>
            <w:rFonts w:hint="eastAsia"/>
          </w:rPr>
          <w:t>分类模型</w:t>
        </w:r>
      </w:ins>
      <w:del w:id="1037" w:author="fei zhai" w:date="2026-05-05T16:34:00Z">
        <w:r w:rsidR="00000000" w:rsidDel="0046525C">
          <w:rPr>
            <w:rFonts w:hint="eastAsia"/>
          </w:rPr>
          <w:delText>机器学习方法</w:delText>
        </w:r>
      </w:del>
      <w:bookmarkEnd w:id="836"/>
    </w:p>
    <w:p w14:paraId="45D2A3FD" w14:textId="674C9B18" w:rsidR="0046525C" w:rsidDel="005D310C" w:rsidRDefault="0046525C">
      <w:pPr>
        <w:ind w:firstLine="480"/>
        <w:rPr>
          <w:del w:id="1038" w:author="fei zhai" w:date="2026-05-05T16:34:00Z"/>
        </w:rPr>
      </w:pPr>
    </w:p>
    <w:p w14:paraId="00E6CEC0" w14:textId="292B6C90" w:rsidR="005D310C" w:rsidRDefault="005D310C" w:rsidP="0046525C">
      <w:pPr>
        <w:ind w:firstLine="480"/>
        <w:rPr>
          <w:ins w:id="1039" w:author="fei zhai" w:date="2026-05-06T19:38:00Z"/>
        </w:rPr>
      </w:pPr>
      <w:ins w:id="1040" w:author="fei zhai" w:date="2026-05-06T12:01:00Z">
        <w:r w:rsidRPr="00BB1F06">
          <w:rPr>
            <w:rFonts w:hint="eastAsia"/>
          </w:rPr>
          <w:t>文本分类技术</w:t>
        </w:r>
      </w:ins>
      <w:ins w:id="1041" w:author="fei zhai" w:date="2026-05-06T19:38:00Z">
        <w:r w:rsidR="00BB1F06" w:rsidRPr="00BB1F06">
          <w:rPr>
            <w:rFonts w:hint="eastAsia"/>
            <w:rPrChange w:id="1042" w:author="fei zhai" w:date="2026-05-06T19:40:00Z">
              <w:rPr>
                <w:rFonts w:hint="eastAsia"/>
                <w:highlight w:val="yellow"/>
              </w:rPr>
            </w:rPrChange>
          </w:rPr>
          <w:t>经历了</w:t>
        </w:r>
      </w:ins>
      <w:ins w:id="1043" w:author="fei zhai" w:date="2026-05-06T12:01:00Z">
        <w:r w:rsidRPr="00BB1F06">
          <w:rPr>
            <w:rFonts w:hint="eastAsia"/>
          </w:rPr>
          <w:t>从统计学特征到深度语义表征的演进历程</w:t>
        </w:r>
      </w:ins>
      <w:ins w:id="1044" w:author="fei zhai" w:date="2026-05-06T19:38:00Z">
        <w:r w:rsidR="00BB1F06" w:rsidRPr="00BB1F06">
          <w:rPr>
            <w:rFonts w:hint="eastAsia"/>
            <w:rPrChange w:id="1045" w:author="fei zhai" w:date="2026-05-06T19:40:00Z">
              <w:rPr>
                <w:rFonts w:hint="eastAsia"/>
                <w:highlight w:val="yellow"/>
              </w:rPr>
            </w:rPrChange>
          </w:rPr>
          <w:t>。</w:t>
        </w:r>
      </w:ins>
      <w:ins w:id="1046" w:author="fei zhai" w:date="2026-05-06T12:01:00Z">
        <w:r w:rsidRPr="00BB1F06">
          <w:rPr>
            <w:rFonts w:hint="eastAsia"/>
          </w:rPr>
          <w:t>针对医疗器械专利这一垂直领域的特殊</w:t>
        </w:r>
      </w:ins>
      <w:ins w:id="1047" w:author="fei zhai" w:date="2026-05-06T19:38:00Z">
        <w:r w:rsidR="00BB1F06" w:rsidRPr="00BB1F06">
          <w:rPr>
            <w:rFonts w:hint="eastAsia"/>
            <w:rPrChange w:id="1048" w:author="fei zhai" w:date="2026-05-06T19:40:00Z">
              <w:rPr>
                <w:rFonts w:hint="eastAsia"/>
                <w:highlight w:val="yellow"/>
              </w:rPr>
            </w:rPrChange>
          </w:rPr>
          <w:t>性</w:t>
        </w:r>
      </w:ins>
      <w:ins w:id="1049" w:author="fei zhai" w:date="2026-05-06T12:01:00Z">
        <w:r w:rsidRPr="00BB1F06">
          <w:rPr>
            <w:rFonts w:hint="eastAsia"/>
          </w:rPr>
          <w:t>，分析各阶段主流模型在本研究任务中的适配性与局限性，</w:t>
        </w:r>
      </w:ins>
      <w:ins w:id="1050" w:author="fei zhai" w:date="2026-05-06T19:39:00Z">
        <w:r w:rsidR="00BB1F06" w:rsidRPr="00BB1F06">
          <w:rPr>
            <w:rFonts w:hint="eastAsia"/>
            <w:rPrChange w:id="1051" w:author="fei zhai" w:date="2026-05-06T19:40:00Z">
              <w:rPr>
                <w:rFonts w:hint="eastAsia"/>
                <w:highlight w:val="yellow"/>
              </w:rPr>
            </w:rPrChange>
          </w:rPr>
          <w:t>为后续模型的构建奠定理论基础</w:t>
        </w:r>
        <w:r w:rsidR="00BB1F06" w:rsidRPr="00BB1F06">
          <w:rPr>
            <w:rFonts w:hint="eastAsia"/>
          </w:rPr>
          <w:t>。</w:t>
        </w:r>
      </w:ins>
    </w:p>
    <w:p w14:paraId="3537C792" w14:textId="3047D7B5" w:rsidR="007D28D6" w:rsidDel="005D310C" w:rsidRDefault="005D310C">
      <w:pPr>
        <w:ind w:firstLine="480"/>
        <w:rPr>
          <w:del w:id="1052" w:author="fei zhai" w:date="2026-05-06T12:01:00Z"/>
        </w:rPr>
      </w:pPr>
      <w:ins w:id="1053" w:author="fei zhai" w:date="2026-05-06T12:01:00Z">
        <w:r>
          <w:rPr>
            <w:rFonts w:hint="eastAsia"/>
          </w:rPr>
          <w:t>传统机器学习模型</w:t>
        </w:r>
      </w:ins>
      <w:del w:id="1054" w:author="fei zhai" w:date="2026-05-06T12:01:00Z">
        <w:r w:rsidR="00000000" w:rsidDel="005D310C">
          <w:rPr>
            <w:rFonts w:hint="eastAsia"/>
          </w:rPr>
          <w:delText>在深度学习流行之前，使用统计特征的传统机器学习方法是文本分类的主要手段。这些方法是建立在一个矢量空间模型上，把非结构化文本转变为结构化数字表示形式，例如</w:delText>
        </w:r>
        <w:r w:rsidR="00000000" w:rsidDel="005D310C">
          <w:rPr>
            <w:rFonts w:hint="eastAsia"/>
          </w:rPr>
          <w:delText>TF-IDF</w:delText>
        </w:r>
        <w:r w:rsidR="00000000" w:rsidDel="005D310C">
          <w:rPr>
            <w:rFonts w:hint="eastAsia"/>
          </w:rPr>
          <w:delText>等，再用一个分类器作出判断。</w:delText>
        </w:r>
      </w:del>
    </w:p>
    <w:p w14:paraId="37EFF804" w14:textId="77777777" w:rsidR="007D28D6" w:rsidRDefault="00000000">
      <w:pPr>
        <w:pStyle w:val="3"/>
        <w:numPr>
          <w:ilvl w:val="2"/>
          <w:numId w:val="1"/>
        </w:numPr>
        <w:tabs>
          <w:tab w:val="clear" w:pos="420"/>
        </w:tabs>
      </w:pPr>
      <w:bookmarkStart w:id="1055" w:name="_Toc216114480"/>
      <w:bookmarkStart w:id="1056" w:name="_Toc21079"/>
      <w:del w:id="1057" w:author="fei zhai" w:date="2026-05-06T12:01:00Z">
        <w:r w:rsidDel="005D310C">
          <w:rPr>
            <w:rFonts w:hint="eastAsia"/>
          </w:rPr>
          <w:delText>L</w:delText>
        </w:r>
        <w:bookmarkEnd w:id="1055"/>
        <w:r w:rsidDel="005D310C">
          <w:rPr>
            <w:rFonts w:hint="eastAsia"/>
          </w:rPr>
          <w:delText>R</w:delText>
        </w:r>
      </w:del>
      <w:bookmarkEnd w:id="1056"/>
    </w:p>
    <w:p w14:paraId="1FB9A9F6" w14:textId="4A6A2E8B" w:rsidR="005D310C" w:rsidRPr="005D310C" w:rsidRDefault="005D310C">
      <w:pPr>
        <w:ind w:firstLine="480"/>
        <w:rPr>
          <w:ins w:id="1058" w:author="fei zhai" w:date="2026-05-06T12:01:00Z"/>
        </w:rPr>
      </w:pPr>
      <w:ins w:id="1059" w:author="fei zhai" w:date="2026-05-06T12:01:00Z">
        <w:r w:rsidRPr="005D310C">
          <w:rPr>
            <w:rFonts w:hint="eastAsia"/>
          </w:rPr>
          <w:t>在深度学习流行之前，使用统计特征的传统机器学习</w:t>
        </w:r>
      </w:ins>
      <w:ins w:id="1060" w:author="fei zhai" w:date="2026-05-06T12:02:00Z">
        <w:r>
          <w:rPr>
            <w:rFonts w:hint="eastAsia"/>
          </w:rPr>
          <w:t>算法</w:t>
        </w:r>
      </w:ins>
      <w:ins w:id="1061" w:author="fei zhai" w:date="2026-05-06T12:01:00Z">
        <w:r w:rsidRPr="005D310C">
          <w:rPr>
            <w:rFonts w:hint="eastAsia"/>
          </w:rPr>
          <w:t>是文本分类的主要手段。这些方法是建立在一个矢量空间模型上，把非结构化文本转变为结构化数字表示形式，例如</w:t>
        </w:r>
        <w:r w:rsidRPr="005D310C">
          <w:rPr>
            <w:rFonts w:hint="eastAsia"/>
          </w:rPr>
          <w:t>TF-IDF</w:t>
        </w:r>
        <w:r w:rsidRPr="005D310C">
          <w:rPr>
            <w:rFonts w:hint="eastAsia"/>
          </w:rPr>
          <w:t>等，再用一个分类器作出判断。</w:t>
        </w:r>
      </w:ins>
    </w:p>
    <w:p w14:paraId="58953E04" w14:textId="0BF38AE7" w:rsidR="005D310C" w:rsidRDefault="005D310C" w:rsidP="005D310C">
      <w:pPr>
        <w:numPr>
          <w:ilvl w:val="0"/>
          <w:numId w:val="26"/>
        </w:numPr>
        <w:ind w:firstLineChars="0" w:firstLine="480"/>
        <w:rPr>
          <w:ins w:id="1062" w:author="fei zhai" w:date="2026-05-06T12:03:00Z"/>
        </w:rPr>
        <w:pPrChange w:id="1063" w:author="fei zhai" w:date="2026-05-06T12:04:00Z">
          <w:pPr>
            <w:ind w:firstLine="480"/>
          </w:pPr>
        </w:pPrChange>
      </w:pPr>
      <w:ins w:id="1064" w:author="fei zhai" w:date="2026-05-06T12:03:00Z">
        <w:r>
          <w:rPr>
            <w:rFonts w:hint="eastAsia"/>
          </w:rPr>
          <w:t>逻辑回归（</w:t>
        </w:r>
        <w:r>
          <w:rPr>
            <w:rFonts w:hint="eastAsia"/>
          </w:rPr>
          <w:t>LR</w:t>
        </w:r>
        <w:r>
          <w:rPr>
            <w:rFonts w:hint="eastAsia"/>
          </w:rPr>
          <w:t>）</w:t>
        </w:r>
      </w:ins>
    </w:p>
    <w:p w14:paraId="0C0A9257" w14:textId="49768579" w:rsidR="007D28D6" w:rsidRDefault="00000000">
      <w:pPr>
        <w:ind w:firstLine="480"/>
        <w:rPr>
          <w:ins w:id="1065" w:author="fei zhai" w:date="2026-05-06T12:05:00Z"/>
        </w:rPr>
      </w:pPr>
      <w:del w:id="1066" w:author="fei zhai" w:date="2026-05-06T12:05:00Z">
        <w:r w:rsidDel="005D310C">
          <w:rPr>
            <w:rFonts w:hint="eastAsia"/>
          </w:rPr>
          <w:delText>逻辑回归（</w:delText>
        </w:r>
      </w:del>
      <w:r>
        <w:rPr>
          <w:rFonts w:hint="eastAsia"/>
        </w:rPr>
        <w:t>LR</w:t>
      </w:r>
      <w:del w:id="1067" w:author="fei zhai" w:date="2026-05-06T12:05:00Z">
        <w:r w:rsidDel="005D310C">
          <w:rPr>
            <w:rFonts w:hint="eastAsia"/>
          </w:rPr>
          <w:delText>）</w:delText>
        </w:r>
      </w:del>
      <w:r>
        <w:rPr>
          <w:rFonts w:hint="eastAsia"/>
        </w:rPr>
        <w:t>是自然语言处理领域常用的判别式分类的基本方法</w:t>
      </w:r>
      <w:r>
        <w:rPr>
          <w:rStyle w:val="af1"/>
        </w:rPr>
        <w:fldChar w:fldCharType="begin"/>
      </w:r>
      <w:r>
        <w:rPr>
          <w:rStyle w:val="af1"/>
        </w:rPr>
        <w:instrText xml:space="preserve"> ADDIN ZOTERO_ITEM CSL_CITATION {"citationID":"dJLX3104","properties":{"formattedCitation":"\\super [55]\\nosupersub{}","plainCitation":"[55]","noteIndex":0},"citationItems":[{"id":166,"uris":["http://zotero.org/users/local/2JDDwpa7/items/5B45SDTC"],"itemData":{"id":166,"type":"article-journal","abstract":"A sequence of 0’s and 1’s is observed and it is suspected that the chance that a particular trial is a 1 depends on the value of one or more independent variables. Tests and estimates for such situations are considered, dealing first with problems in which the independent variable is preassigned and then with independent variables that are functions of the sequence. There is a considerable amount of earlier work, which is reviewed.","container-title":"Journal of the Royal Statistical Society: Series B (Methodological)","DOI":"10.1111/j.2517-6161.1958.tb00292.x","ISSN":"0035-9246","issue":"2","journalAbbreviation":"Royal Statistical Society. Journal. Series B: Methodological","page":"215-232","source":"Silverchair","title":"The Regression Analysis of Binary Sequences","volume":"20","author":[{"family":"Cox","given":"D. R."}],"issued":{"date-parts":[["1958",7,1]]}}}],"schema":"https://github.com/citation-style-language/schema/raw/master/csl-citation.json"} </w:instrText>
      </w:r>
      <w:r>
        <w:rPr>
          <w:rStyle w:val="af1"/>
        </w:rPr>
        <w:fldChar w:fldCharType="separate"/>
      </w:r>
      <w:r>
        <w:rPr>
          <w:rFonts w:cs="Times New Roman"/>
          <w:kern w:val="0"/>
          <w:sz w:val="21"/>
          <w:vertAlign w:val="superscript"/>
        </w:rPr>
        <w:t>[</w:t>
      </w:r>
      <w:del w:id="1068" w:author="fei zhai" w:date="2026-05-06T19:35:00Z">
        <w:r w:rsidDel="0061323D">
          <w:rPr>
            <w:rFonts w:cs="Times New Roman"/>
            <w:kern w:val="0"/>
            <w:sz w:val="21"/>
            <w:vertAlign w:val="superscript"/>
          </w:rPr>
          <w:delText>55</w:delText>
        </w:r>
      </w:del>
      <w:ins w:id="1069" w:author="fei zhai" w:date="2026-05-06T19:35:00Z">
        <w:r w:rsidR="0061323D">
          <w:rPr>
            <w:rFonts w:cs="Times New Roman"/>
            <w:kern w:val="0"/>
            <w:sz w:val="21"/>
            <w:vertAlign w:val="superscript"/>
          </w:rPr>
          <w:t>42</w:t>
        </w:r>
      </w:ins>
      <w:r>
        <w:rPr>
          <w:rFonts w:cs="Times New Roman"/>
          <w:kern w:val="0"/>
          <w:sz w:val="21"/>
          <w:vertAlign w:val="superscript"/>
        </w:rPr>
        <w:t>]</w:t>
      </w:r>
      <w:r>
        <w:rPr>
          <w:rStyle w:val="af1"/>
        </w:rPr>
        <w:fldChar w:fldCharType="end"/>
      </w:r>
      <w:r>
        <w:rPr>
          <w:rFonts w:hint="eastAsia"/>
        </w:rPr>
        <w:t>。其思路是将输入特征进行加权求和之后再使用</w:t>
      </w:r>
      <w:r>
        <w:rPr>
          <w:rFonts w:hint="eastAsia"/>
        </w:rPr>
        <w:t>Sigmoid</w:t>
      </w:r>
      <w:r>
        <w:rPr>
          <w:rFonts w:hint="eastAsia"/>
        </w:rPr>
        <w:t>函数将其映射到</w:t>
      </w:r>
      <w:r>
        <w:rPr>
          <w:rFonts w:hint="eastAsia"/>
        </w:rPr>
        <w:t>(0,1)</w:t>
      </w:r>
      <w:r>
        <w:rPr>
          <w:rFonts w:hint="eastAsia"/>
        </w:rPr>
        <w:t>之间得到一个直观的概率预测值。</w:t>
      </w:r>
      <w:ins w:id="1070" w:author="fei zhai" w:date="2026-05-06T12:03:00Z">
        <w:r w:rsidR="005D310C" w:rsidRPr="005D310C">
          <w:rPr>
            <w:rFonts w:hint="eastAsia"/>
          </w:rPr>
          <w:t>尽管</w:t>
        </w:r>
        <w:r w:rsidR="005D310C">
          <w:rPr>
            <w:rFonts w:hint="eastAsia"/>
          </w:rPr>
          <w:t>通过</w:t>
        </w:r>
        <w:r w:rsidR="005D310C" w:rsidRPr="005D310C">
          <w:rPr>
            <w:rFonts w:hint="eastAsia"/>
          </w:rPr>
          <w:t>引入</w:t>
        </w:r>
        <w:r w:rsidR="005D310C" w:rsidRPr="005D310C">
          <w:rPr>
            <w:rFonts w:hint="eastAsia"/>
          </w:rPr>
          <w:t>L1/L2</w:t>
        </w:r>
        <w:r w:rsidR="005D310C" w:rsidRPr="005D310C">
          <w:rPr>
            <w:rFonts w:hint="eastAsia"/>
          </w:rPr>
          <w:t>正则可增强模型的稀疏性并抑制过拟合，但</w:t>
        </w:r>
        <w:r w:rsidR="005D310C">
          <w:rPr>
            <w:rFonts w:hint="eastAsia"/>
          </w:rPr>
          <w:t>LR</w:t>
        </w:r>
        <w:r w:rsidR="005D310C" w:rsidRPr="005D310C">
          <w:rPr>
            <w:rFonts w:hint="eastAsia"/>
          </w:rPr>
          <w:t>本质上仍属于线性分类器，难以捕捉专利</w:t>
        </w:r>
        <w:r w:rsidR="005D310C">
          <w:rPr>
            <w:rFonts w:hint="eastAsia"/>
          </w:rPr>
          <w:t>文本</w:t>
        </w:r>
        <w:r w:rsidR="005D310C" w:rsidRPr="005D310C">
          <w:rPr>
            <w:rFonts w:hint="eastAsia"/>
          </w:rPr>
          <w:t>中复杂的非线性语义逻辑。</w:t>
        </w:r>
      </w:ins>
    </w:p>
    <w:p w14:paraId="4499BC91" w14:textId="1EB6BAEA" w:rsidR="005D310C" w:rsidRDefault="005D310C" w:rsidP="005D310C">
      <w:pPr>
        <w:numPr>
          <w:ilvl w:val="0"/>
          <w:numId w:val="26"/>
        </w:numPr>
        <w:ind w:firstLineChars="0" w:firstLine="480"/>
        <w:rPr>
          <w:rFonts w:hint="eastAsia"/>
        </w:rPr>
        <w:pPrChange w:id="1071" w:author="fei zhai" w:date="2026-05-06T12:05:00Z">
          <w:pPr>
            <w:ind w:firstLine="480"/>
          </w:pPr>
        </w:pPrChange>
      </w:pPr>
      <w:ins w:id="1072" w:author="fei zhai" w:date="2026-05-06T12:06:00Z">
        <w:r>
          <w:rPr>
            <w:rFonts w:hint="eastAsia"/>
          </w:rPr>
          <w:t>K</w:t>
        </w:r>
        <w:r>
          <w:rPr>
            <w:rFonts w:hint="eastAsia"/>
          </w:rPr>
          <w:t>最近邻（</w:t>
        </w:r>
        <w:r>
          <w:rPr>
            <w:rFonts w:hint="eastAsia"/>
          </w:rPr>
          <w:t>KNN</w:t>
        </w:r>
        <w:r>
          <w:rPr>
            <w:rFonts w:hint="eastAsia"/>
          </w:rPr>
          <w:t>）</w:t>
        </w:r>
      </w:ins>
    </w:p>
    <w:p w14:paraId="0C9CC1C4" w14:textId="0612146B" w:rsidR="007D28D6" w:rsidDel="005D310C" w:rsidRDefault="00000000">
      <w:pPr>
        <w:ind w:firstLine="480"/>
        <w:rPr>
          <w:del w:id="1073" w:author="fei zhai" w:date="2026-05-06T12:03:00Z"/>
        </w:rPr>
      </w:pPr>
      <w:del w:id="1074" w:author="fei zhai" w:date="2026-05-06T12:03:00Z">
        <w:r w:rsidDel="005D310C">
          <w:rPr>
            <w:rFonts w:hint="eastAsia"/>
          </w:rPr>
          <w:delText>对于</w:delText>
        </w:r>
        <w:r w:rsidDel="005D310C">
          <w:rPr>
            <w:rFonts w:hint="eastAsia"/>
          </w:rPr>
          <w:delText>NLP</w:delText>
        </w:r>
        <w:r w:rsidDel="005D310C">
          <w:rPr>
            <w:rFonts w:hint="eastAsia"/>
          </w:rPr>
          <w:delText>中的高维稀疏文本导致容易出现过拟合的情况，在实际应用中一般会引入正则化手段进行约束。其中，</w:delText>
        </w:r>
        <w:r w:rsidDel="005D310C">
          <w:rPr>
            <w:rFonts w:hint="eastAsia"/>
          </w:rPr>
          <w:delText>L1</w:delText>
        </w:r>
        <w:r w:rsidDel="005D310C">
          <w:rPr>
            <w:rFonts w:hint="eastAsia"/>
          </w:rPr>
          <w:delText>正则化通过对参数施加绝对值惩罚促使部分权重收缩为零，实现特征选择并增强模型的稀疏性；而</w:delText>
        </w:r>
        <w:r w:rsidDel="005D310C">
          <w:rPr>
            <w:rFonts w:hint="eastAsia"/>
          </w:rPr>
          <w:delText>L2</w:delText>
        </w:r>
        <w:r w:rsidDel="005D310C">
          <w:rPr>
            <w:rFonts w:hint="eastAsia"/>
          </w:rPr>
          <w:delText>正则化通过对参数施加平方惩罚使权重整体收缩但不趋于零，用于降低模型复杂度、抑制噪声影响并提升模型的泛化能力。</w:delText>
        </w:r>
      </w:del>
    </w:p>
    <w:p w14:paraId="74C22B7B" w14:textId="2807EDCB" w:rsidR="007D28D6" w:rsidDel="005D310C" w:rsidRDefault="00000000">
      <w:pPr>
        <w:ind w:firstLine="480"/>
        <w:rPr>
          <w:del w:id="1075" w:author="fei zhai" w:date="2026-05-06T12:03:00Z"/>
        </w:rPr>
      </w:pPr>
      <w:del w:id="1076" w:author="fei zhai" w:date="2026-05-06T12:03:00Z">
        <w:r w:rsidDel="005D310C">
          <w:rPr>
            <w:rFonts w:hint="eastAsia"/>
          </w:rPr>
          <w:delText>由于其简单有效并且易于理解的特点，在现今的时代仍然无法被取代作为基本的方法以及对比方法使用。</w:delText>
        </w:r>
      </w:del>
    </w:p>
    <w:p w14:paraId="580AFF20" w14:textId="185D7122" w:rsidR="007D28D6" w:rsidDel="005D310C" w:rsidRDefault="00000000">
      <w:pPr>
        <w:pStyle w:val="3"/>
        <w:numPr>
          <w:ilvl w:val="2"/>
          <w:numId w:val="1"/>
        </w:numPr>
        <w:tabs>
          <w:tab w:val="clear" w:pos="420"/>
        </w:tabs>
        <w:rPr>
          <w:del w:id="1077" w:author="fei zhai" w:date="2026-05-06T12:02:00Z"/>
        </w:rPr>
      </w:pPr>
      <w:bookmarkStart w:id="1078" w:name="_Toc945"/>
      <w:bookmarkStart w:id="1079" w:name="_Toc216114479"/>
      <w:del w:id="1080" w:author="fei zhai" w:date="2026-05-06T12:02:00Z">
        <w:r w:rsidDel="005D310C">
          <w:rPr>
            <w:rFonts w:hint="eastAsia"/>
          </w:rPr>
          <w:delText>K</w:delText>
        </w:r>
        <w:r w:rsidDel="005D310C">
          <w:delText>NN</w:delText>
        </w:r>
        <w:bookmarkEnd w:id="1078"/>
        <w:bookmarkEnd w:id="1079"/>
      </w:del>
    </w:p>
    <w:p w14:paraId="38EA48C4" w14:textId="33134791" w:rsidR="007D28D6" w:rsidRDefault="00000000">
      <w:pPr>
        <w:ind w:firstLine="480"/>
        <w:rPr>
          <w:ins w:id="1081" w:author="fei zhai" w:date="2026-05-06T12:06:00Z"/>
        </w:rPr>
      </w:pPr>
      <w:del w:id="1082" w:author="fei zhai" w:date="2026-05-06T12:06:00Z">
        <w:r w:rsidDel="005D310C">
          <w:rPr>
            <w:rFonts w:hint="eastAsia"/>
          </w:rPr>
          <w:delText>K</w:delText>
        </w:r>
        <w:r w:rsidDel="005D310C">
          <w:rPr>
            <w:rFonts w:hint="eastAsia"/>
          </w:rPr>
          <w:delText>最近邻（</w:delText>
        </w:r>
      </w:del>
      <w:r>
        <w:rPr>
          <w:rFonts w:hint="eastAsia"/>
        </w:rPr>
        <w:t>KNN</w:t>
      </w:r>
      <w:del w:id="1083" w:author="fei zhai" w:date="2026-05-06T12:06:00Z">
        <w:r w:rsidDel="005D310C">
          <w:rPr>
            <w:rFonts w:hint="eastAsia"/>
          </w:rPr>
          <w:delText>）</w:delText>
        </w:r>
      </w:del>
      <w:r>
        <w:rPr>
          <w:rFonts w:hint="eastAsia"/>
        </w:rPr>
        <w:t>是基于实例的一种懒惰学习方法，在</w:t>
      </w:r>
      <w:r>
        <w:rPr>
          <w:rFonts w:hint="eastAsia"/>
        </w:rPr>
        <w:t>KNN</w:t>
      </w:r>
      <w:r>
        <w:rPr>
          <w:rFonts w:hint="eastAsia"/>
        </w:rPr>
        <w:t>中相似文档在向量空间中距离较近并且具有相同的类别</w:t>
      </w:r>
      <w:r>
        <w:rPr>
          <w:rStyle w:val="af1"/>
        </w:rPr>
        <w:fldChar w:fldCharType="begin"/>
      </w:r>
      <w:r>
        <w:rPr>
          <w:rStyle w:val="af1"/>
        </w:rPr>
        <w:instrText xml:space="preserve"> ADDIN ZOTERO_ITEM CSL_CITATION {"citationID":"LuUmMYqK","properties":{"formattedCitation":"\\super [56]\\nosupersub{}","plainCitation":"[56]","noteIndex":0},"citationItems":[{"id":164,"uris":["http://zotero.org/users/local/2JDDwpa7/items/NEAMCRN3"],"itemData":{"id":164,"type":"article-journal","abstract":"The nearest neighbor decision rule assigns to an unclassified sample point the classification of the nearest of a set of previously classified points. This rule is independent of the underlying joint distribution on the sample points and their classifications, and hence the probability of errorRof such a rule must be at least as great as the Bayes probability of errorR^\\ast–the minimum probability of error over all decision rules taking underlying probability structure into account. However, in a large sample analysis, we will show in theM-category case thatR^\\ast łeq R łeq R^\\ast(2 –MR^\\ast/(M-1)), where these bounds are the tightest possible, for all suitably smooth underlying distributions. Thus for any number of categories, the probability of error of the nearest neighbor rule is bounded above by twice the Bayes probability of error. In this sense, it may be said that half the classification information in an infinite sample set is contained in the nearest neighbor.","container-title":"IEEE Transactions on Information Theory","DOI":"10.1109/TIT.1967.1053964","ISSN":"1557-9654","issue":"1","page":"21-27","source":"IEEE Xplore","title":"Nearest neighbor pattern classification","volume":"13","author":[{"family":"Cover","given":"T."},{"family":"Hart","given":"P."}],"issued":{"date-parts":[["1967",1]]}}}],"schema":"https://github.com/citation-style-language/schema/raw/master/csl-citation.json"} </w:instrText>
      </w:r>
      <w:r>
        <w:rPr>
          <w:rStyle w:val="af1"/>
        </w:rPr>
        <w:fldChar w:fldCharType="separate"/>
      </w:r>
      <w:r>
        <w:rPr>
          <w:rFonts w:cs="Times New Roman"/>
          <w:kern w:val="0"/>
          <w:sz w:val="21"/>
          <w:vertAlign w:val="superscript"/>
        </w:rPr>
        <w:t>[</w:t>
      </w:r>
      <w:del w:id="1084" w:author="fei zhai" w:date="2026-05-06T19:35:00Z">
        <w:r w:rsidDel="0061323D">
          <w:rPr>
            <w:rFonts w:cs="Times New Roman"/>
            <w:kern w:val="0"/>
            <w:sz w:val="21"/>
            <w:vertAlign w:val="superscript"/>
          </w:rPr>
          <w:delText>56</w:delText>
        </w:r>
      </w:del>
      <w:ins w:id="1085" w:author="fei zhai" w:date="2026-05-06T19:35:00Z">
        <w:r w:rsidR="0061323D">
          <w:rPr>
            <w:rFonts w:cs="Times New Roman"/>
            <w:kern w:val="0"/>
            <w:sz w:val="21"/>
            <w:vertAlign w:val="superscript"/>
          </w:rPr>
          <w:t>43</w:t>
        </w:r>
      </w:ins>
      <w:r>
        <w:rPr>
          <w:rFonts w:cs="Times New Roman"/>
          <w:kern w:val="0"/>
          <w:sz w:val="21"/>
          <w:vertAlign w:val="superscript"/>
        </w:rPr>
        <w:t>]</w:t>
      </w:r>
      <w:r>
        <w:rPr>
          <w:rStyle w:val="af1"/>
        </w:rPr>
        <w:fldChar w:fldCharType="end"/>
      </w:r>
      <w:r>
        <w:rPr>
          <w:rFonts w:hint="eastAsia"/>
        </w:rPr>
        <w:t>。</w:t>
      </w:r>
      <w:ins w:id="1086" w:author="fei zhai" w:date="2026-05-06T12:04:00Z">
        <w:r w:rsidR="005D310C" w:rsidRPr="005D310C">
          <w:rPr>
            <w:rFonts w:hint="eastAsia"/>
          </w:rPr>
          <w:t>虽然</w:t>
        </w:r>
      </w:ins>
      <w:ins w:id="1087" w:author="fei zhai" w:date="2026-05-06T12:05:00Z">
        <w:r w:rsidR="005D310C">
          <w:rPr>
            <w:rFonts w:hint="eastAsia"/>
          </w:rPr>
          <w:t>基于</w:t>
        </w:r>
      </w:ins>
      <w:ins w:id="1088" w:author="fei zhai" w:date="2026-05-06T12:04:00Z">
        <w:r w:rsidR="005D310C" w:rsidRPr="005D310C">
          <w:rPr>
            <w:rFonts w:hint="eastAsia"/>
          </w:rPr>
          <w:t>余弦相似度</w:t>
        </w:r>
      </w:ins>
      <w:ins w:id="1089" w:author="fei zhai" w:date="2026-05-06T12:05:00Z">
        <w:r w:rsidR="005D310C">
          <w:rPr>
            <w:rFonts w:hint="eastAsia"/>
          </w:rPr>
          <w:t>的距离计算</w:t>
        </w:r>
      </w:ins>
      <w:ins w:id="1090" w:author="fei zhai" w:date="2026-05-06T12:04:00Z">
        <w:r w:rsidR="005D310C" w:rsidRPr="005D310C">
          <w:rPr>
            <w:rFonts w:hint="eastAsia"/>
          </w:rPr>
          <w:t>更适合文本任务，但在处理高维稀疏的医疗专利数据时，维数灾难导致计算量巨大，且无法识别术语间的同义关系。</w:t>
        </w:r>
      </w:ins>
    </w:p>
    <w:p w14:paraId="666B7272" w14:textId="2AAC7AB2" w:rsidR="005D310C" w:rsidRDefault="005D310C" w:rsidP="005D310C">
      <w:pPr>
        <w:numPr>
          <w:ilvl w:val="0"/>
          <w:numId w:val="26"/>
        </w:numPr>
        <w:ind w:firstLineChars="0" w:firstLine="480"/>
        <w:rPr>
          <w:ins w:id="1091" w:author="fei zhai" w:date="2026-05-06T12:06:00Z"/>
          <w:rFonts w:hint="eastAsia"/>
        </w:rPr>
      </w:pPr>
      <w:ins w:id="1092" w:author="fei zhai" w:date="2026-05-06T12:06:00Z">
        <w:r>
          <w:rPr>
            <w:rFonts w:hint="eastAsia"/>
          </w:rPr>
          <w:t>随机森林（</w:t>
        </w:r>
        <w:r>
          <w:rPr>
            <w:rFonts w:hint="eastAsia"/>
          </w:rPr>
          <w:t>RF</w:t>
        </w:r>
        <w:r>
          <w:rPr>
            <w:rFonts w:hint="eastAsia"/>
          </w:rPr>
          <w:t>）</w:t>
        </w:r>
      </w:ins>
    </w:p>
    <w:p w14:paraId="5E50F899" w14:textId="2D718BA4" w:rsidR="005D310C" w:rsidDel="005D310C" w:rsidRDefault="005D310C">
      <w:pPr>
        <w:ind w:firstLine="480"/>
        <w:rPr>
          <w:del w:id="1093" w:author="fei zhai" w:date="2026-05-06T12:06:00Z"/>
          <w:rFonts w:hint="eastAsia"/>
        </w:rPr>
      </w:pPr>
    </w:p>
    <w:p w14:paraId="0EF64E63" w14:textId="2E387AAD" w:rsidR="007D28D6" w:rsidDel="005D310C" w:rsidRDefault="00000000">
      <w:pPr>
        <w:ind w:firstLine="480"/>
        <w:rPr>
          <w:del w:id="1094" w:author="fei zhai" w:date="2026-05-06T12:05:00Z"/>
        </w:rPr>
      </w:pPr>
      <w:del w:id="1095" w:author="fei zhai" w:date="2026-05-06T12:05:00Z">
        <w:r w:rsidDel="005D310C">
          <w:rPr>
            <w:rFonts w:hint="eastAsia"/>
          </w:rPr>
          <w:delText>其性能很大程度上取决于距离度量方式，在文本分类中常用的几种方式有：对于向量范数敏感，在高维稀疏文本中效果不佳的欧氏距离、注重方向而忽略大小，可抵消文本长度对结果的影响并且广泛使用的余弦相似度以及在稀疏文本中有一定鲁棒性的曼哈顿距离等。总的来说，余弦相似度更适合文本相关任务。</w:delText>
        </w:r>
      </w:del>
    </w:p>
    <w:p w14:paraId="1A29F4DF" w14:textId="7287FFF5" w:rsidR="007D28D6" w:rsidDel="005D310C" w:rsidRDefault="00000000">
      <w:pPr>
        <w:ind w:firstLineChars="0" w:firstLine="420"/>
        <w:rPr>
          <w:del w:id="1096" w:author="fei zhai" w:date="2026-05-06T12:05:00Z"/>
        </w:rPr>
      </w:pPr>
      <w:del w:id="1097" w:author="fei zhai" w:date="2026-05-06T12:05:00Z">
        <w:r w:rsidDel="005D310C">
          <w:rPr>
            <w:rFonts w:hint="eastAsia"/>
          </w:rPr>
          <w:delText>尽管</w:delText>
        </w:r>
        <w:r w:rsidDel="005D310C">
          <w:rPr>
            <w:rFonts w:hint="eastAsia"/>
          </w:rPr>
          <w:delText>KNN</w:delText>
        </w:r>
        <w:r w:rsidDel="005D310C">
          <w:rPr>
            <w:rFonts w:hint="eastAsia"/>
          </w:rPr>
          <w:delText>无需训练，但是在大量专利数据情况下，仍然存在维数灾难、计算量大以及内存消耗大等问题。</w:delText>
        </w:r>
      </w:del>
    </w:p>
    <w:p w14:paraId="56A3DEBC" w14:textId="77D82FA0" w:rsidR="007D28D6" w:rsidDel="005D310C" w:rsidRDefault="00000000">
      <w:pPr>
        <w:pStyle w:val="3"/>
        <w:numPr>
          <w:ilvl w:val="2"/>
          <w:numId w:val="1"/>
        </w:numPr>
        <w:tabs>
          <w:tab w:val="clear" w:pos="420"/>
        </w:tabs>
        <w:rPr>
          <w:del w:id="1098" w:author="fei zhai" w:date="2026-05-06T12:06:00Z"/>
        </w:rPr>
      </w:pPr>
      <w:bookmarkStart w:id="1099" w:name="_Toc9511"/>
      <w:bookmarkStart w:id="1100" w:name="_Toc216114481"/>
      <w:del w:id="1101" w:author="fei zhai" w:date="2026-05-06T12:06:00Z">
        <w:r w:rsidDel="005D310C">
          <w:rPr>
            <w:rFonts w:hint="eastAsia"/>
          </w:rPr>
          <w:delText>R</w:delText>
        </w:r>
        <w:r w:rsidDel="005D310C">
          <w:delText>F</w:delText>
        </w:r>
        <w:bookmarkEnd w:id="1099"/>
        <w:bookmarkEnd w:id="1100"/>
      </w:del>
    </w:p>
    <w:p w14:paraId="67A4B653" w14:textId="1257DF63" w:rsidR="007D28D6" w:rsidRDefault="00000000">
      <w:pPr>
        <w:ind w:firstLine="480"/>
        <w:rPr>
          <w:ins w:id="1102" w:author="fei zhai" w:date="2026-05-06T12:08:00Z"/>
        </w:rPr>
      </w:pPr>
      <w:del w:id="1103" w:author="fei zhai" w:date="2026-05-06T12:06:00Z">
        <w:r w:rsidDel="005D310C">
          <w:rPr>
            <w:rFonts w:hint="eastAsia"/>
          </w:rPr>
          <w:delText>随机森林（</w:delText>
        </w:r>
      </w:del>
      <w:r>
        <w:rPr>
          <w:rFonts w:hint="eastAsia"/>
        </w:rPr>
        <w:t>RF</w:t>
      </w:r>
      <w:del w:id="1104" w:author="fei zhai" w:date="2026-05-06T12:06:00Z">
        <w:r w:rsidDel="005D310C">
          <w:rPr>
            <w:rFonts w:hint="eastAsia"/>
          </w:rPr>
          <w:delText>）</w:delText>
        </w:r>
      </w:del>
      <w:r>
        <w:rPr>
          <w:rFonts w:hint="eastAsia"/>
        </w:rPr>
        <w:t>是建立在决策树基础上的一种集成学习方法，在许多决策树基础上进行投票以减少过拟合带来的不良影响，提高模型鲁棒性</w:t>
      </w:r>
      <w:r>
        <w:rPr>
          <w:rStyle w:val="af1"/>
        </w:rPr>
        <w:fldChar w:fldCharType="begin"/>
      </w:r>
      <w:r>
        <w:rPr>
          <w:rStyle w:val="af1"/>
        </w:rPr>
        <w:instrText xml:space="preserve"> ADDIN ZOTERO_ITEM CSL_CITATION {"citationID":"zC4nbIDg","properties":{"formattedCitation":"\\super [57]\\nosupersub{}","plainCitation":"[57]","noteIndex":0},"citationItems":[{"id":162,"uris":["http://zotero.org/users/local/2JDDwpa7/items/I4TPTC4B"],"itemData":{"id":162,"type":"article-journal","abstract":"Random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rStyle w:val="af1"/>
        </w:rPr>
        <w:fldChar w:fldCharType="separate"/>
      </w:r>
      <w:r>
        <w:rPr>
          <w:rFonts w:cs="Times New Roman"/>
          <w:kern w:val="0"/>
          <w:sz w:val="21"/>
          <w:vertAlign w:val="superscript"/>
        </w:rPr>
        <w:t>[</w:t>
      </w:r>
      <w:del w:id="1105" w:author="fei zhai" w:date="2026-05-06T19:35:00Z">
        <w:r w:rsidDel="0061323D">
          <w:rPr>
            <w:rFonts w:cs="Times New Roman"/>
            <w:kern w:val="0"/>
            <w:sz w:val="21"/>
            <w:vertAlign w:val="superscript"/>
          </w:rPr>
          <w:delText>57</w:delText>
        </w:r>
      </w:del>
      <w:ins w:id="1106" w:author="fei zhai" w:date="2026-05-06T19:35:00Z">
        <w:r w:rsidR="0061323D">
          <w:rPr>
            <w:rFonts w:cs="Times New Roman"/>
            <w:kern w:val="0"/>
            <w:sz w:val="21"/>
            <w:vertAlign w:val="superscript"/>
          </w:rPr>
          <w:t>44</w:t>
        </w:r>
      </w:ins>
      <w:r>
        <w:rPr>
          <w:rFonts w:cs="Times New Roman"/>
          <w:kern w:val="0"/>
          <w:sz w:val="21"/>
          <w:vertAlign w:val="superscript"/>
        </w:rPr>
        <w:t>]</w:t>
      </w:r>
      <w:r>
        <w:rPr>
          <w:rStyle w:val="af1"/>
        </w:rPr>
        <w:fldChar w:fldCharType="end"/>
      </w:r>
      <w:r>
        <w:rPr>
          <w:rFonts w:hint="eastAsia"/>
        </w:rPr>
        <w:t>。它的基本原理是</w:t>
      </w:r>
      <w:r>
        <w:rPr>
          <w:rFonts w:hint="eastAsia"/>
        </w:rPr>
        <w:t>Bootstrap Aggregating</w:t>
      </w:r>
      <w:r>
        <w:rPr>
          <w:rFonts w:hint="eastAsia"/>
        </w:rPr>
        <w:t>，在样本以及特征选取上具有一定的随机性。</w:t>
      </w:r>
      <w:ins w:id="1107" w:author="fei zhai" w:date="2026-05-06T12:08:00Z">
        <w:r w:rsidR="00350B11">
          <w:rPr>
            <w:rFonts w:hint="eastAsia"/>
          </w:rPr>
          <w:t>RF</w:t>
        </w:r>
        <w:r w:rsidR="00350B11">
          <w:rPr>
            <w:rFonts w:hint="eastAsia"/>
          </w:rPr>
          <w:t>作为一种基于集成思想的模型虽然可以</w:t>
        </w:r>
        <w:r w:rsidR="00350B11" w:rsidRPr="00350B11">
          <w:rPr>
            <w:rFonts w:hint="eastAsia"/>
          </w:rPr>
          <w:t>学习到复杂的非线性关系，但受限于</w:t>
        </w:r>
        <w:r w:rsidR="00350B11" w:rsidRPr="00350B11">
          <w:rPr>
            <w:rFonts w:hint="eastAsia"/>
          </w:rPr>
          <w:t>TF-IDF</w:t>
        </w:r>
        <w:r w:rsidR="00350B11" w:rsidRPr="00350B11">
          <w:rPr>
            <w:rFonts w:hint="eastAsia"/>
          </w:rPr>
          <w:t>的浅层统计特征，其无法理解医疗器械专利中极具判别性的技术上下文语义</w:t>
        </w:r>
        <w:r w:rsidR="00350B11">
          <w:rPr>
            <w:rFonts w:hint="eastAsia"/>
          </w:rPr>
          <w:t>。</w:t>
        </w:r>
      </w:ins>
    </w:p>
    <w:p w14:paraId="0C0339FA" w14:textId="06BCE4C3" w:rsidR="00350B11" w:rsidRDefault="00350B11" w:rsidP="00350B11">
      <w:pPr>
        <w:numPr>
          <w:ilvl w:val="0"/>
          <w:numId w:val="26"/>
        </w:numPr>
        <w:ind w:firstLineChars="0" w:firstLine="480"/>
        <w:rPr>
          <w:ins w:id="1108" w:author="fei zhai" w:date="2026-05-06T12:08:00Z"/>
          <w:rFonts w:hint="eastAsia"/>
        </w:rPr>
      </w:pPr>
      <w:proofErr w:type="spellStart"/>
      <w:ins w:id="1109" w:author="fei zhai" w:date="2026-05-06T12:09:00Z">
        <w:r>
          <w:rPr>
            <w:rFonts w:hint="eastAsia"/>
          </w:rPr>
          <w:t>XGBoost</w:t>
        </w:r>
      </w:ins>
      <w:proofErr w:type="spellEnd"/>
    </w:p>
    <w:p w14:paraId="1AE05B1A" w14:textId="3EF3F098" w:rsidR="00350B11" w:rsidDel="00350B11" w:rsidRDefault="00350B11">
      <w:pPr>
        <w:ind w:firstLine="480"/>
        <w:rPr>
          <w:del w:id="1110" w:author="fei zhai" w:date="2026-05-06T12:09:00Z"/>
          <w:rFonts w:hint="eastAsia"/>
        </w:rPr>
      </w:pPr>
    </w:p>
    <w:p w14:paraId="34F37ACD" w14:textId="76159601" w:rsidR="007D28D6" w:rsidDel="00350B11" w:rsidRDefault="00000000">
      <w:pPr>
        <w:ind w:firstLine="480"/>
        <w:rPr>
          <w:del w:id="1111" w:author="fei zhai" w:date="2026-05-06T12:08:00Z"/>
        </w:rPr>
      </w:pPr>
      <w:del w:id="1112" w:author="fei zhai" w:date="2026-05-06T12:08:00Z">
        <w:r w:rsidDel="00350B11">
          <w:rPr>
            <w:rFonts w:hint="eastAsia"/>
          </w:rPr>
          <w:delText>在样本层面，在原始数据集上使用有放回的方法抽取若干个子数据集，每个子数据集大小与原数据集一致。大约</w:delText>
        </w:r>
        <w:r w:rsidDel="00350B11">
          <w:rPr>
            <w:rFonts w:hint="eastAsia"/>
          </w:rPr>
          <w:delText>36.8%</w:delText>
        </w:r>
        <w:r w:rsidDel="00350B11">
          <w:rPr>
            <w:rFonts w:hint="eastAsia"/>
          </w:rPr>
          <w:delText>的数据不会被抽到，这些数据为袋外数据（</w:delText>
        </w:r>
        <w:r w:rsidDel="00350B11">
          <w:rPr>
            <w:rFonts w:hint="eastAsia"/>
          </w:rPr>
          <w:delText>OOB</w:delText>
        </w:r>
        <w:r w:rsidDel="00350B11">
          <w:rPr>
            <w:rFonts w:hint="eastAsia"/>
          </w:rPr>
          <w:delText>），可以用来对模型的性能进行无偏估计。</w:delText>
        </w:r>
      </w:del>
    </w:p>
    <w:p w14:paraId="7BBACC7B" w14:textId="5A289F2D" w:rsidR="007D28D6" w:rsidDel="00350B11" w:rsidRDefault="00000000">
      <w:pPr>
        <w:ind w:firstLine="480"/>
        <w:rPr>
          <w:del w:id="1113" w:author="fei zhai" w:date="2026-05-06T12:08:00Z"/>
        </w:rPr>
      </w:pPr>
      <w:del w:id="1114" w:author="fei zhai" w:date="2026-05-06T12:08:00Z">
        <w:r w:rsidDel="00350B11">
          <w:rPr>
            <w:rFonts w:hint="eastAsia"/>
          </w:rPr>
          <w:delText>在特征层面，在每个节点划分时并不是对所有的特征进行搜索最优划分，而是在</w:delText>
        </w:r>
      </w:del>
      <m:oMath>
        <m:r>
          <w:del w:id="1115" w:author="fei zhai" w:date="2026-05-06T12:08:00Z">
            <m:rPr>
              <m:nor/>
            </m:rPr>
            <w:rPr>
              <w:rFonts w:cs="Times New Roman"/>
            </w:rPr>
            <m:t>M</m:t>
          </w:del>
        </m:r>
      </m:oMath>
      <w:del w:id="1116" w:author="fei zhai" w:date="2026-05-06T12:08:00Z">
        <w:r w:rsidDel="00350B11">
          <w:rPr>
            <w:rFonts w:hint="eastAsia"/>
          </w:rPr>
          <w:delText>个特征中随机选择个进行候选，然后从中找到最佳的一个，以减少树之间的冗余度。</w:delText>
        </w:r>
      </w:del>
    </w:p>
    <w:p w14:paraId="48438BDC" w14:textId="4232504D" w:rsidR="007D28D6" w:rsidDel="00350B11" w:rsidRDefault="00000000">
      <w:pPr>
        <w:ind w:firstLine="480"/>
        <w:rPr>
          <w:del w:id="1117" w:author="fei zhai" w:date="2026-05-06T12:08:00Z"/>
        </w:rPr>
      </w:pPr>
      <w:del w:id="1118" w:author="fei zhai" w:date="2026-05-06T12:08:00Z">
        <w:r w:rsidDel="00350B11">
          <w:rPr>
            <w:rFonts w:hint="eastAsia"/>
          </w:rPr>
          <w:delText>在对节点进行划分时一般使用基尼指数或者信息增益来评价节点纯度的变化，在这二者之间由于基尼指数计算较为简单，因此更多应用基尼指数。</w:delText>
        </w:r>
      </w:del>
    </w:p>
    <w:p w14:paraId="62595674" w14:textId="3A3B18A6" w:rsidR="007D28D6" w:rsidDel="00350B11" w:rsidRDefault="00000000">
      <w:pPr>
        <w:pStyle w:val="3"/>
        <w:numPr>
          <w:ilvl w:val="2"/>
          <w:numId w:val="1"/>
        </w:numPr>
        <w:tabs>
          <w:tab w:val="clear" w:pos="420"/>
        </w:tabs>
        <w:rPr>
          <w:del w:id="1119" w:author="fei zhai" w:date="2026-05-06T12:09:00Z"/>
        </w:rPr>
      </w:pPr>
      <w:bookmarkStart w:id="1120" w:name="_Toc216114482"/>
      <w:bookmarkStart w:id="1121" w:name="_Toc17704"/>
      <w:del w:id="1122" w:author="fei zhai" w:date="2026-05-06T12:09:00Z">
        <w:r w:rsidDel="00350B11">
          <w:delText>XGBoost</w:delText>
        </w:r>
        <w:bookmarkEnd w:id="1120"/>
        <w:bookmarkEnd w:id="1121"/>
      </w:del>
    </w:p>
    <w:p w14:paraId="185690B0" w14:textId="7378065C" w:rsidR="007D28D6" w:rsidRDefault="00000000">
      <w:pPr>
        <w:ind w:firstLine="480"/>
      </w:pPr>
      <w:proofErr w:type="spellStart"/>
      <w:r>
        <w:rPr>
          <w:rFonts w:hint="eastAsia"/>
        </w:rPr>
        <w:t>XGBoost</w:t>
      </w:r>
      <w:proofErr w:type="spellEnd"/>
      <w:r>
        <w:rPr>
          <w:rFonts w:hint="eastAsia"/>
        </w:rPr>
        <w:t>（</w:t>
      </w:r>
      <w:proofErr w:type="spellStart"/>
      <w:r>
        <w:rPr>
          <w:rFonts w:hint="eastAsia"/>
        </w:rPr>
        <w:t>eXtreme</w:t>
      </w:r>
      <w:proofErr w:type="spellEnd"/>
      <w:r>
        <w:rPr>
          <w:rFonts w:hint="eastAsia"/>
        </w:rPr>
        <w:t xml:space="preserve"> Gradient Boosting</w:t>
      </w:r>
      <w:r>
        <w:rPr>
          <w:rFonts w:hint="eastAsia"/>
        </w:rPr>
        <w:t>）是</w:t>
      </w:r>
      <w:r>
        <w:rPr>
          <w:rFonts w:hint="eastAsia"/>
        </w:rPr>
        <w:t>Gradient Boosting Decision Tree</w:t>
      </w:r>
      <w:r>
        <w:rPr>
          <w:rFonts w:hint="eastAsia"/>
        </w:rPr>
        <w:t>的一个更快速、更强大的版本</w:t>
      </w:r>
      <w:del w:id="1123" w:author="fei zhai" w:date="2026-05-06T12:09:00Z">
        <w:r w:rsidDel="00350B11">
          <w:rPr>
            <w:rFonts w:hint="eastAsia"/>
          </w:rPr>
          <w:delText>。自从</w:delText>
        </w:r>
        <w:r w:rsidDel="00350B11">
          <w:rPr>
            <w:rFonts w:hint="eastAsia"/>
          </w:rPr>
          <w:delText>2016</w:delText>
        </w:r>
        <w:r w:rsidDel="00350B11">
          <w:rPr>
            <w:rFonts w:hint="eastAsia"/>
          </w:rPr>
          <w:delText>年由陈天奇提出之后，在各种结构化数据挖掘比赛中占据统治地位并且</w:delText>
        </w:r>
      </w:del>
      <w:ins w:id="1124" w:author="fei zhai" w:date="2026-05-06T12:09:00Z">
        <w:r w:rsidR="00350B11">
          <w:rPr>
            <w:rFonts w:hint="eastAsia"/>
          </w:rPr>
          <w:t>，</w:t>
        </w:r>
      </w:ins>
      <w:r>
        <w:rPr>
          <w:rFonts w:hint="eastAsia"/>
        </w:rPr>
        <w:t>被大量应用于文本分类领域</w:t>
      </w:r>
      <w:r>
        <w:rPr>
          <w:rStyle w:val="af1"/>
        </w:rPr>
        <w:fldChar w:fldCharType="begin"/>
      </w:r>
      <w:r>
        <w:rPr>
          <w:rStyle w:val="af1"/>
        </w:rPr>
        <w:instrText xml:space="preserve"> ADDIN ZOTERO_ITEM CSL_CITATION {"citationID":"zCFIzOlW","properties":{"formattedCitation":"\\super [58]\\nosupersub{}","plainCitation":"[58]","noteIndex":0},"citationItems":[{"id":160,"uris":["http://zotero.org/users/local/2JDDwpa7/items/IZTIUCUK"],"itemData":{"id":160,"type":"webpage","container-title":"ACM Conferences","language":"en","title":"XGBoost | Proceedings of the 22nd ACM SIGKDD International Conference on Knowledge Discovery and Data Mining","URL":"https://dl.acm.org/doi/10.1145/2939672.2939785","accessed":{"date-parts":[["2026",3,17]]}}}],"schema":"https://github.com/citation-style-language/schema/raw/master/csl-citation.json"} </w:instrText>
      </w:r>
      <w:r>
        <w:rPr>
          <w:rStyle w:val="af1"/>
        </w:rPr>
        <w:fldChar w:fldCharType="separate"/>
      </w:r>
      <w:r>
        <w:rPr>
          <w:rFonts w:cs="Times New Roman"/>
          <w:kern w:val="0"/>
          <w:sz w:val="21"/>
          <w:vertAlign w:val="superscript"/>
        </w:rPr>
        <w:t>[</w:t>
      </w:r>
      <w:del w:id="1125" w:author="fei zhai" w:date="2026-05-06T19:35:00Z">
        <w:r w:rsidDel="0061323D">
          <w:rPr>
            <w:rFonts w:cs="Times New Roman"/>
            <w:kern w:val="0"/>
            <w:sz w:val="21"/>
            <w:vertAlign w:val="superscript"/>
          </w:rPr>
          <w:delText>58</w:delText>
        </w:r>
      </w:del>
      <w:ins w:id="1126" w:author="fei zhai" w:date="2026-05-06T19:35:00Z">
        <w:r w:rsidR="0061323D">
          <w:rPr>
            <w:rFonts w:cs="Times New Roman"/>
            <w:kern w:val="0"/>
            <w:sz w:val="21"/>
            <w:vertAlign w:val="superscript"/>
          </w:rPr>
          <w:t>45</w:t>
        </w:r>
      </w:ins>
      <w:r>
        <w:rPr>
          <w:rFonts w:cs="Times New Roman"/>
          <w:kern w:val="0"/>
          <w:sz w:val="21"/>
          <w:vertAlign w:val="superscript"/>
        </w:rPr>
        <w:t>]</w:t>
      </w:r>
      <w:r>
        <w:rPr>
          <w:rStyle w:val="af1"/>
        </w:rPr>
        <w:fldChar w:fldCharType="end"/>
      </w:r>
      <w:r>
        <w:rPr>
          <w:rFonts w:hint="eastAsia"/>
        </w:rPr>
        <w:t>，它的预测结果是每棵树预测结果求和之后再乘以相应权重。</w:t>
      </w:r>
    </w:p>
    <w:p w14:paraId="4BF95CAB" w14:textId="210BEE69" w:rsidR="007D28D6" w:rsidRDefault="00000000">
      <w:pPr>
        <w:widowControl/>
        <w:spacing w:line="10" w:lineRule="atLeast"/>
        <w:ind w:firstLine="480"/>
        <w:jc w:val="left"/>
        <w:rPr>
          <w:iCs/>
        </w:rPr>
      </w:pPr>
      <m:oMathPara>
        <m:oMath>
          <m:eqArr>
            <m:eqArrPr>
              <m:maxDist m:val="1"/>
              <m:ctrlPr>
                <w:ins w:id="1127" w:author="fei zhai" w:date="2026-05-05T16:26:00Z">
                  <w:rPr>
                    <w:rFonts w:ascii="Cambria Math" w:eastAsia="MS Mincho" w:hAnsi="Cambria Math" w:cs="Times New Roman"/>
                    <w:iCs/>
                  </w:rPr>
                </w:ins>
              </m:ctrlPr>
            </m:eqArrPr>
            <m:e>
              <m:sSub>
                <m:sSubPr>
                  <m:ctrlPr>
                    <w:ins w:id="1128" w:author="fei zhai" w:date="2026-05-05T16:26:00Z">
                      <w:rPr>
                        <w:rFonts w:ascii="Cambria Math" w:hAnsi="Cambria Math" w:cs="Times New Roman"/>
                        <w:iCs/>
                      </w:rPr>
                    </w:ins>
                  </m:ctrlPr>
                </m:sSubPr>
                <m:e>
                  <m:acc>
                    <m:accPr>
                      <m:ctrlPr>
                        <w:ins w:id="1129" w:author="fei zhai" w:date="2026-05-05T16:26:00Z">
                          <w:rPr>
                            <w:rFonts w:ascii="Cambria Math" w:hAnsi="Cambria Math" w:cs="Times New Roman"/>
                            <w:iCs/>
                          </w:rPr>
                        </w:ins>
                      </m:ctrlPr>
                    </m:accPr>
                    <m:e>
                      <m:r>
                        <m:rPr>
                          <m:nor/>
                        </m:rPr>
                        <w:rPr>
                          <w:rFonts w:cs="Times New Roman"/>
                          <w:iCs/>
                        </w:rPr>
                        <m:t>y</m:t>
                      </m:r>
                    </m:e>
                  </m:acc>
                </m:e>
                <m:sub>
                  <m:r>
                    <m:rPr>
                      <m:nor/>
                    </m:rPr>
                    <w:rPr>
                      <w:rFonts w:cs="Times New Roman"/>
                      <w:iCs/>
                    </w:rPr>
                    <m:t>i</m:t>
                  </m:r>
                </m:sub>
              </m:sSub>
              <m:r>
                <m:rPr>
                  <m:nor/>
                </m:rPr>
                <w:rPr>
                  <w:rFonts w:cs="Times New Roman"/>
                  <w:iCs/>
                </w:rPr>
                <m:t>=</m:t>
              </m:r>
              <m:nary>
                <m:naryPr>
                  <m:chr m:val="∑"/>
                  <m:limLoc m:val="undOvr"/>
                  <m:ctrlPr>
                    <w:ins w:id="1130" w:author="fei zhai" w:date="2026-05-05T16:26:00Z">
                      <w:rPr>
                        <w:rFonts w:ascii="Cambria Math" w:hAnsi="Cambria Math" w:cs="Times New Roman"/>
                        <w:iCs/>
                      </w:rPr>
                    </w:ins>
                  </m:ctrlPr>
                </m:naryPr>
                <m:sub>
                  <m:r>
                    <m:rPr>
                      <m:nor/>
                    </m:rPr>
                    <w:rPr>
                      <w:rFonts w:cs="Times New Roman"/>
                      <w:iCs/>
                    </w:rPr>
                    <m:t>k=1</m:t>
                  </m:r>
                </m:sub>
                <m:sup>
                  <m:r>
                    <m:rPr>
                      <m:nor/>
                    </m:rPr>
                    <w:rPr>
                      <w:rFonts w:cs="Times New Roman"/>
                      <w:iCs/>
                    </w:rPr>
                    <m:t>K</m:t>
                  </m:r>
                </m:sup>
                <m:e>
                  <m:sSub>
                    <m:sSubPr>
                      <m:ctrlPr>
                        <w:ins w:id="1131" w:author="fei zhai" w:date="2026-05-05T16:26:00Z">
                          <w:rPr>
                            <w:rFonts w:ascii="Cambria Math" w:hAnsi="Cambria Math" w:cs="Times New Roman"/>
                            <w:iCs/>
                          </w:rPr>
                        </w:ins>
                      </m:ctrlPr>
                    </m:sSubPr>
                    <m:e>
                      <m:r>
                        <m:rPr>
                          <m:nor/>
                        </m:rPr>
                        <w:rPr>
                          <w:rFonts w:cs="Times New Roman"/>
                          <w:iCs/>
                        </w:rPr>
                        <m:t>f</m:t>
                      </m:r>
                    </m:e>
                    <m:sub>
                      <m:r>
                        <m:rPr>
                          <m:nor/>
                        </m:rPr>
                        <w:rPr>
                          <w:rFonts w:cs="Times New Roman"/>
                          <w:iCs/>
                        </w:rPr>
                        <m:t>k</m:t>
                      </m:r>
                    </m:sub>
                  </m:sSub>
                </m:e>
              </m:nary>
              <m:d>
                <m:dPr>
                  <m:ctrlPr>
                    <w:ins w:id="1132" w:author="fei zhai" w:date="2026-05-05T16:26:00Z">
                      <w:rPr>
                        <w:rFonts w:ascii="Cambria Math" w:hAnsi="Cambria Math" w:cs="Times New Roman"/>
                        <w:iCs/>
                      </w:rPr>
                    </w:ins>
                  </m:ctrlPr>
                </m:dPr>
                <m:e>
                  <m:sSub>
                    <m:sSubPr>
                      <m:ctrlPr>
                        <w:ins w:id="1133" w:author="fei zhai" w:date="2026-05-05T16:26:00Z">
                          <w:rPr>
                            <w:rFonts w:ascii="Cambria Math" w:hAnsi="Cambria Math" w:cs="Times New Roman"/>
                            <w:iCs/>
                          </w:rPr>
                        </w:ins>
                      </m:ctrlPr>
                    </m:sSubPr>
                    <m:e>
                      <m:r>
                        <m:rPr>
                          <m:nor/>
                        </m:rPr>
                        <w:rPr>
                          <w:rFonts w:cs="Times New Roman"/>
                          <w:iCs/>
                        </w:rPr>
                        <m:t>x</m:t>
                      </m:r>
                    </m:e>
                    <m:sub>
                      <m:r>
                        <m:rPr>
                          <m:nor/>
                        </m:rPr>
                        <w:rPr>
                          <w:rFonts w:cs="Times New Roman"/>
                          <w:iCs/>
                        </w:rPr>
                        <m:t>i</m:t>
                      </m:r>
                    </m:sub>
                  </m:sSub>
                </m:e>
              </m:d>
              <m:r>
                <m:rPr>
                  <m:nor/>
                </m:rPr>
                <w:rPr>
                  <w:rFonts w:cs="Times New Roman"/>
                  <w:iCs/>
                </w:rPr>
                <m:t>,</m:t>
              </m:r>
              <m:sSub>
                <m:sSubPr>
                  <m:ctrlPr>
                    <w:ins w:id="1134" w:author="fei zhai" w:date="2026-05-05T16:26:00Z">
                      <w:rPr>
                        <w:rFonts w:ascii="Cambria Math" w:hAnsi="Cambria Math" w:cs="Times New Roman"/>
                        <w:iCs/>
                      </w:rPr>
                    </w:ins>
                  </m:ctrlPr>
                </m:sSubPr>
                <m:e>
                  <m:r>
                    <m:rPr>
                      <m:nor/>
                    </m:rPr>
                    <w:rPr>
                      <w:rFonts w:cs="Times New Roman"/>
                      <w:iCs/>
                    </w:rPr>
                    <m:t>f</m:t>
                  </m:r>
                </m:e>
                <m:sub>
                  <m:r>
                    <m:rPr>
                      <m:nor/>
                    </m:rPr>
                    <w:rPr>
                      <w:rFonts w:cs="Times New Roman"/>
                      <w:iCs/>
                    </w:rPr>
                    <m:t>k</m:t>
                  </m:r>
                </m:sub>
              </m:sSub>
              <m:r>
                <m:rPr>
                  <m:nor/>
                </m:rPr>
                <w:rPr>
                  <w:rFonts w:cs="Times New Roman"/>
                  <w:iCs/>
                </w:rPr>
                <m:t>∈F</m:t>
              </m:r>
              <m:r>
                <m:rPr>
                  <m:sty m:val="p"/>
                </m:rPr>
                <w:rPr>
                  <w:rFonts w:ascii="Cambria Math" w:hAnsi="Cambria Math" w:cs="Times New Roman"/>
                </w:rPr>
                <m:t>#</m:t>
              </m:r>
              <m:d>
                <m:dPr>
                  <m:ctrlPr>
                    <w:ins w:id="1135" w:author="fei zhai" w:date="2026-05-05T16:26:00Z">
                      <w:rPr>
                        <w:rFonts w:ascii="Cambria Math" w:hAnsi="Cambria Math" w:cs="Times New Roman"/>
                        <w:iCs/>
                      </w:rPr>
                    </w:ins>
                  </m:ctrlPr>
                </m:dPr>
                <m:e>
                  <m:r>
                    <m:rPr>
                      <m:nor/>
                    </m:rPr>
                    <w:rPr>
                      <w:rFonts w:cs="Times New Roman"/>
                      <w:iCs/>
                    </w:rPr>
                    <m:t>2-</m:t>
                  </m:r>
                  <m:r>
                    <w:del w:id="1136" w:author="fei zhai" w:date="2026-05-06T12:09:00Z">
                      <m:rPr>
                        <m:nor/>
                      </m:rPr>
                      <w:rPr>
                        <w:rFonts w:cs="Times New Roman"/>
                        <w:iCs/>
                      </w:rPr>
                      <m:t>2</m:t>
                    </w:del>
                  </m:r>
                  <m:r>
                    <w:ins w:id="1137" w:author="fei zhai" w:date="2026-05-06T12:09:00Z">
                      <m:rPr>
                        <m:nor/>
                      </m:rPr>
                      <w:rPr>
                        <w:rFonts w:cs="Times New Roman"/>
                        <w:iCs/>
                      </w:rPr>
                      <m:t>3</m:t>
                    </w:ins>
                  </m:r>
                </m:e>
              </m:d>
              <m:ctrlPr>
                <w:ins w:id="1138" w:author="fei zhai" w:date="2026-05-05T16:26:00Z">
                  <w:rPr>
                    <w:rFonts w:ascii="Cambria Math" w:eastAsia="sans-serif" w:hAnsi="Cambria Math" w:cs="Times New Roman"/>
                    <w:iCs/>
                  </w:rPr>
                </w:ins>
              </m:ctrlPr>
            </m:e>
          </m:eqArr>
        </m:oMath>
      </m:oMathPara>
    </w:p>
    <w:p w14:paraId="3864F6D2" w14:textId="77777777" w:rsidR="007D28D6" w:rsidRDefault="00000000">
      <w:pPr>
        <w:widowControl/>
        <w:spacing w:line="10" w:lineRule="atLeast"/>
        <w:ind w:firstLine="480"/>
        <w:jc w:val="left"/>
        <w:rPr>
          <w:rFonts w:eastAsia="MS Mincho" w:hAnsi="Cambria Math"/>
        </w:rPr>
      </w:pPr>
      <w:r>
        <w:rPr>
          <w:rFonts w:ascii="宋体" w:hAnsi="宋体" w:cs="宋体" w:hint="eastAsia"/>
        </w:rPr>
        <w:t>其中</w:t>
      </w:r>
      <m:oMath>
        <m:r>
          <m:rPr>
            <m:nor/>
          </m:rPr>
          <w:rPr>
            <w:rFonts w:cs="Times New Roman"/>
            <w:iCs/>
          </w:rPr>
          <m:t>F</m:t>
        </m:r>
      </m:oMath>
      <w:r>
        <w:rPr>
          <w:rFonts w:ascii="宋体" w:hAnsi="宋体" w:cs="宋体" w:hint="eastAsia"/>
        </w:rPr>
        <w:t>是回归树空间</w:t>
      </w:r>
      <w:r>
        <w:rPr>
          <w:rFonts w:eastAsia="MS Mincho" w:hAnsi="Cambria Math" w:hint="eastAsia"/>
        </w:rPr>
        <w:t>。</w:t>
      </w:r>
    </w:p>
    <w:p w14:paraId="145DA2F2" w14:textId="5A94D43F" w:rsidR="007D28D6" w:rsidDel="00350B11" w:rsidRDefault="00000000">
      <w:pPr>
        <w:ind w:firstLineChars="0" w:firstLine="420"/>
        <w:rPr>
          <w:del w:id="1139" w:author="fei zhai" w:date="2026-05-06T12:09:00Z"/>
        </w:rPr>
      </w:pPr>
      <w:del w:id="1140" w:author="fei zhai" w:date="2026-05-06T12:09:00Z">
        <w:r w:rsidDel="00350B11">
          <w:rPr>
            <w:rFonts w:hint="eastAsia"/>
          </w:rPr>
          <w:delText>在训练时，</w:delText>
        </w:r>
        <w:r w:rsidDel="00350B11">
          <w:rPr>
            <w:rFonts w:hint="eastAsia"/>
          </w:rPr>
          <w:delText>XGBoost</w:delText>
        </w:r>
        <w:r w:rsidDel="00350B11">
          <w:rPr>
            <w:rFonts w:hint="eastAsia"/>
          </w:rPr>
          <w:delText>将目标函数分为损失函数以及正则化两项，用限制叶子数目以及叶子权重防止过拟合的同时引入二阶梯度的信息加快了收敛并且提高了鲁棒性。</w:delText>
        </w:r>
      </w:del>
    </w:p>
    <w:p w14:paraId="6740CA6B" w14:textId="62B69F15" w:rsidR="007D28D6" w:rsidRDefault="00000000">
      <w:pPr>
        <w:ind w:firstLine="480"/>
        <w:rPr>
          <w:ins w:id="1141" w:author="fei zhai" w:date="2026-05-06T12:11:00Z"/>
        </w:rPr>
      </w:pPr>
      <w:del w:id="1142" w:author="fei zhai" w:date="2026-05-06T12:14:00Z">
        <w:r w:rsidDel="00D650AD">
          <w:rPr>
            <w:rFonts w:hint="eastAsia"/>
          </w:rPr>
          <w:delText>从工程上来看，</w:delText>
        </w:r>
      </w:del>
      <w:proofErr w:type="spellStart"/>
      <w:r>
        <w:rPr>
          <w:rFonts w:hint="eastAsia"/>
        </w:rPr>
        <w:t>XGBoost</w:t>
      </w:r>
      <w:proofErr w:type="spellEnd"/>
      <w:r>
        <w:rPr>
          <w:rFonts w:hint="eastAsia"/>
        </w:rPr>
        <w:t>支持特征级别的并行运算以及对缺失值的支持，</w:t>
      </w:r>
      <w:del w:id="1143" w:author="fei zhai" w:date="2026-05-06T12:14:00Z">
        <w:r w:rsidDel="00D650AD">
          <w:rPr>
            <w:rFonts w:hint="eastAsia"/>
          </w:rPr>
          <w:delText>具有良好的运行速度以及健壮性，</w:delText>
        </w:r>
      </w:del>
      <w:r>
        <w:rPr>
          <w:rFonts w:hint="eastAsia"/>
        </w:rPr>
        <w:t>在文本分类任务中面对大量的稀疏特征时它可以学习到更加复杂的非线性关系来弥补线性模型所不能表达的内容。</w:t>
      </w:r>
      <w:ins w:id="1144" w:author="fei zhai" w:date="2026-05-06T12:12:00Z">
        <w:r w:rsidR="00350B11">
          <w:rPr>
            <w:rFonts w:hint="eastAsia"/>
          </w:rPr>
          <w:t>然而与</w:t>
        </w:r>
        <w:r w:rsidR="00350B11">
          <w:rPr>
            <w:rFonts w:hint="eastAsia"/>
          </w:rPr>
          <w:t>RF</w:t>
        </w:r>
        <w:r w:rsidR="00350B11">
          <w:rPr>
            <w:rFonts w:hint="eastAsia"/>
          </w:rPr>
          <w:t>相同，</w:t>
        </w:r>
      </w:ins>
      <w:proofErr w:type="spellStart"/>
      <w:ins w:id="1145" w:author="fei zhai" w:date="2026-05-06T12:13:00Z">
        <w:r w:rsidR="00350B11">
          <w:rPr>
            <w:rFonts w:hint="eastAsia"/>
          </w:rPr>
          <w:t>XGBoost</w:t>
        </w:r>
        <w:proofErr w:type="spellEnd"/>
        <w:r w:rsidR="00350B11">
          <w:rPr>
            <w:rFonts w:hint="eastAsia"/>
          </w:rPr>
          <w:t>仍然</w:t>
        </w:r>
      </w:ins>
      <w:ins w:id="1146" w:author="fei zhai" w:date="2026-05-06T12:12:00Z">
        <w:r w:rsidR="00350B11" w:rsidRPr="00350B11">
          <w:rPr>
            <w:rFonts w:hint="eastAsia"/>
          </w:rPr>
          <w:t>难以捕获医疗器械专利中深层的语义逻辑与技术脉络，对复杂语境表征能力的缺失，</w:t>
        </w:r>
      </w:ins>
      <w:ins w:id="1147" w:author="fei zhai" w:date="2026-05-06T12:13:00Z">
        <w:r w:rsidR="00350B11">
          <w:rPr>
            <w:rFonts w:hint="eastAsia"/>
          </w:rPr>
          <w:t>使传统机器学习算法在面对专业领域长文本特征表征上</w:t>
        </w:r>
      </w:ins>
      <w:ins w:id="1148" w:author="fei zhai" w:date="2026-05-06T12:14:00Z">
        <w:r w:rsidR="00350B11">
          <w:rPr>
            <w:rFonts w:hint="eastAsia"/>
          </w:rPr>
          <w:t>存在无法逾越的局限性。</w:t>
        </w:r>
      </w:ins>
    </w:p>
    <w:p w14:paraId="3B9EC5DB" w14:textId="36CA8011" w:rsidR="00350B11" w:rsidRDefault="00350B11" w:rsidP="00350B11">
      <w:pPr>
        <w:pStyle w:val="3"/>
        <w:numPr>
          <w:ilvl w:val="2"/>
          <w:numId w:val="1"/>
        </w:numPr>
        <w:tabs>
          <w:tab w:val="clear" w:pos="420"/>
        </w:tabs>
        <w:rPr>
          <w:rFonts w:hint="eastAsia"/>
        </w:rPr>
        <w:pPrChange w:id="1149" w:author="fei zhai" w:date="2026-05-06T12:12:00Z">
          <w:pPr>
            <w:ind w:firstLine="480"/>
          </w:pPr>
        </w:pPrChange>
      </w:pPr>
      <w:ins w:id="1150" w:author="fei zhai" w:date="2026-05-06T12:12:00Z">
        <w:r>
          <w:rPr>
            <w:rFonts w:hint="eastAsia"/>
          </w:rPr>
          <w:t>基于深度学习</w:t>
        </w:r>
      </w:ins>
      <w:ins w:id="1151" w:author="fei zhai" w:date="2026-05-06T12:49:00Z">
        <w:r w:rsidR="00092E52">
          <w:rPr>
            <w:rFonts w:hint="eastAsia"/>
          </w:rPr>
          <w:t>与预训练</w:t>
        </w:r>
      </w:ins>
      <w:ins w:id="1152" w:author="fei zhai" w:date="2026-05-06T12:11:00Z">
        <w:r>
          <w:rPr>
            <w:rFonts w:hint="eastAsia"/>
          </w:rPr>
          <w:t>模型</w:t>
        </w:r>
      </w:ins>
      <w:ins w:id="1153" w:author="fei zhai" w:date="2026-05-06T12:49:00Z">
        <w:r w:rsidR="00092E52">
          <w:rPr>
            <w:rFonts w:hint="eastAsia"/>
          </w:rPr>
          <w:t>的</w:t>
        </w:r>
      </w:ins>
      <w:ins w:id="1154" w:author="fei zhai" w:date="2026-05-06T12:50:00Z">
        <w:r w:rsidR="00092E52">
          <w:rPr>
            <w:rFonts w:hint="eastAsia"/>
          </w:rPr>
          <w:t>语义表征</w:t>
        </w:r>
      </w:ins>
    </w:p>
    <w:p w14:paraId="3BA26707" w14:textId="44AEDCF0" w:rsidR="007D28D6" w:rsidDel="00CF5CBF" w:rsidRDefault="00000000">
      <w:pPr>
        <w:pStyle w:val="2"/>
        <w:numPr>
          <w:ilvl w:val="1"/>
          <w:numId w:val="1"/>
        </w:numPr>
        <w:tabs>
          <w:tab w:val="clear" w:pos="420"/>
        </w:tabs>
        <w:rPr>
          <w:del w:id="1155" w:author="fei zhai" w:date="2026-05-06T12:32:00Z"/>
        </w:rPr>
      </w:pPr>
      <w:bookmarkStart w:id="1156" w:name="_Toc10540"/>
      <w:bookmarkStart w:id="1157" w:name="_Toc216114483"/>
      <w:del w:id="1158" w:author="fei zhai" w:date="2026-05-06T12:32:00Z">
        <w:r w:rsidDel="00CF5CBF">
          <w:rPr>
            <w:rFonts w:hint="eastAsia"/>
          </w:rPr>
          <w:delText>深度学习方法</w:delText>
        </w:r>
        <w:bookmarkEnd w:id="1156"/>
      </w:del>
    </w:p>
    <w:p w14:paraId="4977E4B7" w14:textId="37286F78" w:rsidR="004853B3" w:rsidRPr="009C38F2" w:rsidRDefault="00000000" w:rsidP="009C38F2">
      <w:pPr>
        <w:ind w:firstLine="480"/>
        <w:rPr>
          <w:ins w:id="1159" w:author="fei zhai" w:date="2026-05-06T12:46:00Z"/>
        </w:rPr>
      </w:pPr>
      <w:del w:id="1160" w:author="fei zhai" w:date="2026-05-06T12:32:00Z">
        <w:r w:rsidDel="00CF5CBF">
          <w:rPr>
            <w:rFonts w:hint="eastAsia"/>
          </w:rPr>
          <w:delText>近年来由于</w:delText>
        </w:r>
      </w:del>
      <w:r>
        <w:rPr>
          <w:rFonts w:hint="eastAsia"/>
        </w:rPr>
        <w:t>深度学习发展特别是卷积神经网络、</w:t>
      </w:r>
      <w:r>
        <w:rPr>
          <w:rFonts w:hint="eastAsia"/>
        </w:rPr>
        <w:t>Transformer</w:t>
      </w:r>
      <w:r>
        <w:rPr>
          <w:rFonts w:hint="eastAsia"/>
        </w:rPr>
        <w:t>被应用到自然语言处理中对于文本分类也有很大促进作用。通过这种方法可以让机器学习到文本的低维稠密表示而且还可以学到文本内部的一些细节或者是全局的信息</w:t>
      </w:r>
      <w:del w:id="1161" w:author="fei zhai" w:date="2026-05-06T19:41:00Z">
        <w:r w:rsidDel="009C38F2">
          <w:rPr>
            <w:rFonts w:hint="eastAsia"/>
          </w:rPr>
          <w:delText>。</w:delText>
        </w:r>
      </w:del>
      <w:ins w:id="1162" w:author="fei zhai" w:date="2026-05-06T19:41:00Z">
        <w:r w:rsidR="009C38F2">
          <w:rPr>
            <w:rFonts w:hint="eastAsia"/>
          </w:rPr>
          <w:t>，</w:t>
        </w:r>
        <w:r w:rsidR="009C38F2" w:rsidRPr="009C38F2">
          <w:rPr>
            <w:rFonts w:hint="eastAsia"/>
          </w:rPr>
          <w:t>从而</w:t>
        </w:r>
      </w:ins>
      <w:ins w:id="1163" w:author="fei zhai" w:date="2026-05-06T12:48:00Z">
        <w:r w:rsidR="003835F1" w:rsidRPr="009C38F2">
          <w:rPr>
            <w:rFonts w:hint="eastAsia"/>
          </w:rPr>
          <w:t>根本上解决跨体系映射中的语义对齐</w:t>
        </w:r>
      </w:ins>
      <w:ins w:id="1164" w:author="fei zhai" w:date="2026-05-06T19:41:00Z">
        <w:r w:rsidR="005F3BBC">
          <w:rPr>
            <w:rFonts w:hint="eastAsia"/>
          </w:rPr>
          <w:t>问题</w:t>
        </w:r>
      </w:ins>
      <w:ins w:id="1165" w:author="fei zhai" w:date="2026-05-06T12:48:00Z">
        <w:r w:rsidR="003835F1" w:rsidRPr="009C38F2">
          <w:rPr>
            <w:rFonts w:hint="eastAsia"/>
          </w:rPr>
          <w:t>。</w:t>
        </w:r>
      </w:ins>
    </w:p>
    <w:p w14:paraId="20038C16" w14:textId="1395196A" w:rsidR="004853B3" w:rsidRDefault="008C237A" w:rsidP="008C237A">
      <w:pPr>
        <w:numPr>
          <w:ilvl w:val="0"/>
          <w:numId w:val="27"/>
        </w:numPr>
        <w:ind w:firstLineChars="0" w:firstLine="480"/>
        <w:rPr>
          <w:ins w:id="1166" w:author="fei zhai" w:date="2026-05-06T12:46:00Z"/>
        </w:rPr>
        <w:pPrChange w:id="1167" w:author="fei zhai" w:date="2026-05-06T12:51:00Z">
          <w:pPr>
            <w:ind w:firstLine="480"/>
          </w:pPr>
        </w:pPrChange>
      </w:pPr>
      <w:ins w:id="1168" w:author="fei zhai" w:date="2026-05-06T12:51:00Z">
        <w:r>
          <w:rPr>
            <w:rFonts w:hint="eastAsia"/>
          </w:rPr>
          <w:t>基于</w:t>
        </w:r>
        <w:proofErr w:type="spellStart"/>
        <w:r>
          <w:rPr>
            <w:rFonts w:hint="eastAsia"/>
          </w:rPr>
          <w:t>TextCNN</w:t>
        </w:r>
        <w:proofErr w:type="spellEnd"/>
        <w:r>
          <w:rPr>
            <w:rFonts w:hint="eastAsia"/>
          </w:rPr>
          <w:t>的局部语义表征</w:t>
        </w:r>
      </w:ins>
    </w:p>
    <w:p w14:paraId="63BA3F40" w14:textId="5013D48E" w:rsidR="004853B3" w:rsidDel="008535C3" w:rsidRDefault="004853B3">
      <w:pPr>
        <w:ind w:firstLine="480"/>
        <w:rPr>
          <w:del w:id="1169" w:author="fei zhai" w:date="2026-05-06T12:51:00Z"/>
          <w:rFonts w:hint="eastAsia"/>
        </w:rPr>
      </w:pPr>
    </w:p>
    <w:p w14:paraId="10BA4FB3" w14:textId="78C9C8A1" w:rsidR="007D28D6" w:rsidDel="008535C3" w:rsidRDefault="00000000">
      <w:pPr>
        <w:pStyle w:val="3"/>
        <w:numPr>
          <w:ilvl w:val="2"/>
          <w:numId w:val="1"/>
        </w:numPr>
        <w:tabs>
          <w:tab w:val="clear" w:pos="420"/>
        </w:tabs>
        <w:rPr>
          <w:del w:id="1170" w:author="fei zhai" w:date="2026-05-06T12:51:00Z"/>
        </w:rPr>
      </w:pPr>
      <w:bookmarkStart w:id="1171" w:name="_Toc32118"/>
      <w:bookmarkEnd w:id="1157"/>
      <w:del w:id="1172" w:author="fei zhai" w:date="2026-05-06T12:51:00Z">
        <w:r w:rsidDel="008535C3">
          <w:rPr>
            <w:rFonts w:hint="eastAsia"/>
          </w:rPr>
          <w:delText>Text</w:delText>
        </w:r>
        <w:r w:rsidDel="008535C3">
          <w:delText>CNN</w:delText>
        </w:r>
        <w:bookmarkEnd w:id="1171"/>
      </w:del>
    </w:p>
    <w:p w14:paraId="56904005" w14:textId="447E3605" w:rsidR="007D28D6" w:rsidRDefault="00000000">
      <w:pPr>
        <w:ind w:firstLine="480"/>
      </w:pPr>
      <w:proofErr w:type="spellStart"/>
      <w:r>
        <w:rPr>
          <w:rFonts w:hint="eastAsia"/>
        </w:rPr>
        <w:t>TextCNN</w:t>
      </w:r>
      <w:proofErr w:type="spellEnd"/>
      <w:r>
        <w:rPr>
          <w:rFonts w:hint="eastAsia"/>
        </w:rPr>
        <w:t>是</w:t>
      </w:r>
      <w:r>
        <w:rPr>
          <w:rFonts w:hint="eastAsia"/>
        </w:rPr>
        <w:t>Kim</w:t>
      </w:r>
      <w:r>
        <w:rPr>
          <w:rFonts w:hint="eastAsia"/>
        </w:rPr>
        <w:t>于</w:t>
      </w:r>
      <w:r>
        <w:rPr>
          <w:rFonts w:hint="eastAsia"/>
        </w:rPr>
        <w:t>2014</w:t>
      </w:r>
      <w:r>
        <w:rPr>
          <w:rFonts w:hint="eastAsia"/>
        </w:rPr>
        <w:t>年提出的将卷积神经网络应用于文本分类的一种方法，证明了卷积对于学习短语级别的语义有效</w:t>
      </w:r>
      <w:r>
        <w:rPr>
          <w:rStyle w:val="af1"/>
        </w:rPr>
        <w:fldChar w:fldCharType="begin"/>
      </w:r>
      <w:r>
        <w:rPr>
          <w:rStyle w:val="af1"/>
        </w:rPr>
        <w:instrText xml:space="preserve"> ADDIN ZOTERO_ITEM CSL_CITATION {"citationID":"EVBlJILg","properties":{"formattedCitation":"\\super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af1"/>
        </w:rPr>
        <w:fldChar w:fldCharType="separate"/>
      </w:r>
      <w:r>
        <w:rPr>
          <w:rStyle w:val="af1"/>
        </w:rPr>
        <w:t>[</w:t>
      </w:r>
      <w:del w:id="1173" w:author="fei zhai" w:date="2026-05-06T19:42:00Z">
        <w:r w:rsidDel="001421EB">
          <w:rPr>
            <w:rStyle w:val="af1"/>
          </w:rPr>
          <w:delText>36</w:delText>
        </w:r>
      </w:del>
      <w:ins w:id="1174" w:author="fei zhai" w:date="2026-05-06T19:42:00Z">
        <w:r w:rsidR="001421EB">
          <w:rPr>
            <w:rStyle w:val="af1"/>
          </w:rPr>
          <w:t>18</w:t>
        </w:r>
      </w:ins>
      <w:r>
        <w:rPr>
          <w:rStyle w:val="af1"/>
        </w:rPr>
        <w:t>]</w:t>
      </w:r>
      <w:r>
        <w:rPr>
          <w:rStyle w:val="af1"/>
        </w:rPr>
        <w:fldChar w:fldCharType="end"/>
      </w:r>
      <w:r>
        <w:rPr>
          <w:rFonts w:hint="eastAsia"/>
        </w:rPr>
        <w:t>。如图</w:t>
      </w:r>
      <w:r>
        <w:rPr>
          <w:rFonts w:hint="eastAsia"/>
        </w:rPr>
        <w:t>2-1</w:t>
      </w:r>
      <w:r>
        <w:rPr>
          <w:rFonts w:hint="eastAsia"/>
        </w:rPr>
        <w:t>所示，它包括输入层、卷积层、池化层以及输出层。</w:t>
      </w:r>
    </w:p>
    <w:p w14:paraId="76F4F048" w14:textId="77777777" w:rsidR="007D28D6" w:rsidRDefault="00000000">
      <w:pPr>
        <w:ind w:firstLineChars="0" w:firstLine="0"/>
        <w:rPr>
          <w:rFonts w:ascii="宋体" w:hAnsi="宋体" w:cs="宋体"/>
        </w:rPr>
      </w:pPr>
      <w:r>
        <w:rPr>
          <w:rFonts w:ascii="宋体" w:hAnsi="宋体" w:cs="宋体"/>
          <w:noProof/>
        </w:rPr>
        <w:lastRenderedPageBreak/>
        <w:drawing>
          <wp:inline distT="0" distB="0" distL="114300" distR="114300" wp14:anchorId="09930701" wp14:editId="6880667C">
            <wp:extent cx="5266690" cy="4194175"/>
            <wp:effectExtent l="0" t="0" r="1270" b="508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30"/>
                    <a:stretch>
                      <a:fillRect/>
                    </a:stretch>
                  </pic:blipFill>
                  <pic:spPr>
                    <a:xfrm>
                      <a:off x="0" y="0"/>
                      <a:ext cx="5266690" cy="4194175"/>
                    </a:xfrm>
                    <a:prstGeom prst="rect">
                      <a:avLst/>
                    </a:prstGeom>
                    <a:noFill/>
                    <a:ln w="9525">
                      <a:noFill/>
                    </a:ln>
                  </pic:spPr>
                </pic:pic>
              </a:graphicData>
            </a:graphic>
          </wp:inline>
        </w:drawing>
      </w:r>
    </w:p>
    <w:p w14:paraId="2DB2ECA6" w14:textId="77777777" w:rsidR="007D28D6" w:rsidRDefault="00000000">
      <w:pPr>
        <w:pStyle w:val="ae"/>
        <w:rPr>
          <w:rFonts w:hint="default"/>
        </w:rPr>
      </w:pPr>
      <w:r>
        <w:t>图</w:t>
      </w:r>
      <w:r>
        <w:t xml:space="preserve">2-1  </w:t>
      </w:r>
      <w:proofErr w:type="spellStart"/>
      <w:r>
        <w:t>TextCNN</w:t>
      </w:r>
      <w:proofErr w:type="spellEnd"/>
    </w:p>
    <w:p w14:paraId="442D64C3" w14:textId="77777777" w:rsidR="007D28D6" w:rsidRDefault="00000000">
      <w:pPr>
        <w:ind w:firstLine="480"/>
      </w:pPr>
      <w:r>
        <w:rPr>
          <w:rFonts w:hint="eastAsia"/>
        </w:rPr>
        <w:t>在输入层，将长度为</w:t>
      </w:r>
      <m:oMath>
        <m:r>
          <m:rPr>
            <m:nor/>
          </m:rPr>
          <w:rPr>
            <w:rFonts w:cs="Times New Roman"/>
            <w:i/>
          </w:rPr>
          <m:t>n</m:t>
        </m:r>
      </m:oMath>
      <w:r>
        <w:rPr>
          <w:rFonts w:hint="eastAsia"/>
        </w:rPr>
        <w:t>的文本用</w:t>
      </w:r>
      <w:proofErr w:type="spellStart"/>
      <m:oMath>
        <m:r>
          <m:rPr>
            <m:nor/>
          </m:rPr>
          <w:rPr>
            <w:rFonts w:cs="Times New Roman"/>
          </w:rPr>
          <m:t>n×k</m:t>
        </m:r>
      </m:oMath>
      <w:proofErr w:type="spellEnd"/>
      <w:r>
        <w:rPr>
          <w:rFonts w:hint="eastAsia"/>
        </w:rPr>
        <w:t>的词向量矩阵来表示。在卷积层使用多个不同高度</w:t>
      </w:r>
      <m:oMath>
        <m:r>
          <m:rPr>
            <m:nor/>
          </m:rPr>
          <w:rPr>
            <w:rFonts w:cs="Times New Roman"/>
          </w:rPr>
          <m:t>h</m:t>
        </m:r>
      </m:oMath>
      <w:r>
        <w:rPr>
          <w:rFonts w:hint="eastAsia"/>
        </w:rPr>
        <w:t>的卷积核，例如</w:t>
      </w:r>
      <m:oMath>
        <m:r>
          <m:rPr>
            <m:nor/>
          </m:rPr>
          <w:rPr>
            <w:rFonts w:cs="Times New Roman"/>
          </w:rPr>
          <m:t>h∈{2,3,4,5,6}</m:t>
        </m:r>
      </m:oMath>
      <w:r>
        <w:rPr>
          <w:rFonts w:hint="eastAsia"/>
        </w:rPr>
        <w:t>，沿着词序方向移动得到不同大小的</w:t>
      </w:r>
      <w:r>
        <w:rPr>
          <w:rFonts w:hint="eastAsia"/>
        </w:rPr>
        <w:t>N-gram</w:t>
      </w:r>
      <w:r>
        <w:rPr>
          <w:rFonts w:hint="eastAsia"/>
        </w:rPr>
        <w:t>特征，在池化层一般使用最大池化，对于每一个特征图求最大值：</w:t>
      </w:r>
    </w:p>
    <w:p w14:paraId="1C7F591F" w14:textId="3C08CD07" w:rsidR="007D28D6" w:rsidRDefault="00000000">
      <w:pPr>
        <w:widowControl/>
        <w:spacing w:line="10" w:lineRule="atLeast"/>
        <w:ind w:firstLine="480"/>
        <w:jc w:val="left"/>
      </w:pPr>
      <m:oMathPara>
        <m:oMath>
          <m:eqArr>
            <m:eqArrPr>
              <m:maxDist m:val="1"/>
              <m:ctrlPr>
                <w:ins w:id="1175" w:author="fei zhai" w:date="2026-05-05T16:26:00Z">
                  <w:rPr>
                    <w:rFonts w:ascii="Cambria Math" w:eastAsia="sans-serif" w:hAnsi="Cambria Math" w:cs="Times New Roman"/>
                    <w:i/>
                  </w:rPr>
                </w:ins>
              </m:ctrlPr>
            </m:eqArrPr>
            <m:e>
              <m:acc>
                <m:accPr>
                  <m:ctrlPr>
                    <w:ins w:id="1176" w:author="fei zhai" w:date="2026-05-05T16:26:00Z">
                      <w:rPr>
                        <w:rFonts w:ascii="Cambria Math" w:eastAsia="sans-serif" w:hAnsi="Cambria Math" w:cs="Times New Roman"/>
                      </w:rPr>
                    </w:ins>
                  </m:ctrlPr>
                </m:accPr>
                <m:e>
                  <m:r>
                    <m:rPr>
                      <m:nor/>
                    </m:rPr>
                    <w:rPr>
                      <w:rFonts w:eastAsia="sans-serif" w:cs="Times New Roman"/>
                      <w:i/>
                    </w:rPr>
                    <m:t>c</m:t>
                  </m:r>
                </m:e>
              </m:acc>
              <m:r>
                <m:rPr>
                  <m:nor/>
                </m:rPr>
                <w:rPr>
                  <w:rFonts w:ascii="Cambria Math" w:hAnsi="Cambria Math" w:cs="Times New Roman"/>
                </w:rPr>
                <m:t xml:space="preserve"> </m:t>
              </m:r>
              <m:r>
                <m:rPr>
                  <m:nor/>
                </m:rPr>
                <w:rPr>
                  <w:rFonts w:eastAsia="sans-serif" w:cs="Times New Roman"/>
                </w:rPr>
                <m:t>=</m:t>
              </m:r>
              <m:func>
                <m:funcPr>
                  <m:ctrlPr>
                    <w:ins w:id="1177" w:author="fei zhai" w:date="2026-05-05T16:26:00Z">
                      <w:rPr>
                        <w:rFonts w:ascii="Cambria Math" w:eastAsia="sans-serif" w:hAnsi="Cambria Math" w:cs="Times New Roman"/>
                      </w:rPr>
                    </w:ins>
                  </m:ctrlPr>
                </m:funcPr>
                <m:fName>
                  <m:r>
                    <m:rPr>
                      <m:nor/>
                    </m:rPr>
                    <w:rPr>
                      <w:rFonts w:eastAsia="sans-serif" w:cs="Times New Roman"/>
                    </w:rPr>
                    <m:t>max</m:t>
                  </m:r>
                </m:fName>
                <m:e>
                  <m:r>
                    <m:rPr>
                      <m:nor/>
                    </m:rPr>
                    <w:rPr>
                      <w:rFonts w:ascii="Cambria Math" w:hAnsi="Cambria Math" w:cs="Times New Roman" w:hint="eastAsia"/>
                    </w:rPr>
                    <m:t>{</m:t>
                  </m:r>
                  <m:r>
                    <m:rPr>
                      <m:nor/>
                    </m:rPr>
                    <w:rPr>
                      <w:rFonts w:eastAsia="sans-serif" w:cs="Times New Roman"/>
                    </w:rPr>
                    <m:t>c</m:t>
                  </m:r>
                  <m:r>
                    <m:rPr>
                      <m:nor/>
                    </m:rPr>
                    <w:rPr>
                      <w:rFonts w:cs="Times New Roman" w:hint="eastAsia"/>
                    </w:rPr>
                    <m:t>}</m:t>
                  </m:r>
                </m:e>
              </m:func>
              <m:r>
                <m:rPr>
                  <m:sty m:val="p"/>
                </m:rPr>
                <w:rPr>
                  <w:rFonts w:ascii="Cambria Math" w:eastAsia="sans-serif" w:hAnsi="Cambria Math" w:cs="Times New Roman"/>
                </w:rPr>
                <m:t>#</m:t>
              </m:r>
              <m:d>
                <m:dPr>
                  <m:ctrlPr>
                    <w:ins w:id="1178" w:author="fei zhai" w:date="2026-05-05T16:26:00Z">
                      <w:rPr>
                        <w:rFonts w:ascii="Cambria Math" w:eastAsia="sans-serif" w:hAnsi="Cambria Math" w:cs="Times New Roman"/>
                        <w:i/>
                      </w:rPr>
                    </w:ins>
                  </m:ctrlPr>
                </m:dPr>
                <m:e>
                  <m:r>
                    <m:rPr>
                      <m:nor/>
                    </m:rPr>
                    <w:rPr>
                      <w:rFonts w:eastAsia="sans-serif" w:cs="Times New Roman"/>
                    </w:rPr>
                    <m:t>2-</m:t>
                  </m:r>
                  <m:r>
                    <w:del w:id="1179" w:author="fei zhai" w:date="2026-05-06T12:52:00Z">
                      <m:rPr>
                        <m:nor/>
                      </m:rPr>
                      <w:rPr>
                        <w:rFonts w:eastAsia="sans-serif" w:cs="Times New Roman"/>
                      </w:rPr>
                      <m:t>3</m:t>
                    </w:del>
                  </m:r>
                  <m:r>
                    <w:ins w:id="1180" w:author="fei zhai" w:date="2026-05-06T12:52:00Z">
                      <m:rPr>
                        <m:nor/>
                      </m:rPr>
                      <w:rPr>
                        <w:rFonts w:eastAsia="sans-serif" w:cs="Times New Roman"/>
                      </w:rPr>
                      <m:t>4</m:t>
                    </w:ins>
                  </m:r>
                </m:e>
              </m:d>
            </m:e>
          </m:eqArr>
        </m:oMath>
      </m:oMathPara>
    </w:p>
    <w:p w14:paraId="5C8AAA4A" w14:textId="77777777" w:rsidR="007D28D6" w:rsidRDefault="00000000">
      <w:pPr>
        <w:ind w:firstLine="480"/>
      </w:pPr>
      <w:r>
        <w:rPr>
          <w:rFonts w:hint="eastAsia"/>
        </w:rPr>
        <w:t>这一步可以找出一个句子最突出的地方并且把变长的文本转化为定长表示，然后把每一个卷积核的最大值连接在一起作为特征向量，经过</w:t>
      </w:r>
      <w:r>
        <w:rPr>
          <w:rFonts w:hint="eastAsia"/>
        </w:rPr>
        <w:t>Dropout</w:t>
      </w:r>
      <w:r>
        <w:rPr>
          <w:rFonts w:hint="eastAsia"/>
        </w:rPr>
        <w:t>再送入到</w:t>
      </w:r>
      <w:proofErr w:type="spellStart"/>
      <w:r>
        <w:rPr>
          <w:rFonts w:hint="eastAsia"/>
        </w:rPr>
        <w:t>Softmax</w:t>
      </w:r>
      <w:proofErr w:type="spellEnd"/>
      <w:r>
        <w:rPr>
          <w:rFonts w:hint="eastAsia"/>
        </w:rPr>
        <w:t>进行分类。</w:t>
      </w:r>
    </w:p>
    <w:p w14:paraId="4EB3C348" w14:textId="2612BB80" w:rsidR="007D28D6" w:rsidRDefault="00000000">
      <w:pPr>
        <w:ind w:firstLine="480"/>
        <w:rPr>
          <w:ins w:id="1181" w:author="fei zhai" w:date="2026-05-06T13:00:00Z"/>
        </w:rPr>
      </w:pPr>
      <w:proofErr w:type="spellStart"/>
      <w:r>
        <w:rPr>
          <w:rFonts w:hint="eastAsia"/>
        </w:rPr>
        <w:t>TextCNN</w:t>
      </w:r>
      <w:proofErr w:type="spellEnd"/>
      <w:r>
        <w:rPr>
          <w:rFonts w:hint="eastAsia"/>
        </w:rPr>
        <w:t>是一个非常有效的</w:t>
      </w:r>
      <w:r>
        <w:rPr>
          <w:rFonts w:hint="eastAsia"/>
        </w:rPr>
        <w:t>N-gram</w:t>
      </w:r>
      <w:r>
        <w:rPr>
          <w:rFonts w:hint="eastAsia"/>
        </w:rPr>
        <w:t>特征提取器，有较好的并行性和低的时间复杂度</w:t>
      </w:r>
      <w:del w:id="1182" w:author="fei zhai" w:date="2026-05-06T12:52:00Z">
        <w:r w:rsidDel="008535C3">
          <w:rPr>
            <w:rFonts w:hint="eastAsia"/>
          </w:rPr>
          <w:delText>，适合用于大规模文本的数据集上</w:delText>
        </w:r>
      </w:del>
      <w:r>
        <w:rPr>
          <w:rFonts w:hint="eastAsia"/>
        </w:rPr>
        <w:t>。</w:t>
      </w:r>
      <w:ins w:id="1183" w:author="fei zhai" w:date="2026-05-06T12:52:00Z">
        <w:r w:rsidR="008535C3">
          <w:rPr>
            <w:rFonts w:hint="eastAsia"/>
          </w:rPr>
          <w:t>在</w:t>
        </w:r>
        <w:r w:rsidR="008535C3" w:rsidRPr="008535C3">
          <w:rPr>
            <w:rFonts w:hint="eastAsia"/>
          </w:rPr>
          <w:t>医疗器械专利</w:t>
        </w:r>
      </w:ins>
      <w:ins w:id="1184" w:author="fei zhai" w:date="2026-05-06T12:53:00Z">
        <w:r w:rsidR="008535C3">
          <w:rPr>
            <w:rFonts w:hint="eastAsia"/>
          </w:rPr>
          <w:t>文本</w:t>
        </w:r>
      </w:ins>
      <w:ins w:id="1185" w:author="fei zhai" w:date="2026-05-06T12:52:00Z">
        <w:r w:rsidR="008535C3" w:rsidRPr="008535C3">
          <w:rPr>
            <w:rFonts w:hint="eastAsia"/>
          </w:rPr>
          <w:t>中包含如“有源手术器械”、“超声换能器”或“血管支架”等专业术语，这些短语特征通常是界定</w:t>
        </w:r>
      </w:ins>
      <w:ins w:id="1186" w:author="fei zhai" w:date="2026-05-06T12:53:00Z">
        <w:r w:rsidR="008535C3">
          <w:rPr>
            <w:rFonts w:hint="eastAsia"/>
          </w:rPr>
          <w:t>分类</w:t>
        </w:r>
      </w:ins>
      <w:ins w:id="1187" w:author="fei zhai" w:date="2026-05-06T12:52:00Z">
        <w:r w:rsidR="008535C3" w:rsidRPr="008535C3">
          <w:rPr>
            <w:rFonts w:hint="eastAsia"/>
          </w:rPr>
          <w:t>的核心依据。</w:t>
        </w:r>
      </w:ins>
      <w:proofErr w:type="spellStart"/>
      <w:ins w:id="1188" w:author="fei zhai" w:date="2026-05-06T12:56:00Z">
        <w:r w:rsidR="00E3597A" w:rsidRPr="00E3597A">
          <w:rPr>
            <w:rFonts w:hint="eastAsia"/>
          </w:rPr>
          <w:t>TextCNN</w:t>
        </w:r>
        <w:proofErr w:type="spellEnd"/>
        <w:r w:rsidR="00E3597A" w:rsidRPr="00E3597A">
          <w:rPr>
            <w:rFonts w:hint="eastAsia"/>
          </w:rPr>
          <w:t xml:space="preserve"> </w:t>
        </w:r>
        <w:r w:rsidR="00E3597A" w:rsidRPr="00E3597A">
          <w:rPr>
            <w:rFonts w:hint="eastAsia"/>
          </w:rPr>
          <w:t>利用多尺度卷积核</w:t>
        </w:r>
        <w:r w:rsidR="00E3597A">
          <w:rPr>
            <w:rFonts w:hint="eastAsia"/>
          </w:rPr>
          <w:t>可以有效</w:t>
        </w:r>
        <w:r w:rsidR="00E3597A" w:rsidRPr="00E3597A">
          <w:rPr>
            <w:rFonts w:hint="eastAsia"/>
          </w:rPr>
          <w:t>提取</w:t>
        </w:r>
        <w:r w:rsidR="00E3597A">
          <w:rPr>
            <w:rFonts w:hint="eastAsia"/>
          </w:rPr>
          <w:t>这些具有</w:t>
        </w:r>
        <w:r w:rsidR="00E3597A" w:rsidRPr="00E3597A">
          <w:rPr>
            <w:rFonts w:hint="eastAsia"/>
          </w:rPr>
          <w:t>强判别性的局部语义特征，然而，受限于卷积感受野的固定宽度，在处理复杂的长程语义时</w:t>
        </w:r>
      </w:ins>
      <w:ins w:id="1189" w:author="fei zhai" w:date="2026-05-06T12:57:00Z">
        <w:r w:rsidR="00E3597A">
          <w:rPr>
            <w:rFonts w:hint="eastAsia"/>
          </w:rPr>
          <w:t>仍</w:t>
        </w:r>
      </w:ins>
      <w:ins w:id="1190" w:author="fei zhai" w:date="2026-05-06T12:56:00Z">
        <w:r w:rsidR="00E3597A" w:rsidRPr="00E3597A">
          <w:rPr>
            <w:rFonts w:hint="eastAsia"/>
          </w:rPr>
          <w:t>存在</w:t>
        </w:r>
      </w:ins>
      <w:ins w:id="1191" w:author="fei zhai" w:date="2026-05-06T12:58:00Z">
        <w:r w:rsidR="00E3597A">
          <w:rPr>
            <w:rFonts w:hint="eastAsia"/>
          </w:rPr>
          <w:t>局限性</w:t>
        </w:r>
      </w:ins>
      <w:ins w:id="1192" w:author="fei zhai" w:date="2026-05-06T12:56:00Z">
        <w:r w:rsidR="00E3597A" w:rsidRPr="00E3597A">
          <w:rPr>
            <w:rFonts w:hint="eastAsia"/>
          </w:rPr>
          <w:t>。</w:t>
        </w:r>
      </w:ins>
    </w:p>
    <w:p w14:paraId="62C658FE" w14:textId="2E98C565" w:rsidR="00E3597A" w:rsidRDefault="00E3597A" w:rsidP="00E3597A">
      <w:pPr>
        <w:numPr>
          <w:ilvl w:val="0"/>
          <w:numId w:val="27"/>
        </w:numPr>
        <w:ind w:firstLineChars="0" w:firstLine="480"/>
        <w:rPr>
          <w:ins w:id="1193" w:author="fei zhai" w:date="2026-05-06T13:00:00Z"/>
        </w:rPr>
      </w:pPr>
      <w:ins w:id="1194" w:author="fei zhai" w:date="2026-05-06T13:01:00Z">
        <w:r>
          <w:rPr>
            <w:rFonts w:hint="eastAsia"/>
          </w:rPr>
          <w:t>基于预训练模型的全局</w:t>
        </w:r>
      </w:ins>
      <w:ins w:id="1195" w:author="fei zhai" w:date="2026-05-06T13:00:00Z">
        <w:r>
          <w:rPr>
            <w:rFonts w:hint="eastAsia"/>
          </w:rPr>
          <w:t>语义表征</w:t>
        </w:r>
      </w:ins>
    </w:p>
    <w:p w14:paraId="37AFD76C" w14:textId="5E942920" w:rsidR="00E3597A" w:rsidRPr="00FC0978" w:rsidRDefault="00FC0978">
      <w:pPr>
        <w:ind w:firstLine="480"/>
        <w:rPr>
          <w:rFonts w:hint="eastAsia"/>
        </w:rPr>
      </w:pPr>
      <w:ins w:id="1196" w:author="fei zhai" w:date="2026-05-06T13:03:00Z">
        <w:r w:rsidRPr="00FC0978">
          <w:rPr>
            <w:rFonts w:hint="eastAsia"/>
          </w:rPr>
          <w:t>预训练模型的兴起解决了深度学习模型在处理长距离语义依赖及一词多义</w:t>
        </w:r>
      </w:ins>
      <w:ins w:id="1197" w:author="fei zhai" w:date="2026-05-06T13:04:00Z">
        <w:r>
          <w:rPr>
            <w:rFonts w:hint="eastAsia"/>
          </w:rPr>
          <w:lastRenderedPageBreak/>
          <w:t>问题上存在的局限性</w:t>
        </w:r>
      </w:ins>
      <w:ins w:id="1198" w:author="fei zhai" w:date="2026-05-06T13:03:00Z">
        <w:r w:rsidRPr="00FC0978">
          <w:rPr>
            <w:rFonts w:hint="eastAsia"/>
          </w:rPr>
          <w:t>。以</w:t>
        </w:r>
      </w:ins>
      <w:ins w:id="1199" w:author="fei zhai" w:date="2026-05-06T13:04:00Z">
        <w:r>
          <w:rPr>
            <w:rFonts w:hint="eastAsia"/>
          </w:rPr>
          <w:t>BERT</w:t>
        </w:r>
      </w:ins>
      <w:ins w:id="1200" w:author="fei zhai" w:date="2026-05-06T13:03:00Z">
        <w:r w:rsidRPr="00FC0978">
          <w:rPr>
            <w:rFonts w:hint="eastAsia"/>
          </w:rPr>
          <w:t>为代表的模型基于</w:t>
        </w:r>
        <w:r w:rsidRPr="00FC0978">
          <w:rPr>
            <w:rFonts w:hint="eastAsia"/>
          </w:rPr>
          <w:t>Transformer</w:t>
        </w:r>
        <w:r w:rsidRPr="00FC0978">
          <w:rPr>
            <w:rFonts w:hint="eastAsia"/>
          </w:rPr>
          <w:t>编码器结构，利用双向自注意力机制计算序列中各</w:t>
        </w:r>
        <w:r w:rsidRPr="00FC0978">
          <w:rPr>
            <w:rFonts w:hint="eastAsia"/>
          </w:rPr>
          <w:t>Token</w:t>
        </w:r>
        <w:r w:rsidRPr="00FC0978">
          <w:rPr>
            <w:rFonts w:hint="eastAsia"/>
          </w:rPr>
          <w:t>之间的关联权重</w:t>
        </w:r>
      </w:ins>
      <w:ins w:id="1201" w:author="fei zhai" w:date="2026-05-06T13:04:00Z">
        <w:r w:rsidR="00BF45B2">
          <w:rPr>
            <w:rStyle w:val="af1"/>
          </w:rPr>
          <w:fldChar w:fldCharType="begin"/>
        </w:r>
        <w:r w:rsidR="00BF45B2">
          <w:rPr>
            <w:rStyle w:val="af1"/>
          </w:rPr>
          <w:instrText xml:space="preserve"> ADDIN ZOTERO_ITEM CSL_CITATION {"citationID":"GJNI8qoz","properties":{"formattedCitation":"\\super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instrText>
        </w:r>
        <w:r w:rsidR="00BF45B2">
          <w:rPr>
            <w:rStyle w:val="af1"/>
          </w:rPr>
          <w:fldChar w:fldCharType="separate"/>
        </w:r>
        <w:r w:rsidR="00BF45B2">
          <w:rPr>
            <w:rStyle w:val="af1"/>
          </w:rPr>
          <w:t>[</w:t>
        </w:r>
      </w:ins>
      <w:ins w:id="1202" w:author="fei zhai" w:date="2026-05-06T19:43:00Z">
        <w:r w:rsidR="001421EB">
          <w:rPr>
            <w:rStyle w:val="af1"/>
          </w:rPr>
          <w:t>20</w:t>
        </w:r>
      </w:ins>
      <w:ins w:id="1203" w:author="fei zhai" w:date="2026-05-06T13:04:00Z">
        <w:r w:rsidR="00BF45B2">
          <w:rPr>
            <w:rStyle w:val="af1"/>
          </w:rPr>
          <w:t>]</w:t>
        </w:r>
        <w:r w:rsidR="00BF45B2">
          <w:rPr>
            <w:rStyle w:val="af1"/>
          </w:rPr>
          <w:fldChar w:fldCharType="end"/>
        </w:r>
      </w:ins>
      <w:ins w:id="1204" w:author="fei zhai" w:date="2026-05-06T13:03:00Z">
        <w:r w:rsidRPr="00FC0978">
          <w:rPr>
            <w:rFonts w:hint="eastAsia"/>
          </w:rPr>
          <w:t>。</w:t>
        </w:r>
      </w:ins>
    </w:p>
    <w:p w14:paraId="6157784C" w14:textId="6B4C14E3" w:rsidR="007D28D6" w:rsidDel="00FC0978" w:rsidRDefault="00000000">
      <w:pPr>
        <w:pStyle w:val="3"/>
        <w:numPr>
          <w:ilvl w:val="2"/>
          <w:numId w:val="1"/>
        </w:numPr>
        <w:tabs>
          <w:tab w:val="clear" w:pos="420"/>
        </w:tabs>
        <w:rPr>
          <w:del w:id="1205" w:author="fei zhai" w:date="2026-05-06T13:02:00Z"/>
        </w:rPr>
      </w:pPr>
      <w:bookmarkStart w:id="1206" w:name="_Toc23108"/>
      <w:del w:id="1207" w:author="fei zhai" w:date="2026-05-06T13:02:00Z">
        <w:r w:rsidDel="00FC0978">
          <w:delText>BERT</w:delText>
        </w:r>
        <w:bookmarkEnd w:id="1206"/>
      </w:del>
    </w:p>
    <w:p w14:paraId="73AEDEF6" w14:textId="1F4AFB28" w:rsidR="007D28D6" w:rsidDel="00BF45B2" w:rsidRDefault="00000000">
      <w:pPr>
        <w:ind w:firstLine="480"/>
        <w:rPr>
          <w:del w:id="1208" w:author="fei zhai" w:date="2026-05-06T13:04:00Z"/>
        </w:rPr>
      </w:pPr>
      <w:del w:id="1209" w:author="fei zhai" w:date="2026-05-06T13:04:00Z">
        <w:r w:rsidDel="00BF45B2">
          <w:rPr>
            <w:rFonts w:hint="eastAsia"/>
          </w:rPr>
          <w:delText>BERT</w:delText>
        </w:r>
        <w:r w:rsidDel="00BF45B2">
          <w:rPr>
            <w:rFonts w:hint="eastAsia"/>
          </w:rPr>
          <w:delText>（</w:delText>
        </w:r>
        <w:r w:rsidDel="00BF45B2">
          <w:rPr>
            <w:rFonts w:hint="eastAsia"/>
          </w:rPr>
          <w:delText>Bidirectional Encoder Representations from Transformers</w:delText>
        </w:r>
        <w:r w:rsidDel="00BF45B2">
          <w:rPr>
            <w:rFonts w:hint="eastAsia"/>
          </w:rPr>
          <w:delText>）是</w:delText>
        </w:r>
        <w:r w:rsidDel="00BF45B2">
          <w:rPr>
            <w:rFonts w:hint="eastAsia"/>
          </w:rPr>
          <w:delText>Google</w:delText>
        </w:r>
        <w:r w:rsidDel="00BF45B2">
          <w:rPr>
            <w:rFonts w:hint="eastAsia"/>
          </w:rPr>
          <w:delText>于</w:delText>
        </w:r>
        <w:r w:rsidDel="00BF45B2">
          <w:rPr>
            <w:rFonts w:hint="eastAsia"/>
          </w:rPr>
          <w:delText>2018</w:delText>
        </w:r>
        <w:r w:rsidDel="00BF45B2">
          <w:rPr>
            <w:rFonts w:hint="eastAsia"/>
          </w:rPr>
          <w:delText>年提出的，它标志着自然语言处理领域进入以预训练</w:delText>
        </w:r>
        <w:r w:rsidDel="00BF45B2">
          <w:rPr>
            <w:rFonts w:hint="eastAsia"/>
          </w:rPr>
          <w:delText>+fine-tuning</w:delText>
        </w:r>
        <w:r w:rsidDel="00BF45B2">
          <w:rPr>
            <w:rFonts w:hint="eastAsia"/>
          </w:rPr>
          <w:delText>为特征的时代</w:delText>
        </w:r>
        <w:r w:rsidDel="00BF45B2">
          <w:rPr>
            <w:rStyle w:val="af1"/>
          </w:rPr>
          <w:fldChar w:fldCharType="begin"/>
        </w:r>
        <w:r w:rsidDel="00BF45B2">
          <w:rPr>
            <w:rStyle w:val="af1"/>
          </w:rPr>
          <w:delInstrText xml:space="preserve"> ADDIN ZOTERO_ITEM CSL_CITATION {"citationID":"GJNI8qoz","properties":{"formattedCitation":"\\super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delInstrText>
        </w:r>
        <w:r w:rsidDel="00BF45B2">
          <w:rPr>
            <w:rStyle w:val="af1"/>
          </w:rPr>
          <w:fldChar w:fldCharType="separate"/>
        </w:r>
        <w:r w:rsidDel="00BF45B2">
          <w:rPr>
            <w:rStyle w:val="af1"/>
          </w:rPr>
          <w:delText>[42]</w:delText>
        </w:r>
        <w:r w:rsidDel="00BF45B2">
          <w:rPr>
            <w:rStyle w:val="af1"/>
          </w:rPr>
          <w:fldChar w:fldCharType="end"/>
        </w:r>
        <w:r w:rsidDel="00BF45B2">
          <w:rPr>
            <w:rFonts w:hint="eastAsia"/>
          </w:rPr>
          <w:delText>。</w:delText>
        </w:r>
        <w:r w:rsidDel="00BF45B2">
          <w:rPr>
            <w:rFonts w:hint="eastAsia"/>
          </w:rPr>
          <w:delText>BERT</w:delText>
        </w:r>
        <w:r w:rsidDel="00BF45B2">
          <w:rPr>
            <w:rFonts w:hint="eastAsia"/>
          </w:rPr>
          <w:delText>有效解决了一词多义问题，</w:delText>
        </w:r>
        <w:r w:rsidDel="00BF45B2">
          <w:rPr>
            <w:rFonts w:hint="eastAsia"/>
          </w:rPr>
          <w:delText>Word2Vec</w:delText>
        </w:r>
        <w:r w:rsidDel="00BF45B2">
          <w:rPr>
            <w:rFonts w:hint="eastAsia"/>
          </w:rPr>
          <w:delText>等传统的词向量不能解决这个问题。</w:delText>
        </w:r>
      </w:del>
    </w:p>
    <w:p w14:paraId="16AC7E07" w14:textId="77777777" w:rsidR="007D28D6" w:rsidRDefault="00000000">
      <w:pPr>
        <w:ind w:firstLine="480"/>
      </w:pPr>
      <w:r>
        <w:rPr>
          <w:rFonts w:hint="eastAsia"/>
        </w:rPr>
        <w:t>如图</w:t>
      </w:r>
      <w:r>
        <w:rPr>
          <w:rFonts w:hint="eastAsia"/>
        </w:rPr>
        <w:t>2-2</w:t>
      </w:r>
      <w:r>
        <w:rPr>
          <w:rFonts w:hint="eastAsia"/>
        </w:rPr>
        <w:t>所示，</w:t>
      </w:r>
      <w:r>
        <w:rPr>
          <w:rFonts w:hint="eastAsia"/>
        </w:rPr>
        <w:t>BERT</w:t>
      </w:r>
      <w:r>
        <w:rPr>
          <w:rFonts w:hint="eastAsia"/>
        </w:rPr>
        <w:t>是基于</w:t>
      </w:r>
      <w:r>
        <w:rPr>
          <w:rFonts w:hint="eastAsia"/>
        </w:rPr>
        <w:t>Transformer</w:t>
      </w:r>
      <w:r>
        <w:rPr>
          <w:rFonts w:hint="eastAsia"/>
        </w:rPr>
        <w:t>中</w:t>
      </w:r>
      <w:r>
        <w:rPr>
          <w:rFonts w:hint="eastAsia"/>
        </w:rPr>
        <w:t>Encoder</w:t>
      </w:r>
      <w:r>
        <w:rPr>
          <w:rFonts w:hint="eastAsia"/>
        </w:rPr>
        <w:t>部分，有多个自注意力层加上前向连接的</w:t>
      </w:r>
      <w:r>
        <w:rPr>
          <w:rFonts w:hint="eastAsia"/>
        </w:rPr>
        <w:t>feed-forward neural network</w:t>
      </w:r>
      <w:r>
        <w:rPr>
          <w:rFonts w:hint="eastAsia"/>
        </w:rPr>
        <w:t>构成，在自注意力层中，用于捕捉词与词之间联系的是自注意力机制，计算方式是如下所示：</w:t>
      </w:r>
    </w:p>
    <w:p w14:paraId="726B935A" w14:textId="77777777" w:rsidR="007D28D6" w:rsidRDefault="00000000">
      <w:pPr>
        <w:widowControl/>
        <w:spacing w:line="10" w:lineRule="atLeast"/>
        <w:ind w:firstLine="480"/>
        <w:jc w:val="left"/>
        <w:rPr>
          <w:iCs/>
        </w:rPr>
      </w:pPr>
      <m:oMathPara>
        <m:oMath>
          <m:eqArr>
            <m:eqArrPr>
              <m:maxDist m:val="1"/>
              <m:ctrlPr>
                <w:ins w:id="1210" w:author="fei zhai" w:date="2026-05-05T16:26:00Z">
                  <w:rPr>
                    <w:rFonts w:ascii="Cambria Math" w:eastAsia="sans-serif" w:hAnsi="Cambria Math" w:cs="Times New Roman"/>
                    <w:iCs/>
                  </w:rPr>
                </w:ins>
              </m:ctrlPr>
            </m:eqArrPr>
            <m:e>
              <m:r>
                <m:rPr>
                  <m:nor/>
                </m:rPr>
                <w:rPr>
                  <w:rFonts w:eastAsia="sans-serif" w:cs="Times New Roman"/>
                  <w:iCs/>
                </w:rPr>
                <m:t>Attention</m:t>
              </m:r>
              <m:d>
                <m:dPr>
                  <m:ctrlPr>
                    <w:ins w:id="1211" w:author="fei zhai" w:date="2026-05-05T16:26:00Z">
                      <w:rPr>
                        <w:rFonts w:ascii="Cambria Math" w:eastAsia="sans-serif" w:hAnsi="Cambria Math" w:cs="Times New Roman"/>
                        <w:iCs/>
                      </w:rPr>
                    </w:ins>
                  </m:ctrlPr>
                </m:dPr>
                <m:e>
                  <m:r>
                    <m:rPr>
                      <m:nor/>
                    </m:rPr>
                    <w:rPr>
                      <w:rFonts w:eastAsia="sans-serif" w:cs="Times New Roman"/>
                      <w:iCs/>
                    </w:rPr>
                    <m:t>Q,K,V</m:t>
                  </m:r>
                </m:e>
              </m:d>
              <m:r>
                <m:rPr>
                  <m:nor/>
                </m:rPr>
                <w:rPr>
                  <w:rFonts w:eastAsia="sans-serif" w:cs="Times New Roman"/>
                  <w:iCs/>
                </w:rPr>
                <m:t>=softmax</m:t>
              </m:r>
              <m:d>
                <m:dPr>
                  <m:ctrlPr>
                    <w:ins w:id="1212" w:author="fei zhai" w:date="2026-05-05T16:26:00Z">
                      <w:rPr>
                        <w:rFonts w:ascii="Cambria Math" w:eastAsia="sans-serif" w:hAnsi="Cambria Math" w:cs="Times New Roman"/>
                        <w:iCs/>
                      </w:rPr>
                    </w:ins>
                  </m:ctrlPr>
                </m:dPr>
                <m:e>
                  <m:f>
                    <m:fPr>
                      <m:ctrlPr>
                        <w:ins w:id="1213" w:author="fei zhai" w:date="2026-05-05T16:26:00Z">
                          <w:rPr>
                            <w:rFonts w:ascii="Cambria Math" w:eastAsia="sans-serif" w:hAnsi="Cambria Math" w:cs="Times New Roman"/>
                            <w:iCs/>
                          </w:rPr>
                        </w:ins>
                      </m:ctrlPr>
                    </m:fPr>
                    <m:num>
                      <m:r>
                        <m:rPr>
                          <m:nor/>
                        </m:rPr>
                        <w:rPr>
                          <w:rFonts w:eastAsia="sans-serif" w:cs="Times New Roman"/>
                          <w:iCs/>
                        </w:rPr>
                        <m:t>Q</m:t>
                      </m:r>
                      <m:sSup>
                        <m:sSupPr>
                          <m:ctrlPr>
                            <w:ins w:id="1214" w:author="fei zhai" w:date="2026-05-05T16:26:00Z">
                              <w:rPr>
                                <w:rFonts w:ascii="Cambria Math" w:eastAsia="sans-serif" w:hAnsi="Cambria Math" w:cs="Times New Roman"/>
                                <w:iCs/>
                              </w:rPr>
                            </w:ins>
                          </m:ctrlPr>
                        </m:sSupPr>
                        <m:e>
                          <m:r>
                            <m:rPr>
                              <m:nor/>
                            </m:rPr>
                            <w:rPr>
                              <w:rFonts w:eastAsia="sans-serif" w:cs="Times New Roman"/>
                              <w:iCs/>
                            </w:rPr>
                            <m:t>K</m:t>
                          </m:r>
                        </m:e>
                        <m:sup>
                          <m:r>
                            <m:rPr>
                              <m:nor/>
                            </m:rPr>
                            <w:rPr>
                              <w:rFonts w:eastAsia="sans-serif" w:cs="Times New Roman"/>
                              <w:iCs/>
                            </w:rPr>
                            <m:t>T</m:t>
                          </m:r>
                        </m:sup>
                      </m:sSup>
                    </m:num>
                    <m:den>
                      <m:rad>
                        <m:radPr>
                          <m:degHide m:val="1"/>
                          <m:ctrlPr>
                            <w:ins w:id="1215" w:author="fei zhai" w:date="2026-05-05T16:26:00Z">
                              <w:rPr>
                                <w:rFonts w:ascii="Cambria Math" w:eastAsia="sans-serif" w:hAnsi="Cambria Math" w:cs="Times New Roman"/>
                                <w:iCs/>
                              </w:rPr>
                            </w:ins>
                          </m:ctrlPr>
                        </m:radPr>
                        <m:deg/>
                        <m:e>
                          <m:sSub>
                            <m:sSubPr>
                              <m:ctrlPr>
                                <w:ins w:id="1216" w:author="fei zhai" w:date="2026-05-05T16:26:00Z">
                                  <w:rPr>
                                    <w:rFonts w:ascii="Cambria Math" w:eastAsia="sans-serif" w:hAnsi="Cambria Math" w:cs="Times New Roman"/>
                                    <w:iCs/>
                                  </w:rPr>
                                </w:ins>
                              </m:ctrlPr>
                            </m:sSubPr>
                            <m:e>
                              <m:r>
                                <m:rPr>
                                  <m:nor/>
                                </m:rPr>
                                <w:rPr>
                                  <w:rFonts w:eastAsia="sans-serif" w:cs="Times New Roman"/>
                                  <w:iCs/>
                                </w:rPr>
                                <m:t>d</m:t>
                              </m:r>
                            </m:e>
                            <m:sub>
                              <m:r>
                                <m:rPr>
                                  <m:nor/>
                                </m:rPr>
                                <w:rPr>
                                  <w:rFonts w:eastAsia="sans-serif" w:cs="Times New Roman"/>
                                  <w:iCs/>
                                </w:rPr>
                                <m:t>k</m:t>
                              </m:r>
                            </m:sub>
                          </m:sSub>
                        </m:e>
                      </m:rad>
                    </m:den>
                  </m:f>
                </m:e>
              </m:d>
              <m:r>
                <m:rPr>
                  <m:nor/>
                </m:rPr>
                <w:rPr>
                  <w:rFonts w:eastAsia="sans-serif" w:cs="Times New Roman"/>
                  <w:iCs/>
                </w:rPr>
                <m:t>V</m:t>
              </m:r>
              <m:r>
                <m:rPr>
                  <m:sty m:val="p"/>
                </m:rPr>
                <w:rPr>
                  <w:rFonts w:ascii="Cambria Math" w:eastAsia="sans-serif" w:hAnsi="Cambria Math" w:cs="Times New Roman"/>
                </w:rPr>
                <m:t>#</m:t>
              </m:r>
              <m:d>
                <m:dPr>
                  <m:ctrlPr>
                    <w:ins w:id="1217" w:author="fei zhai" w:date="2026-05-05T16:26:00Z">
                      <w:rPr>
                        <w:rFonts w:ascii="Cambria Math" w:hAnsi="Cambria Math" w:cs="Times New Roman"/>
                        <w:iCs/>
                      </w:rPr>
                    </w:ins>
                  </m:ctrlPr>
                </m:dPr>
                <m:e>
                  <m:r>
                    <m:rPr>
                      <m:nor/>
                    </m:rPr>
                    <w:rPr>
                      <w:rFonts w:cs="Times New Roman"/>
                      <w:iCs/>
                    </w:rPr>
                    <m:t>2-4</m:t>
                  </m:r>
                </m:e>
              </m:d>
            </m:e>
          </m:eqArr>
        </m:oMath>
      </m:oMathPara>
    </w:p>
    <w:p w14:paraId="2400E878" w14:textId="77777777" w:rsidR="007D28D6" w:rsidRDefault="00000000">
      <w:pPr>
        <w:ind w:firstLine="480"/>
      </w:pPr>
      <w:r>
        <w:rPr>
          <w:rFonts w:hint="eastAsia"/>
        </w:rPr>
        <w:t>其中</w:t>
      </w:r>
      <m:oMath>
        <m:r>
          <m:rPr>
            <m:nor/>
          </m:rPr>
          <w:rPr>
            <w:rFonts w:cs="Times New Roman"/>
            <w:iCs/>
          </w:rPr>
          <m:t>Q</m:t>
        </m:r>
      </m:oMath>
      <w:r>
        <w:rPr>
          <w:rFonts w:hint="eastAsia"/>
          <w:iCs/>
        </w:rPr>
        <w:t>、</w:t>
      </w:r>
      <m:oMath>
        <m:r>
          <m:rPr>
            <m:nor/>
          </m:rPr>
          <w:rPr>
            <w:rFonts w:cs="Times New Roman"/>
            <w:iCs/>
          </w:rPr>
          <m:t>K</m:t>
        </m:r>
      </m:oMath>
      <w:r>
        <w:rPr>
          <w:rFonts w:hint="eastAsia"/>
          <w:iCs/>
        </w:rPr>
        <w:t>、</w:t>
      </w:r>
      <m:oMath>
        <m:r>
          <m:rPr>
            <m:nor/>
          </m:rPr>
          <w:rPr>
            <w:rFonts w:cs="Times New Roman"/>
            <w:iCs/>
          </w:rPr>
          <m:t>V</m:t>
        </m:r>
      </m:oMath>
      <w:r>
        <w:rPr>
          <w:rFonts w:hint="eastAsia"/>
        </w:rPr>
        <w:t>代表表示查询、键和值向量，</w:t>
      </w:r>
      <m:oMath>
        <m:sSub>
          <m:sSubPr>
            <m:ctrlPr>
              <w:ins w:id="1218" w:author="fei zhai" w:date="2026-05-05T16:26:00Z">
                <w:rPr>
                  <w:rFonts w:ascii="Cambria Math" w:hAnsi="Cambria Math" w:cs="Times New Roman"/>
                </w:rPr>
              </w:ins>
            </m:ctrlPr>
          </m:sSubPr>
          <m:e>
            <m:r>
              <m:rPr>
                <m:nor/>
              </m:rPr>
              <w:rPr>
                <w:rFonts w:cs="Times New Roman"/>
              </w:rPr>
              <m:t>d</m:t>
            </m:r>
          </m:e>
          <m:sub>
            <m:r>
              <m:rPr>
                <m:nor/>
              </m:rPr>
              <w:rPr>
                <w:rFonts w:cs="Times New Roman"/>
              </w:rPr>
              <m:t>k</m:t>
            </m:r>
          </m:sub>
        </m:sSub>
      </m:oMath>
      <w:r>
        <w:rPr>
          <w:rFonts w:hint="eastAsia"/>
        </w:rPr>
        <w:t>是</w:t>
      </w:r>
      <w:r>
        <w:rPr>
          <w:rFonts w:hint="eastAsia"/>
          <w:iCs/>
        </w:rPr>
        <w:t>向量维度。这种方法通过计算词语之间关联性以及赋予相应权重聚合信息来发现远距离依存。此外，多头注意力由于对</w:t>
      </w:r>
      <m:oMath>
        <m:r>
          <m:rPr>
            <m:nor/>
          </m:rPr>
          <w:rPr>
            <w:rFonts w:cs="Times New Roman"/>
            <w:iCs/>
          </w:rPr>
          <m:t>Q</m:t>
        </m:r>
      </m:oMath>
      <w:r>
        <w:rPr>
          <w:rFonts w:hint="eastAsia"/>
          <w:iCs/>
        </w:rPr>
        <w:t>、</w:t>
      </w:r>
      <m:oMath>
        <m:r>
          <m:rPr>
            <m:nor/>
          </m:rPr>
          <w:rPr>
            <w:rFonts w:cs="Times New Roman"/>
            <w:iCs/>
          </w:rPr>
          <m:t>K</m:t>
        </m:r>
      </m:oMath>
      <w:r>
        <w:rPr>
          <w:rFonts w:hint="eastAsia"/>
          <w:iCs/>
        </w:rPr>
        <w:t>、</w:t>
      </w:r>
      <m:oMath>
        <m:r>
          <m:rPr>
            <m:nor/>
          </m:rPr>
          <w:rPr>
            <w:rFonts w:cs="Times New Roman"/>
            <w:iCs/>
          </w:rPr>
          <m:t>V</m:t>
        </m:r>
      </m:oMath>
      <w:r>
        <w:rPr>
          <w:rFonts w:hint="eastAsia"/>
          <w:iCs/>
        </w:rPr>
        <w:t>成若干</w:t>
      </w:r>
      <w:r>
        <w:rPr>
          <w:rFonts w:hint="eastAsia"/>
        </w:rPr>
        <w:t>组并行计算而让网络可以同时学习到各种类型的语义联系。</w:t>
      </w:r>
    </w:p>
    <w:p w14:paraId="51E31856" w14:textId="77777777" w:rsidR="007D28D6" w:rsidRDefault="00000000">
      <w:pPr>
        <w:pStyle w:val="ae"/>
        <w:rPr>
          <w:rFonts w:hint="default"/>
        </w:rPr>
      </w:pPr>
      <w:r>
        <w:rPr>
          <w:noProof/>
        </w:rPr>
        <w:drawing>
          <wp:inline distT="0" distB="0" distL="114300" distR="114300" wp14:anchorId="20E89AEF" wp14:editId="168C8E48">
            <wp:extent cx="5272405" cy="2559050"/>
            <wp:effectExtent l="0" t="0" r="6350" b="10160"/>
            <wp:docPr id="6"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31"/>
                    <a:stretch>
                      <a:fillRect/>
                    </a:stretch>
                  </pic:blipFill>
                  <pic:spPr>
                    <a:xfrm>
                      <a:off x="0" y="0"/>
                      <a:ext cx="5272405" cy="2559050"/>
                    </a:xfrm>
                    <a:prstGeom prst="rect">
                      <a:avLst/>
                    </a:prstGeom>
                  </pic:spPr>
                </pic:pic>
              </a:graphicData>
            </a:graphic>
          </wp:inline>
        </w:drawing>
      </w:r>
    </w:p>
    <w:p w14:paraId="102985CB" w14:textId="77777777" w:rsidR="007D28D6" w:rsidRDefault="00000000">
      <w:pPr>
        <w:pStyle w:val="ae"/>
        <w:rPr>
          <w:rFonts w:hint="default"/>
        </w:rPr>
      </w:pPr>
      <w:r>
        <w:t>图</w:t>
      </w:r>
      <w:r>
        <w:t xml:space="preserve">2-2  </w:t>
      </w:r>
      <w:r>
        <w:t>自注意力机制</w:t>
      </w:r>
    </w:p>
    <w:p w14:paraId="23FE7B77" w14:textId="029B8CC8" w:rsidR="007D28D6" w:rsidDel="00BF45B2" w:rsidRDefault="00000000">
      <w:pPr>
        <w:ind w:firstLine="480"/>
        <w:rPr>
          <w:del w:id="1219" w:author="fei zhai" w:date="2026-05-06T13:05:00Z"/>
        </w:rPr>
      </w:pPr>
      <w:del w:id="1220" w:author="fei zhai" w:date="2026-05-06T13:05:00Z">
        <w:r w:rsidDel="00BF45B2">
          <w:rPr>
            <w:rFonts w:hint="eastAsia"/>
          </w:rPr>
          <w:delText>在训练方法中，</w:delText>
        </w:r>
        <w:r w:rsidDel="00BF45B2">
          <w:rPr>
            <w:rFonts w:hint="eastAsia"/>
          </w:rPr>
          <w:delText>BERT</w:delText>
        </w:r>
        <w:r w:rsidDel="00BF45B2">
          <w:rPr>
            <w:rFonts w:hint="eastAsia"/>
          </w:rPr>
          <w:delText>有两种自监督任务：掩码语言模型（</w:delText>
        </w:r>
        <w:r w:rsidDel="00BF45B2">
          <w:rPr>
            <w:rFonts w:hint="eastAsia"/>
          </w:rPr>
          <w:delText>MLM</w:delText>
        </w:r>
        <w:r w:rsidDel="00BF45B2">
          <w:rPr>
            <w:rFonts w:hint="eastAsia"/>
          </w:rPr>
          <w:delText>）以及下一句预测（</w:delText>
        </w:r>
        <w:r w:rsidDel="00BF45B2">
          <w:rPr>
            <w:rFonts w:hint="eastAsia"/>
          </w:rPr>
          <w:delText>NSP</w:delText>
        </w:r>
        <w:r w:rsidDel="00BF45B2">
          <w:rPr>
            <w:rFonts w:hint="eastAsia"/>
          </w:rPr>
          <w:delText>）。</w:delText>
        </w:r>
        <w:r w:rsidDel="00BF45B2">
          <w:rPr>
            <w:rFonts w:hint="eastAsia"/>
          </w:rPr>
          <w:delText>MLM</w:delText>
        </w:r>
        <w:r w:rsidDel="00BF45B2">
          <w:rPr>
            <w:rFonts w:hint="eastAsia"/>
          </w:rPr>
          <w:delText>是随机遮蔽一些词然后去预测这些被遮蔽的词从而让模型学会理解上下文；而</w:delText>
        </w:r>
        <w:r w:rsidDel="00BF45B2">
          <w:rPr>
            <w:rFonts w:hint="eastAsia"/>
          </w:rPr>
          <w:delText>NSP</w:delText>
        </w:r>
        <w:r w:rsidDel="00BF45B2">
          <w:rPr>
            <w:rFonts w:hint="eastAsia"/>
          </w:rPr>
          <w:delText>是判断两个句子是否相连来提高对于篇章结构的理解能力。</w:delText>
        </w:r>
      </w:del>
    </w:p>
    <w:p w14:paraId="74D338FA" w14:textId="49C90B89" w:rsidR="007D28D6" w:rsidRDefault="00000000">
      <w:pPr>
        <w:ind w:firstLine="480"/>
      </w:pPr>
      <w:del w:id="1221" w:author="fei zhai" w:date="2026-05-06T13:05:00Z">
        <w:r w:rsidDel="00BF45B2">
          <w:rPr>
            <w:rFonts w:hint="eastAsia"/>
          </w:rPr>
          <w:delText>事实上，</w:delText>
        </w:r>
      </w:del>
      <w:r>
        <w:rPr>
          <w:rFonts w:hint="eastAsia"/>
        </w:rPr>
        <w:t>在</w:t>
      </w:r>
      <w:r>
        <w:rPr>
          <w:rFonts w:hint="eastAsia"/>
        </w:rPr>
        <w:t>BERT</w:t>
      </w:r>
      <w:r>
        <w:rPr>
          <w:rFonts w:hint="eastAsia"/>
        </w:rPr>
        <w:t>基础上，研究者提出了多种改进模型以进一步提升中文建模能力。本文主要使用</w:t>
      </w:r>
      <w:proofErr w:type="spellStart"/>
      <w:r>
        <w:rPr>
          <w:rFonts w:hint="eastAsia"/>
        </w:rPr>
        <w:t>bert</w:t>
      </w:r>
      <w:proofErr w:type="spellEnd"/>
      <w:r>
        <w:rPr>
          <w:rFonts w:hint="eastAsia"/>
        </w:rPr>
        <w:t>-base-</w:t>
      </w:r>
      <w:proofErr w:type="spellStart"/>
      <w:r>
        <w:rPr>
          <w:rFonts w:hint="eastAsia"/>
        </w:rPr>
        <w:t>chinese</w:t>
      </w:r>
      <w:proofErr w:type="spellEnd"/>
      <w:r>
        <w:rPr>
          <w:rStyle w:val="af1"/>
        </w:rPr>
        <w:fldChar w:fldCharType="begin"/>
      </w:r>
      <w:r>
        <w:rPr>
          <w:rStyle w:val="af1"/>
        </w:rPr>
        <w:instrText xml:space="preserve"> ADDIN ZOTERO_ITEM CSL_CITATION {"citationID":"jM8vmtOA","properties":{"formattedCitation":"\\super [59]\\nosupersub{}","plainCitation":"[59]","noteIndex":0},"citationItems":[{"id":171,"uris":["http://zotero.org/users/local/2JDDwpa7/items/2HPZKTT3"],"itemData":{"id":171,"type":"webpage","abstract":"We’re on a journey to advance and democratize artificial intelligence through open source and open science.","title":"google-bert/bert-base-chinese · Hugging Face","URL":"https://huggingface.co/google-bert/bert-base-chinese","accessed":{"date-parts":[["2026",3,17]]},"issued":{"date-parts":[["2018",10,11]]}}}],"schema":"https://github.com/citation-style-language/schema/raw/master/csl-citation.json"} </w:instrText>
      </w:r>
      <w:r>
        <w:rPr>
          <w:rStyle w:val="af1"/>
        </w:rPr>
        <w:fldChar w:fldCharType="separate"/>
      </w:r>
      <w:r>
        <w:rPr>
          <w:rStyle w:val="af1"/>
        </w:rPr>
        <w:t>[</w:t>
      </w:r>
      <w:del w:id="1222" w:author="fei zhai" w:date="2026-05-06T19:45:00Z">
        <w:r w:rsidDel="00795AD0">
          <w:rPr>
            <w:rStyle w:val="af1"/>
          </w:rPr>
          <w:delText>59</w:delText>
        </w:r>
      </w:del>
      <w:ins w:id="1223" w:author="fei zhai" w:date="2026-05-06T19:45:00Z">
        <w:r w:rsidR="00795AD0">
          <w:rPr>
            <w:rStyle w:val="af1"/>
          </w:rPr>
          <w:t>4</w:t>
        </w:r>
      </w:ins>
      <w:ins w:id="1224" w:author="fei zhai" w:date="2026-05-06T19:46:00Z">
        <w:r w:rsidR="00795AD0">
          <w:rPr>
            <w:rStyle w:val="af1"/>
          </w:rPr>
          <w:t>6</w:t>
        </w:r>
      </w:ins>
      <w:r>
        <w:rPr>
          <w:rStyle w:val="af1"/>
        </w:rPr>
        <w:t>]</w:t>
      </w:r>
      <w:r>
        <w:rPr>
          <w:rStyle w:val="af1"/>
        </w:rPr>
        <w:fldChar w:fldCharType="end"/>
      </w:r>
      <w:r>
        <w:rPr>
          <w:rFonts w:hint="eastAsia"/>
        </w:rPr>
        <w:t>、</w:t>
      </w:r>
      <w:proofErr w:type="spellStart"/>
      <w:r>
        <w:rPr>
          <w:rFonts w:hint="eastAsia"/>
        </w:rPr>
        <w:t>chinese-roberta-wwm-ext</w:t>
      </w:r>
      <w:proofErr w:type="spellEnd"/>
      <w:r>
        <w:rPr>
          <w:rStyle w:val="af1"/>
        </w:rPr>
        <w:fldChar w:fldCharType="begin"/>
      </w:r>
      <w:r>
        <w:rPr>
          <w:rStyle w:val="af1"/>
        </w:rPr>
        <w:instrText xml:space="preserve"> ADDIN ZOTERO_ITEM CSL_CITATION {"citationID":"fgAViy1b","properties":{"formattedCitation":"\\super [60]\\nosupersub{}","plainCitation":"[60]","noteIndex":0},"citationItems":[{"id":173,"uris":["http://zotero.org/users/local/2JDDwpa7/items/TQ4RA4C6"],"itemData":{"id":173,"type":"webpage","abstract":"We’re on a journey to advance and democratize artificial intelligence through open source and open science.","title":"hfl/chinese-roberta-wwm-ext · Hugging Face","URL":"https://huggingface.co/hfl/chinese-roberta-wwm-ext","accessed":{"date-parts":[["2026",3,17]]},"issued":{"date-parts":[["2024",5,7]]}}}],"schema":"https://github.com/citation-style-language/schema/raw/master/csl-citation.json"} </w:instrText>
      </w:r>
      <w:r>
        <w:rPr>
          <w:rStyle w:val="af1"/>
        </w:rPr>
        <w:fldChar w:fldCharType="separate"/>
      </w:r>
      <w:r>
        <w:rPr>
          <w:rStyle w:val="af1"/>
        </w:rPr>
        <w:t>[</w:t>
      </w:r>
      <w:del w:id="1225" w:author="fei zhai" w:date="2026-05-06T19:45:00Z">
        <w:r w:rsidDel="00795AD0">
          <w:rPr>
            <w:rStyle w:val="af1"/>
          </w:rPr>
          <w:delText>60</w:delText>
        </w:r>
      </w:del>
      <w:ins w:id="1226" w:author="fei zhai" w:date="2026-05-06T19:45:00Z">
        <w:r w:rsidR="00795AD0">
          <w:rPr>
            <w:rStyle w:val="af1"/>
          </w:rPr>
          <w:t>4</w:t>
        </w:r>
      </w:ins>
      <w:ins w:id="1227" w:author="fei zhai" w:date="2026-05-06T19:46:00Z">
        <w:r w:rsidR="00795AD0">
          <w:rPr>
            <w:rStyle w:val="af1"/>
          </w:rPr>
          <w:t>7</w:t>
        </w:r>
      </w:ins>
      <w:r>
        <w:rPr>
          <w:rStyle w:val="af1"/>
        </w:rPr>
        <w:t>]</w:t>
      </w:r>
      <w:r>
        <w:rPr>
          <w:rStyle w:val="af1"/>
        </w:rPr>
        <w:fldChar w:fldCharType="end"/>
      </w:r>
      <w:r>
        <w:rPr>
          <w:rFonts w:hint="eastAsia"/>
        </w:rPr>
        <w:t>和</w:t>
      </w:r>
      <w:proofErr w:type="spellStart"/>
      <w:r>
        <w:rPr>
          <w:rFonts w:hint="eastAsia"/>
        </w:rPr>
        <w:t>chinese</w:t>
      </w:r>
      <w:proofErr w:type="spellEnd"/>
      <w:r>
        <w:rPr>
          <w:rFonts w:hint="eastAsia"/>
        </w:rPr>
        <w:t>-</w:t>
      </w:r>
      <w:proofErr w:type="spellStart"/>
      <w:r>
        <w:rPr>
          <w:rFonts w:hint="eastAsia"/>
        </w:rPr>
        <w:t>macbert</w:t>
      </w:r>
      <w:proofErr w:type="spellEnd"/>
      <w:r>
        <w:rPr>
          <w:rFonts w:hint="eastAsia"/>
        </w:rPr>
        <w:t>-base</w:t>
      </w:r>
      <w:r>
        <w:rPr>
          <w:rStyle w:val="af1"/>
        </w:rPr>
        <w:fldChar w:fldCharType="begin"/>
      </w:r>
      <w:r>
        <w:rPr>
          <w:rStyle w:val="af1"/>
        </w:rPr>
        <w:instrText xml:space="preserve"> ADDIN ZOTERO_ITEM CSL_CITATION {"citationID":"Yg29xXLb","properties":{"formattedCitation":"\\super [61]\\nosupersub{}","plainCitation":"[61]","noteIndex":0},"citationItems":[{"id":175,"uris":["http://zotero.org/users/local/2JDDwpa7/items/X8JZMV39"],"itemData":{"id":175,"type":"webpage","abstract":"We’re on a journey to advance and democratize artificial intelligence through open source and open science.","title":"hfl/chinese-macbert-base · Hugging Face","URL":"https://huggingface.co/hfl/chinese-macbert-base","accessed":{"date-parts":[["2026",3,17]]},"issued":{"date-parts":[["2024",5,7]]}}}],"schema":"https://github.com/citation-style-language/schema/raw/master/csl-citation.json"} </w:instrText>
      </w:r>
      <w:r>
        <w:rPr>
          <w:rStyle w:val="af1"/>
        </w:rPr>
        <w:fldChar w:fldCharType="separate"/>
      </w:r>
      <w:r>
        <w:rPr>
          <w:rFonts w:cs="Times New Roman"/>
          <w:kern w:val="0"/>
          <w:sz w:val="21"/>
          <w:vertAlign w:val="superscript"/>
        </w:rPr>
        <w:t>[</w:t>
      </w:r>
      <w:del w:id="1228" w:author="fei zhai" w:date="2026-05-06T19:45:00Z">
        <w:r w:rsidDel="00795AD0">
          <w:rPr>
            <w:rFonts w:cs="Times New Roman"/>
            <w:kern w:val="0"/>
            <w:sz w:val="21"/>
            <w:vertAlign w:val="superscript"/>
          </w:rPr>
          <w:delText>61</w:delText>
        </w:r>
      </w:del>
      <w:ins w:id="1229" w:author="fei zhai" w:date="2026-05-06T19:45:00Z">
        <w:r w:rsidR="00795AD0">
          <w:rPr>
            <w:rFonts w:cs="Times New Roman"/>
            <w:kern w:val="0"/>
            <w:sz w:val="21"/>
            <w:vertAlign w:val="superscript"/>
          </w:rPr>
          <w:t>4</w:t>
        </w:r>
      </w:ins>
      <w:ins w:id="1230" w:author="fei zhai" w:date="2026-05-06T19:46:00Z">
        <w:r w:rsidR="00795AD0">
          <w:rPr>
            <w:rFonts w:cs="Times New Roman"/>
            <w:kern w:val="0"/>
            <w:sz w:val="21"/>
            <w:vertAlign w:val="superscript"/>
          </w:rPr>
          <w:t>8</w:t>
        </w:r>
      </w:ins>
      <w:r>
        <w:rPr>
          <w:rFonts w:cs="Times New Roman"/>
          <w:kern w:val="0"/>
          <w:sz w:val="21"/>
          <w:vertAlign w:val="superscript"/>
        </w:rPr>
        <w:t>]</w:t>
      </w:r>
      <w:r>
        <w:rPr>
          <w:rStyle w:val="af1"/>
        </w:rPr>
        <w:fldChar w:fldCharType="end"/>
      </w:r>
      <w:r>
        <w:rPr>
          <w:rFonts w:hint="eastAsia"/>
        </w:rPr>
        <w:t>这三个模型进行了研究，它们各自的特点如表</w:t>
      </w:r>
      <w:r>
        <w:rPr>
          <w:rFonts w:hint="eastAsia"/>
        </w:rPr>
        <w:t>2-3</w:t>
      </w:r>
      <w:r>
        <w:rPr>
          <w:rFonts w:hint="eastAsia"/>
        </w:rPr>
        <w:t>所示。</w:t>
      </w:r>
    </w:p>
    <w:p w14:paraId="663DCA3A" w14:textId="77777777" w:rsidR="007D28D6" w:rsidRDefault="00000000">
      <w:pPr>
        <w:pStyle w:val="ae"/>
        <w:rPr>
          <w:rFonts w:hint="default"/>
        </w:rPr>
      </w:pPr>
      <w:r>
        <w:t>表</w:t>
      </w:r>
      <w:r>
        <w:t xml:space="preserve">2-3  </w:t>
      </w:r>
      <w:r>
        <w:t>模型对比</w:t>
      </w:r>
    </w:p>
    <w:tbl>
      <w:tblPr>
        <w:tblStyle w:val="aa"/>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2375"/>
        <w:gridCol w:w="2408"/>
        <w:gridCol w:w="2108"/>
      </w:tblGrid>
      <w:tr w:rsidR="007D28D6" w14:paraId="6E4DF6B2" w14:textId="77777777">
        <w:tc>
          <w:tcPr>
            <w:tcW w:w="1475" w:type="dxa"/>
            <w:tcBorders>
              <w:bottom w:val="single" w:sz="6" w:space="0" w:color="auto"/>
              <w:tl2br w:val="nil"/>
              <w:tr2bl w:val="nil"/>
            </w:tcBorders>
            <w:vAlign w:val="center"/>
          </w:tcPr>
          <w:p w14:paraId="6B83F333" w14:textId="77777777" w:rsidR="007D28D6" w:rsidRDefault="00000000">
            <w:pPr>
              <w:pStyle w:val="af"/>
              <w:rPr>
                <w:rFonts w:hint="default"/>
              </w:rPr>
            </w:pPr>
            <w:r>
              <w:t>模型</w:t>
            </w:r>
          </w:p>
        </w:tc>
        <w:tc>
          <w:tcPr>
            <w:tcW w:w="2445" w:type="dxa"/>
            <w:tcBorders>
              <w:bottom w:val="single" w:sz="6" w:space="0" w:color="auto"/>
              <w:tl2br w:val="nil"/>
              <w:tr2bl w:val="nil"/>
            </w:tcBorders>
            <w:vAlign w:val="center"/>
          </w:tcPr>
          <w:p w14:paraId="4015ED74" w14:textId="77777777" w:rsidR="007D28D6" w:rsidRDefault="00000000">
            <w:pPr>
              <w:pStyle w:val="af"/>
              <w:rPr>
                <w:rFonts w:hint="default"/>
              </w:rPr>
            </w:pPr>
            <w:proofErr w:type="spellStart"/>
            <w:r>
              <w:t>bert</w:t>
            </w:r>
            <w:proofErr w:type="spellEnd"/>
            <w:r>
              <w:t>-base-</w:t>
            </w:r>
            <w:proofErr w:type="spellStart"/>
            <w:r>
              <w:t>chinese</w:t>
            </w:r>
            <w:proofErr w:type="spellEnd"/>
          </w:p>
        </w:tc>
        <w:tc>
          <w:tcPr>
            <w:tcW w:w="2481" w:type="dxa"/>
            <w:tcBorders>
              <w:bottom w:val="single" w:sz="6" w:space="0" w:color="auto"/>
              <w:tl2br w:val="nil"/>
              <w:tr2bl w:val="nil"/>
            </w:tcBorders>
            <w:vAlign w:val="center"/>
          </w:tcPr>
          <w:p w14:paraId="244353C8" w14:textId="77777777" w:rsidR="007D28D6" w:rsidRDefault="00000000">
            <w:pPr>
              <w:pStyle w:val="af"/>
              <w:rPr>
                <w:rFonts w:hint="default"/>
              </w:rPr>
            </w:pPr>
            <w:proofErr w:type="spellStart"/>
            <w:r>
              <w:t>chinese-roberta-wwm-ext</w:t>
            </w:r>
            <w:proofErr w:type="spellEnd"/>
          </w:p>
        </w:tc>
        <w:tc>
          <w:tcPr>
            <w:tcW w:w="2121" w:type="dxa"/>
            <w:tcBorders>
              <w:bottom w:val="single" w:sz="6" w:space="0" w:color="auto"/>
              <w:tl2br w:val="nil"/>
              <w:tr2bl w:val="nil"/>
            </w:tcBorders>
            <w:vAlign w:val="center"/>
          </w:tcPr>
          <w:p w14:paraId="45F1F4ED" w14:textId="77777777" w:rsidR="007D28D6" w:rsidRDefault="00000000">
            <w:pPr>
              <w:pStyle w:val="af"/>
              <w:rPr>
                <w:rFonts w:hint="default"/>
              </w:rPr>
            </w:pPr>
            <w:proofErr w:type="spellStart"/>
            <w:r>
              <w:t>chinese</w:t>
            </w:r>
            <w:proofErr w:type="spellEnd"/>
            <w:r>
              <w:t>-</w:t>
            </w:r>
            <w:proofErr w:type="spellStart"/>
            <w:r>
              <w:t>macbert</w:t>
            </w:r>
            <w:proofErr w:type="spellEnd"/>
            <w:r>
              <w:t>-base</w:t>
            </w:r>
          </w:p>
        </w:tc>
      </w:tr>
      <w:tr w:rsidR="007D28D6" w14:paraId="1A34CC3B" w14:textId="77777777">
        <w:tc>
          <w:tcPr>
            <w:tcW w:w="1475" w:type="dxa"/>
            <w:tcBorders>
              <w:top w:val="single" w:sz="6" w:space="0" w:color="auto"/>
            </w:tcBorders>
            <w:vAlign w:val="center"/>
          </w:tcPr>
          <w:p w14:paraId="3FFDF942" w14:textId="77777777" w:rsidR="007D28D6" w:rsidRDefault="00000000">
            <w:pPr>
              <w:pStyle w:val="af"/>
              <w:rPr>
                <w:rFonts w:hint="default"/>
              </w:rPr>
            </w:pPr>
            <w:r>
              <w:rPr>
                <w:rFonts w:hint="default"/>
              </w:rPr>
              <w:t>发布机构</w:t>
            </w:r>
          </w:p>
        </w:tc>
        <w:tc>
          <w:tcPr>
            <w:tcW w:w="2445" w:type="dxa"/>
            <w:tcBorders>
              <w:top w:val="single" w:sz="6" w:space="0" w:color="auto"/>
            </w:tcBorders>
            <w:vAlign w:val="center"/>
          </w:tcPr>
          <w:p w14:paraId="0D5036B7" w14:textId="77777777" w:rsidR="007D28D6" w:rsidRDefault="00000000">
            <w:pPr>
              <w:pStyle w:val="af"/>
              <w:rPr>
                <w:rFonts w:hint="default"/>
              </w:rPr>
            </w:pPr>
            <w:r>
              <w:rPr>
                <w:rFonts w:hint="default"/>
              </w:rPr>
              <w:t>Google</w:t>
            </w:r>
          </w:p>
        </w:tc>
        <w:tc>
          <w:tcPr>
            <w:tcW w:w="2481" w:type="dxa"/>
            <w:tcBorders>
              <w:top w:val="single" w:sz="6" w:space="0" w:color="auto"/>
            </w:tcBorders>
            <w:vAlign w:val="center"/>
          </w:tcPr>
          <w:p w14:paraId="594FC6DF" w14:textId="77777777" w:rsidR="007D28D6" w:rsidRDefault="00000000">
            <w:pPr>
              <w:pStyle w:val="af"/>
              <w:rPr>
                <w:rFonts w:hint="default"/>
              </w:rPr>
            </w:pPr>
            <w:r>
              <w:rPr>
                <w:rFonts w:hint="default"/>
              </w:rPr>
              <w:t>HFL</w:t>
            </w:r>
          </w:p>
        </w:tc>
        <w:tc>
          <w:tcPr>
            <w:tcW w:w="2121" w:type="dxa"/>
            <w:tcBorders>
              <w:top w:val="single" w:sz="6" w:space="0" w:color="auto"/>
            </w:tcBorders>
            <w:vAlign w:val="center"/>
          </w:tcPr>
          <w:p w14:paraId="648D4249" w14:textId="77777777" w:rsidR="007D28D6" w:rsidRDefault="00000000">
            <w:pPr>
              <w:pStyle w:val="af"/>
              <w:rPr>
                <w:rFonts w:hint="default"/>
              </w:rPr>
            </w:pPr>
            <w:r>
              <w:rPr>
                <w:rFonts w:hint="default"/>
              </w:rPr>
              <w:t>HFL</w:t>
            </w:r>
          </w:p>
        </w:tc>
      </w:tr>
      <w:tr w:rsidR="007D28D6" w14:paraId="416F9322" w14:textId="77777777">
        <w:tc>
          <w:tcPr>
            <w:tcW w:w="1475" w:type="dxa"/>
            <w:tcBorders>
              <w:tl2br w:val="nil"/>
              <w:tr2bl w:val="nil"/>
            </w:tcBorders>
            <w:vAlign w:val="center"/>
          </w:tcPr>
          <w:p w14:paraId="768BA183" w14:textId="77777777" w:rsidR="007D28D6" w:rsidRDefault="00000000">
            <w:pPr>
              <w:pStyle w:val="af"/>
              <w:rPr>
                <w:rFonts w:hint="default"/>
              </w:rPr>
            </w:pPr>
            <w:r>
              <w:rPr>
                <w:rFonts w:hint="default"/>
              </w:rPr>
              <w:t>模型体量</w:t>
            </w:r>
          </w:p>
        </w:tc>
        <w:tc>
          <w:tcPr>
            <w:tcW w:w="2445" w:type="dxa"/>
            <w:tcBorders>
              <w:tl2br w:val="nil"/>
              <w:tr2bl w:val="nil"/>
            </w:tcBorders>
            <w:vAlign w:val="center"/>
          </w:tcPr>
          <w:p w14:paraId="65C013A0" w14:textId="77777777" w:rsidR="007D28D6" w:rsidRDefault="00000000">
            <w:pPr>
              <w:pStyle w:val="af"/>
              <w:rPr>
                <w:rFonts w:hint="default"/>
              </w:rPr>
            </w:pPr>
            <w:r>
              <w:rPr>
                <w:rFonts w:hint="default"/>
              </w:rPr>
              <w:t>12</w:t>
            </w:r>
            <w:r>
              <w:rPr>
                <w:rFonts w:hint="default"/>
              </w:rPr>
              <w:t>层，</w:t>
            </w:r>
            <w:r>
              <w:rPr>
                <w:rFonts w:hint="default"/>
              </w:rPr>
              <w:t>768</w:t>
            </w:r>
            <w:r>
              <w:rPr>
                <w:rFonts w:hint="default"/>
              </w:rPr>
              <w:t>隐藏维度</w:t>
            </w:r>
          </w:p>
        </w:tc>
        <w:tc>
          <w:tcPr>
            <w:tcW w:w="2481" w:type="dxa"/>
            <w:tcBorders>
              <w:tl2br w:val="nil"/>
              <w:tr2bl w:val="nil"/>
            </w:tcBorders>
            <w:vAlign w:val="center"/>
          </w:tcPr>
          <w:p w14:paraId="14BDD6D7" w14:textId="77777777" w:rsidR="007D28D6" w:rsidRDefault="00000000">
            <w:pPr>
              <w:pStyle w:val="af"/>
              <w:rPr>
                <w:rFonts w:hint="default"/>
              </w:rPr>
            </w:pPr>
            <w:r>
              <w:rPr>
                <w:rFonts w:hint="default"/>
              </w:rPr>
              <w:t>同左</w:t>
            </w:r>
          </w:p>
        </w:tc>
        <w:tc>
          <w:tcPr>
            <w:tcW w:w="2121" w:type="dxa"/>
            <w:tcBorders>
              <w:tl2br w:val="nil"/>
              <w:tr2bl w:val="nil"/>
            </w:tcBorders>
            <w:vAlign w:val="center"/>
          </w:tcPr>
          <w:p w14:paraId="51E7B74B" w14:textId="77777777" w:rsidR="007D28D6" w:rsidRDefault="00000000">
            <w:pPr>
              <w:pStyle w:val="af"/>
              <w:rPr>
                <w:rFonts w:hint="default"/>
              </w:rPr>
            </w:pPr>
            <w:r>
              <w:rPr>
                <w:rFonts w:hint="default"/>
              </w:rPr>
              <w:t>同左</w:t>
            </w:r>
          </w:p>
        </w:tc>
      </w:tr>
      <w:tr w:rsidR="007D28D6" w14:paraId="25C06DF4" w14:textId="77777777">
        <w:tc>
          <w:tcPr>
            <w:tcW w:w="1475" w:type="dxa"/>
            <w:tcBorders>
              <w:tl2br w:val="nil"/>
              <w:tr2bl w:val="nil"/>
            </w:tcBorders>
            <w:vAlign w:val="center"/>
          </w:tcPr>
          <w:p w14:paraId="706C65DA" w14:textId="77777777" w:rsidR="007D28D6" w:rsidRDefault="00000000">
            <w:pPr>
              <w:pStyle w:val="af"/>
              <w:rPr>
                <w:rFonts w:hint="default"/>
              </w:rPr>
            </w:pPr>
            <w:r>
              <w:rPr>
                <w:rFonts w:hint="default"/>
              </w:rPr>
              <w:t>字表</w:t>
            </w:r>
          </w:p>
        </w:tc>
        <w:tc>
          <w:tcPr>
            <w:tcW w:w="2445" w:type="dxa"/>
            <w:tcBorders>
              <w:tl2br w:val="nil"/>
              <w:tr2bl w:val="nil"/>
            </w:tcBorders>
            <w:vAlign w:val="center"/>
          </w:tcPr>
          <w:p w14:paraId="098C489F" w14:textId="77777777" w:rsidR="007D28D6" w:rsidRDefault="00000000">
            <w:pPr>
              <w:pStyle w:val="af"/>
              <w:rPr>
                <w:rFonts w:hint="default"/>
              </w:rPr>
            </w:pPr>
            <w:r>
              <w:rPr>
                <w:rFonts w:hint="default"/>
              </w:rPr>
              <w:t>21128</w:t>
            </w:r>
            <w:r>
              <w:t>，</w:t>
            </w:r>
            <w:r>
              <w:rPr>
                <w:rFonts w:hint="default"/>
              </w:rPr>
              <w:t>基于</w:t>
            </w:r>
            <w:r>
              <w:rPr>
                <w:rFonts w:hint="default"/>
              </w:rPr>
              <w:t>BERT vocab</w:t>
            </w:r>
          </w:p>
        </w:tc>
        <w:tc>
          <w:tcPr>
            <w:tcW w:w="2481" w:type="dxa"/>
            <w:tcBorders>
              <w:tl2br w:val="nil"/>
              <w:tr2bl w:val="nil"/>
            </w:tcBorders>
            <w:vAlign w:val="center"/>
          </w:tcPr>
          <w:p w14:paraId="65CAA8F1" w14:textId="77777777" w:rsidR="007D28D6" w:rsidRDefault="00000000">
            <w:pPr>
              <w:pStyle w:val="af"/>
              <w:rPr>
                <w:rFonts w:hint="default"/>
              </w:rPr>
            </w:pPr>
            <w:r>
              <w:rPr>
                <w:rFonts w:hint="default"/>
              </w:rPr>
              <w:t>同左</w:t>
            </w:r>
          </w:p>
        </w:tc>
        <w:tc>
          <w:tcPr>
            <w:tcW w:w="2121" w:type="dxa"/>
            <w:tcBorders>
              <w:tl2br w:val="nil"/>
              <w:tr2bl w:val="nil"/>
            </w:tcBorders>
            <w:vAlign w:val="center"/>
          </w:tcPr>
          <w:p w14:paraId="2AC013B2" w14:textId="77777777" w:rsidR="007D28D6" w:rsidRDefault="00000000">
            <w:pPr>
              <w:pStyle w:val="af"/>
              <w:rPr>
                <w:rFonts w:hint="default"/>
              </w:rPr>
            </w:pPr>
            <w:r>
              <w:rPr>
                <w:rFonts w:hint="default"/>
              </w:rPr>
              <w:t>同左</w:t>
            </w:r>
          </w:p>
        </w:tc>
      </w:tr>
      <w:tr w:rsidR="007D28D6" w14:paraId="01FFA2E0" w14:textId="77777777">
        <w:tc>
          <w:tcPr>
            <w:tcW w:w="1475" w:type="dxa"/>
            <w:tcBorders>
              <w:tl2br w:val="nil"/>
              <w:tr2bl w:val="nil"/>
            </w:tcBorders>
            <w:vAlign w:val="center"/>
          </w:tcPr>
          <w:p w14:paraId="6246FEC2" w14:textId="77777777" w:rsidR="007D28D6" w:rsidRDefault="00000000">
            <w:pPr>
              <w:pStyle w:val="af"/>
              <w:rPr>
                <w:rFonts w:hint="default"/>
              </w:rPr>
            </w:pPr>
            <w:r>
              <w:rPr>
                <w:rFonts w:hint="default"/>
              </w:rPr>
              <w:lastRenderedPageBreak/>
              <w:t>训练语料</w:t>
            </w:r>
          </w:p>
        </w:tc>
        <w:tc>
          <w:tcPr>
            <w:tcW w:w="2445" w:type="dxa"/>
            <w:tcBorders>
              <w:tl2br w:val="nil"/>
              <w:tr2bl w:val="nil"/>
            </w:tcBorders>
            <w:vAlign w:val="center"/>
          </w:tcPr>
          <w:p w14:paraId="58A83F80" w14:textId="77777777" w:rsidR="007D28D6" w:rsidRDefault="00000000">
            <w:pPr>
              <w:pStyle w:val="af"/>
              <w:rPr>
                <w:rFonts w:hint="default"/>
              </w:rPr>
            </w:pPr>
            <w:r>
              <w:rPr>
                <w:rFonts w:hint="default"/>
              </w:rPr>
              <w:t>中文</w:t>
            </w:r>
            <w:r>
              <w:rPr>
                <w:rFonts w:hint="default"/>
              </w:rPr>
              <w:t>Wikipedia</w:t>
            </w:r>
          </w:p>
        </w:tc>
        <w:tc>
          <w:tcPr>
            <w:tcW w:w="2481" w:type="dxa"/>
            <w:tcBorders>
              <w:tl2br w:val="nil"/>
              <w:tr2bl w:val="nil"/>
            </w:tcBorders>
            <w:vAlign w:val="center"/>
          </w:tcPr>
          <w:p w14:paraId="49990856" w14:textId="77777777" w:rsidR="007D28D6" w:rsidRDefault="00000000">
            <w:pPr>
              <w:pStyle w:val="af"/>
              <w:rPr>
                <w:rFonts w:hint="default"/>
              </w:rPr>
            </w:pPr>
            <w:r>
              <w:rPr>
                <w:rFonts w:hint="default"/>
              </w:rPr>
              <w:t>中文</w:t>
            </w:r>
            <w:r>
              <w:rPr>
                <w:rFonts w:hint="default"/>
              </w:rPr>
              <w:t>Wikipedia+</w:t>
            </w:r>
            <w:r>
              <w:rPr>
                <w:rFonts w:hint="default"/>
              </w:rPr>
              <w:t>扩展语料</w:t>
            </w:r>
          </w:p>
        </w:tc>
        <w:tc>
          <w:tcPr>
            <w:tcW w:w="2121" w:type="dxa"/>
            <w:tcBorders>
              <w:tl2br w:val="nil"/>
              <w:tr2bl w:val="nil"/>
            </w:tcBorders>
            <w:vAlign w:val="center"/>
          </w:tcPr>
          <w:p w14:paraId="0EE1A83B" w14:textId="77777777" w:rsidR="007D28D6" w:rsidRDefault="00000000">
            <w:pPr>
              <w:pStyle w:val="af"/>
              <w:rPr>
                <w:rFonts w:hint="default"/>
              </w:rPr>
            </w:pPr>
            <w:r>
              <w:rPr>
                <w:rFonts w:hint="default"/>
              </w:rPr>
              <w:t>中文</w:t>
            </w:r>
            <w:r>
              <w:rPr>
                <w:rFonts w:hint="default"/>
              </w:rPr>
              <w:t>Wiki + CLUE</w:t>
            </w:r>
            <w:r>
              <w:rPr>
                <w:rFonts w:hint="default"/>
              </w:rPr>
              <w:t>语料</w:t>
            </w:r>
            <w:r>
              <w:rPr>
                <w:rFonts w:hint="default"/>
              </w:rPr>
              <w:t>+</w:t>
            </w:r>
            <w:r>
              <w:rPr>
                <w:rFonts w:hint="default"/>
              </w:rPr>
              <w:t>新闻等通用语料</w:t>
            </w:r>
          </w:p>
        </w:tc>
      </w:tr>
      <w:tr w:rsidR="007D28D6" w14:paraId="65BEC89A" w14:textId="77777777">
        <w:tc>
          <w:tcPr>
            <w:tcW w:w="1475" w:type="dxa"/>
            <w:tcBorders>
              <w:tl2br w:val="nil"/>
              <w:tr2bl w:val="nil"/>
            </w:tcBorders>
            <w:vAlign w:val="center"/>
          </w:tcPr>
          <w:p w14:paraId="47180AC5" w14:textId="77777777" w:rsidR="007D28D6" w:rsidRDefault="00000000">
            <w:pPr>
              <w:pStyle w:val="af"/>
              <w:rPr>
                <w:rFonts w:hint="default"/>
              </w:rPr>
            </w:pPr>
            <w:r>
              <w:rPr>
                <w:rFonts w:hint="default"/>
              </w:rPr>
              <w:t>预训练策略</w:t>
            </w:r>
          </w:p>
        </w:tc>
        <w:tc>
          <w:tcPr>
            <w:tcW w:w="2445" w:type="dxa"/>
            <w:tcBorders>
              <w:tl2br w:val="nil"/>
              <w:tr2bl w:val="nil"/>
            </w:tcBorders>
            <w:vAlign w:val="center"/>
          </w:tcPr>
          <w:p w14:paraId="00620588" w14:textId="77777777" w:rsidR="007D28D6" w:rsidRDefault="00000000">
            <w:pPr>
              <w:pStyle w:val="af"/>
              <w:rPr>
                <w:rFonts w:hint="default"/>
              </w:rPr>
            </w:pPr>
            <w:r>
              <w:rPr>
                <w:rFonts w:hint="default"/>
              </w:rPr>
              <w:t>MLM+NSP</w:t>
            </w:r>
          </w:p>
        </w:tc>
        <w:tc>
          <w:tcPr>
            <w:tcW w:w="2481" w:type="dxa"/>
            <w:tcBorders>
              <w:tl2br w:val="nil"/>
              <w:tr2bl w:val="nil"/>
            </w:tcBorders>
            <w:vAlign w:val="center"/>
          </w:tcPr>
          <w:p w14:paraId="4B7AF458" w14:textId="77777777" w:rsidR="007D28D6" w:rsidRDefault="00000000">
            <w:pPr>
              <w:pStyle w:val="af"/>
              <w:rPr>
                <w:rFonts w:hint="default"/>
              </w:rPr>
            </w:pPr>
            <w:r>
              <w:rPr>
                <w:rFonts w:hint="default"/>
              </w:rPr>
              <w:t>MLM + WWM,</w:t>
            </w:r>
            <w:r>
              <w:rPr>
                <w:rFonts w:hint="default"/>
              </w:rPr>
              <w:t>去除</w:t>
            </w:r>
            <w:r>
              <w:rPr>
                <w:rFonts w:hint="default"/>
              </w:rPr>
              <w:t>NSP</w:t>
            </w:r>
          </w:p>
        </w:tc>
        <w:tc>
          <w:tcPr>
            <w:tcW w:w="2121" w:type="dxa"/>
            <w:tcBorders>
              <w:tl2br w:val="nil"/>
              <w:tr2bl w:val="nil"/>
            </w:tcBorders>
            <w:vAlign w:val="center"/>
          </w:tcPr>
          <w:p w14:paraId="46FCA7D1" w14:textId="77777777" w:rsidR="007D28D6" w:rsidRDefault="00000000">
            <w:pPr>
              <w:pStyle w:val="af"/>
              <w:rPr>
                <w:rFonts w:hint="default"/>
              </w:rPr>
            </w:pPr>
            <w:r>
              <w:rPr>
                <w:rFonts w:hint="default"/>
              </w:rPr>
              <w:t>MAC+SOP+WWM</w:t>
            </w:r>
          </w:p>
        </w:tc>
      </w:tr>
    </w:tbl>
    <w:p w14:paraId="6322A751" w14:textId="29A36933" w:rsidR="007D28D6" w:rsidRDefault="00000000">
      <w:pPr>
        <w:ind w:firstLine="480"/>
      </w:pPr>
      <w:r>
        <w:t>其中，</w:t>
      </w:r>
      <w:r>
        <w:t>Whole Word Masking</w:t>
      </w:r>
      <w:r>
        <w:t>（</w:t>
      </w:r>
      <w:r>
        <w:t>WWM</w:t>
      </w:r>
      <w:r>
        <w:t>）针对中文语言特点进行了改进。在传统</w:t>
      </w:r>
      <w:ins w:id="1231" w:author="fei zhai" w:date="2026-05-06T19:48:00Z">
        <w:r w:rsidR="00F84BBD">
          <w:rPr>
            <w:rFonts w:hint="eastAsia"/>
          </w:rPr>
          <w:t>掩码语言模型（</w:t>
        </w:r>
        <w:r w:rsidR="00F84BBD" w:rsidRPr="00F84BBD">
          <w:t>Masked Language Modeling</w:t>
        </w:r>
        <w:r w:rsidR="00F84BBD">
          <w:t>,</w:t>
        </w:r>
      </w:ins>
      <w:r>
        <w:t xml:space="preserve"> </w:t>
      </w:r>
      <w:del w:id="1232" w:author="fei zhai" w:date="2026-05-06T19:48:00Z">
        <w:r w:rsidDel="00F84BBD">
          <w:delText xml:space="preserve">MLM </w:delText>
        </w:r>
      </w:del>
      <w:ins w:id="1233" w:author="fei zhai" w:date="2026-05-06T19:48:00Z">
        <w:r w:rsidR="00F84BBD">
          <w:t>MLM</w:t>
        </w:r>
        <w:r w:rsidR="00F84BBD">
          <w:rPr>
            <w:rFonts w:hint="eastAsia"/>
          </w:rPr>
          <w:t>）</w:t>
        </w:r>
      </w:ins>
      <w:r>
        <w:t>中，掩码单位通常为单个字，容易破坏完整词语的语义结构</w:t>
      </w:r>
      <w:ins w:id="1234" w:author="fei zhai" w:date="2026-05-06T19:50:00Z">
        <w:r w:rsidR="00761625" w:rsidRPr="009D780B">
          <w:rPr>
            <w:rFonts w:hint="eastAsia"/>
            <w:highlight w:val="yellow"/>
            <w:rPrChange w:id="1235" w:author="fei zhai" w:date="2026-05-06T19:52:00Z">
              <w:rPr>
                <w:rFonts w:hint="eastAsia"/>
              </w:rPr>
            </w:rPrChange>
          </w:rPr>
          <w:t>[</w:t>
        </w:r>
      </w:ins>
      <w:ins w:id="1236" w:author="fei zhai" w:date="2026-05-06T19:51:00Z">
        <w:r w:rsidR="00761625" w:rsidRPr="009D780B">
          <w:rPr>
            <w:highlight w:val="yellow"/>
            <w:rPrChange w:id="1237" w:author="fei zhai" w:date="2026-05-06T19:52:00Z">
              <w:rPr/>
            </w:rPrChange>
          </w:rPr>
          <w:t xml:space="preserve">20, </w:t>
        </w:r>
      </w:ins>
      <w:ins w:id="1238" w:author="fei zhai" w:date="2026-05-06T19:52:00Z">
        <w:r w:rsidR="009D780B" w:rsidRPr="009D780B">
          <w:rPr>
            <w:highlight w:val="yellow"/>
            <w:rPrChange w:id="1239" w:author="fei zhai" w:date="2026-05-06T19:52:00Z">
              <w:rPr/>
            </w:rPrChange>
          </w:rPr>
          <w:t>49</w:t>
        </w:r>
      </w:ins>
      <w:ins w:id="1240" w:author="fei zhai" w:date="2026-05-06T19:50:00Z">
        <w:r w:rsidR="00761625" w:rsidRPr="009D780B">
          <w:rPr>
            <w:highlight w:val="yellow"/>
            <w:rPrChange w:id="1241" w:author="fei zhai" w:date="2026-05-06T19:52:00Z">
              <w:rPr/>
            </w:rPrChange>
          </w:rPr>
          <w:t>]</w:t>
        </w:r>
      </w:ins>
      <w:r>
        <w:t>。</w:t>
      </w:r>
      <w:r>
        <w:t>WWM</w:t>
      </w:r>
      <w:r>
        <w:t>以词为最小掩码单位，对同一词中的所有字同时进行遮蔽，使模型在预测时更加依赖完整词级语义，从而提升对专业术语和固定搭配的建模能力。</w:t>
      </w:r>
    </w:p>
    <w:p w14:paraId="4379B36E" w14:textId="47D7364B" w:rsidR="007D28D6" w:rsidRDefault="00000000">
      <w:pPr>
        <w:ind w:firstLine="480"/>
        <w:rPr>
          <w:ins w:id="1242" w:author="fei zhai" w:date="2026-05-06T13:09:00Z"/>
        </w:rPr>
      </w:pPr>
      <w:proofErr w:type="spellStart"/>
      <w:r>
        <w:t>MacBERT</w:t>
      </w:r>
      <w:proofErr w:type="spellEnd"/>
      <w:r>
        <w:t>进一步提出了</w:t>
      </w:r>
      <w:r>
        <w:t>Masked Attribute Classification</w:t>
      </w:r>
      <w:r>
        <w:t>（</w:t>
      </w:r>
      <w:r>
        <w:t>MAC</w:t>
      </w:r>
      <w:r>
        <w:t>）任务，用语义相近的词替换被掩码位置，而非使用特殊的</w:t>
      </w:r>
      <w:r>
        <w:t>[MASK]</w:t>
      </w:r>
      <w:r>
        <w:t>符号，缩小了预训练与下游任务之间的分布差异，使模型学习到更加贴近真实语言使用场景的表示</w:t>
      </w:r>
      <w:ins w:id="1243" w:author="fei zhai" w:date="2026-05-06T19:54:00Z">
        <w:r w:rsidR="00830C92" w:rsidRPr="00830C92">
          <w:rPr>
            <w:rFonts w:hint="eastAsia"/>
            <w:highlight w:val="yellow"/>
            <w:rPrChange w:id="1244" w:author="fei zhai" w:date="2026-05-06T19:54:00Z">
              <w:rPr>
                <w:rFonts w:hint="eastAsia"/>
              </w:rPr>
            </w:rPrChange>
          </w:rPr>
          <w:t>[</w:t>
        </w:r>
        <w:r w:rsidR="00830C92" w:rsidRPr="00830C92">
          <w:rPr>
            <w:highlight w:val="yellow"/>
            <w:rPrChange w:id="1245" w:author="fei zhai" w:date="2026-05-06T19:54:00Z">
              <w:rPr/>
            </w:rPrChange>
          </w:rPr>
          <w:t>49]</w:t>
        </w:r>
      </w:ins>
      <w:r>
        <w:t>。同时，</w:t>
      </w:r>
      <w:proofErr w:type="spellStart"/>
      <w:r>
        <w:t>MacBERT</w:t>
      </w:r>
      <w:proofErr w:type="spellEnd"/>
      <w:r>
        <w:t>采用</w:t>
      </w:r>
      <w:r>
        <w:t>Sentence Order Prediction</w:t>
      </w:r>
      <w:r>
        <w:t>（</w:t>
      </w:r>
      <w:r>
        <w:t>SOP</w:t>
      </w:r>
      <w:r>
        <w:t>）任务替代</w:t>
      </w:r>
      <w:r>
        <w:t>NSP</w:t>
      </w:r>
      <w:r>
        <w:t>，通过判断句子顺序是否正确来建模篇章连贯性，更有利于学习长文本中的逻辑顺序关系。</w:t>
      </w:r>
    </w:p>
    <w:p w14:paraId="4469CE61" w14:textId="7BAC9D87" w:rsidR="00BF45B2" w:rsidRDefault="00BF45B2" w:rsidP="00BF45B2">
      <w:pPr>
        <w:numPr>
          <w:ilvl w:val="0"/>
          <w:numId w:val="27"/>
        </w:numPr>
        <w:ind w:firstLineChars="0" w:firstLine="480"/>
        <w:rPr>
          <w:ins w:id="1246" w:author="fei zhai" w:date="2026-05-06T13:10:00Z"/>
        </w:rPr>
      </w:pPr>
      <w:ins w:id="1247" w:author="fei zhai" w:date="2026-05-06T13:09:00Z">
        <w:r>
          <w:rPr>
            <w:rFonts w:hint="eastAsia"/>
          </w:rPr>
          <w:t>专利领域专用预训练模型</w:t>
        </w:r>
      </w:ins>
    </w:p>
    <w:p w14:paraId="047D0992" w14:textId="1845F483" w:rsidR="00BF45B2" w:rsidRDefault="00A95A1D" w:rsidP="00A95A1D">
      <w:pPr>
        <w:ind w:firstLine="480"/>
        <w:rPr>
          <w:ins w:id="1248" w:author="fei zhai" w:date="2026-05-06T13:10:00Z"/>
        </w:rPr>
        <w:pPrChange w:id="1249" w:author="fei zhai" w:date="2026-05-06T13:19:00Z">
          <w:pPr>
            <w:ind w:left="480" w:firstLineChars="0" w:firstLine="0"/>
          </w:pPr>
        </w:pPrChange>
      </w:pPr>
      <w:ins w:id="1250" w:author="fei zhai" w:date="2026-05-06T13:22:00Z">
        <w:r>
          <w:rPr>
            <w:rFonts w:hint="eastAsia"/>
          </w:rPr>
          <w:t>通用</w:t>
        </w:r>
      </w:ins>
      <w:ins w:id="1251" w:author="fei zhai" w:date="2026-05-06T13:23:00Z">
        <w:r>
          <w:rPr>
            <w:rFonts w:hint="eastAsia"/>
          </w:rPr>
          <w:t>预训练</w:t>
        </w:r>
      </w:ins>
      <w:ins w:id="1252" w:author="fei zhai" w:date="2026-05-06T13:22:00Z">
        <w:r>
          <w:rPr>
            <w:rFonts w:hint="eastAsia"/>
          </w:rPr>
          <w:t>模型的词表主要基于维基百科等通用语料</w:t>
        </w:r>
      </w:ins>
      <w:ins w:id="1253" w:author="fei zhai" w:date="2026-05-06T13:23:00Z">
        <w:r>
          <w:rPr>
            <w:rFonts w:hint="eastAsia"/>
          </w:rPr>
          <w:t>库</w:t>
        </w:r>
      </w:ins>
      <w:ins w:id="1254" w:author="fei zhai" w:date="2026-05-06T13:22:00Z">
        <w:r>
          <w:rPr>
            <w:rFonts w:hint="eastAsia"/>
          </w:rPr>
          <w:t>构建，在面对专利中的高度</w:t>
        </w:r>
      </w:ins>
      <w:ins w:id="1255" w:author="fei zhai" w:date="2026-05-06T13:23:00Z">
        <w:r>
          <w:rPr>
            <w:rFonts w:hint="eastAsia"/>
          </w:rPr>
          <w:t>专业</w:t>
        </w:r>
      </w:ins>
      <w:ins w:id="1256" w:author="fei zhai" w:date="2026-05-06T13:22:00Z">
        <w:r>
          <w:rPr>
            <w:rFonts w:hint="eastAsia"/>
          </w:rPr>
          <w:t>化学术语时，常出现词表外（</w:t>
        </w:r>
        <w:r>
          <w:rPr>
            <w:rFonts w:hint="eastAsia"/>
          </w:rPr>
          <w:t>Out-of-Vocabulary, OOV</w:t>
        </w:r>
        <w:r>
          <w:rPr>
            <w:rFonts w:hint="eastAsia"/>
          </w:rPr>
          <w:t>）问题</w:t>
        </w:r>
      </w:ins>
      <w:ins w:id="1257" w:author="fei zhai" w:date="2026-05-06T13:23:00Z">
        <w:r>
          <w:rPr>
            <w:rFonts w:hint="eastAsia"/>
          </w:rPr>
          <w:t>。因此，</w:t>
        </w:r>
      </w:ins>
      <w:ins w:id="1258" w:author="fei zhai" w:date="2026-05-06T13:20:00Z">
        <w:r>
          <w:rPr>
            <w:rFonts w:hint="eastAsia"/>
          </w:rPr>
          <w:t>研究者</w:t>
        </w:r>
      </w:ins>
      <w:ins w:id="1259" w:author="fei zhai" w:date="2026-05-06T13:19:00Z">
        <w:r w:rsidRPr="00A95A1D">
          <w:rPr>
            <w:rFonts w:hint="eastAsia"/>
          </w:rPr>
          <w:t>构建了针对专利语料的专用</w:t>
        </w:r>
      </w:ins>
      <w:ins w:id="1260" w:author="fei zhai" w:date="2026-05-06T13:20:00Z">
        <w:r>
          <w:rPr>
            <w:rFonts w:hint="eastAsia"/>
          </w:rPr>
          <w:t>预训练</w:t>
        </w:r>
      </w:ins>
      <w:ins w:id="1261" w:author="fei zhai" w:date="2026-05-06T13:19:00Z">
        <w:r w:rsidRPr="00A95A1D">
          <w:rPr>
            <w:rFonts w:hint="eastAsia"/>
          </w:rPr>
          <w:t>模型，其中以</w:t>
        </w:r>
        <w:proofErr w:type="spellStart"/>
        <w:r w:rsidRPr="00A95A1D">
          <w:rPr>
            <w:rFonts w:hint="eastAsia"/>
          </w:rPr>
          <w:t>PatentBERT</w:t>
        </w:r>
        <w:proofErr w:type="spellEnd"/>
        <w:r w:rsidRPr="00A95A1D">
          <w:rPr>
            <w:rFonts w:hint="eastAsia"/>
          </w:rPr>
          <w:t>与</w:t>
        </w:r>
        <w:proofErr w:type="spellStart"/>
        <w:r w:rsidRPr="00A95A1D">
          <w:rPr>
            <w:rFonts w:hint="eastAsia"/>
          </w:rPr>
          <w:t>PatentRoBERTa</w:t>
        </w:r>
        <w:proofErr w:type="spellEnd"/>
        <w:r w:rsidRPr="00A95A1D">
          <w:rPr>
            <w:rFonts w:hint="eastAsia"/>
          </w:rPr>
          <w:t>最具代表性。</w:t>
        </w:r>
      </w:ins>
    </w:p>
    <w:p w14:paraId="2990BB79" w14:textId="0F78D011" w:rsidR="00A95A1D" w:rsidRDefault="00A95A1D" w:rsidP="00A95A1D">
      <w:pPr>
        <w:ind w:firstLine="480"/>
        <w:rPr>
          <w:ins w:id="1262" w:author="fei zhai" w:date="2026-05-06T13:25:00Z"/>
        </w:rPr>
      </w:pPr>
      <w:proofErr w:type="spellStart"/>
      <w:ins w:id="1263" w:author="fei zhai" w:date="2026-05-06T13:21:00Z">
        <w:r>
          <w:rPr>
            <w:rFonts w:hint="eastAsia"/>
          </w:rPr>
          <w:t>PatentBERT</w:t>
        </w:r>
        <w:proofErr w:type="spellEnd"/>
        <w:r>
          <w:rPr>
            <w:rFonts w:hint="eastAsia"/>
          </w:rPr>
          <w:t>是由</w:t>
        </w:r>
        <w:r>
          <w:rPr>
            <w:rFonts w:hint="eastAsia"/>
          </w:rPr>
          <w:t>Lee</w:t>
        </w:r>
        <w:r>
          <w:rPr>
            <w:rFonts w:hint="eastAsia"/>
          </w:rPr>
          <w:t>等人提出的专门针对专利分类任务优化的预训练架构，</w:t>
        </w:r>
      </w:ins>
      <w:ins w:id="1264" w:author="fei zhai" w:date="2026-05-06T13:24:00Z">
        <w:r>
          <w:rPr>
            <w:rFonts w:hint="eastAsia"/>
          </w:rPr>
          <w:t>通过在专利语料上重新构建词表，有效提升了模型对技术文本的表征精度</w:t>
        </w:r>
      </w:ins>
      <w:ins w:id="1265" w:author="fei zhai" w:date="2026-05-06T19:55:00Z">
        <w:r w:rsidR="00830C92" w:rsidRPr="00830C92">
          <w:rPr>
            <w:rFonts w:hint="eastAsia"/>
            <w:highlight w:val="yellow"/>
            <w:rPrChange w:id="1266" w:author="fei zhai" w:date="2026-05-06T19:55:00Z">
              <w:rPr>
                <w:rFonts w:hint="eastAsia"/>
                <w:color w:val="FF0000"/>
              </w:rPr>
            </w:rPrChange>
          </w:rPr>
          <w:t>[</w:t>
        </w:r>
        <w:r w:rsidR="00830C92" w:rsidRPr="00830C92">
          <w:rPr>
            <w:highlight w:val="yellow"/>
            <w:rPrChange w:id="1267" w:author="fei zhai" w:date="2026-05-06T19:55:00Z">
              <w:rPr>
                <w:color w:val="FF0000"/>
              </w:rPr>
            </w:rPrChange>
          </w:rPr>
          <w:t>26]</w:t>
        </w:r>
      </w:ins>
      <w:ins w:id="1268" w:author="fei zhai" w:date="2026-05-06T13:21:00Z">
        <w:r>
          <w:rPr>
            <w:rFonts w:hint="eastAsia"/>
          </w:rPr>
          <w:t>。模型在预训练阶段通过</w:t>
        </w:r>
      </w:ins>
      <w:ins w:id="1269" w:author="fei zhai" w:date="2026-05-06T19:48:00Z">
        <w:r w:rsidR="00F84BBD">
          <w:rPr>
            <w:rFonts w:hint="eastAsia"/>
          </w:rPr>
          <w:t>MLM</w:t>
        </w:r>
      </w:ins>
      <w:ins w:id="1270" w:author="fei zhai" w:date="2026-05-06T13:21:00Z">
        <w:r>
          <w:rPr>
            <w:rFonts w:hint="eastAsia"/>
          </w:rPr>
          <w:t>任务学习专利特有的上下文关联，其目标函数如下：</w:t>
        </w:r>
      </w:ins>
    </w:p>
    <w:p w14:paraId="46340C5D" w14:textId="2914E840" w:rsidR="00A95A1D" w:rsidRPr="00A95A1D" w:rsidRDefault="00A95A1D" w:rsidP="00A95A1D">
      <w:pPr>
        <w:ind w:firstLine="480"/>
        <w:rPr>
          <w:ins w:id="1271" w:author="fei zhai" w:date="2026-05-06T13:28:00Z"/>
          <w:rPrChange w:id="1272" w:author="fei zhai" w:date="2026-05-06T13:28:00Z">
            <w:rPr>
              <w:ins w:id="1273" w:author="fei zhai" w:date="2026-05-06T13:28:00Z"/>
              <w:rFonts w:ascii="Cambria Math" w:hAnsi="Cambria Math"/>
              <w:i/>
            </w:rPr>
          </w:rPrChange>
        </w:rPr>
      </w:pPr>
      <m:oMathPara>
        <m:oMath>
          <m:eqArr>
            <m:eqArrPr>
              <m:maxDist m:val="1"/>
              <m:ctrlPr>
                <w:ins w:id="1274" w:author="fei zhai" w:date="2026-05-06T13:28:00Z">
                  <w:rPr>
                    <w:rFonts w:ascii="Cambria Math" w:hAnsi="Cambria Math"/>
                    <w:i/>
                  </w:rPr>
                </w:ins>
              </m:ctrlPr>
            </m:eqArrPr>
            <m:e>
              <m:sSub>
                <m:sSubPr>
                  <m:ctrlPr>
                    <w:ins w:id="1275" w:author="fei zhai" w:date="2026-05-06T13:26:00Z">
                      <w:rPr>
                        <w:rFonts w:ascii="Cambria Math" w:hAnsi="Cambria Math"/>
                        <w:i/>
                      </w:rPr>
                    </w:ins>
                  </m:ctrlPr>
                </m:sSubPr>
                <m:e>
                  <m:r>
                    <w:ins w:id="1276" w:author="fei zhai" w:date="2026-05-06T13:26:00Z">
                      <w:rPr>
                        <w:rFonts w:ascii="Cambria Math" w:hAnsi="Cambria Math" w:hint="eastAsia"/>
                      </w:rPr>
                      <m:t>L</m:t>
                    </w:ins>
                  </m:r>
                </m:e>
                <m:sub>
                  <m:r>
                    <w:ins w:id="1277" w:author="fei zhai" w:date="2026-05-06T13:26:00Z">
                      <w:rPr>
                        <w:rFonts w:ascii="Cambria Math" w:hAnsi="Cambria Math"/>
                      </w:rPr>
                      <m:t>MLM</m:t>
                    </w:ins>
                  </m:r>
                </m:sub>
              </m:sSub>
              <m:r>
                <w:ins w:id="1278" w:author="fei zhai" w:date="2026-05-06T13:26:00Z">
                  <w:rPr>
                    <w:rFonts w:ascii="Cambria Math" w:hAnsi="Cambria Math"/>
                  </w:rPr>
                  <m:t>=-</m:t>
                </w:ins>
              </m:r>
              <m:nary>
                <m:naryPr>
                  <m:chr m:val="∑"/>
                  <m:limLoc m:val="undOvr"/>
                  <m:supHide m:val="1"/>
                  <m:ctrlPr>
                    <w:ins w:id="1279" w:author="fei zhai" w:date="2026-05-06T13:26:00Z">
                      <w:rPr>
                        <w:rFonts w:ascii="Cambria Math" w:hAnsi="Cambria Math"/>
                        <w:i/>
                      </w:rPr>
                    </w:ins>
                  </m:ctrlPr>
                </m:naryPr>
                <m:sub>
                  <m:acc>
                    <m:accPr>
                      <m:ctrlPr>
                        <w:ins w:id="1280" w:author="fei zhai" w:date="2026-05-06T13:26:00Z">
                          <w:rPr>
                            <w:rFonts w:ascii="Cambria Math" w:hAnsi="Cambria Math"/>
                            <w:i/>
                          </w:rPr>
                        </w:ins>
                      </m:ctrlPr>
                    </m:accPr>
                    <m:e>
                      <m:r>
                        <w:ins w:id="1281" w:author="fei zhai" w:date="2026-05-06T13:26:00Z">
                          <w:rPr>
                            <w:rFonts w:ascii="Cambria Math" w:hAnsi="Cambria Math"/>
                          </w:rPr>
                          <m:t>x</m:t>
                        </w:ins>
                      </m:r>
                    </m:e>
                  </m:acc>
                  <m:r>
                    <w:ins w:id="1282" w:author="fei zhai" w:date="2026-05-06T13:26:00Z">
                      <w:rPr>
                        <w:rFonts w:ascii="Cambria Math" w:hAnsi="Cambria Math"/>
                      </w:rPr>
                      <m:t>∈m</m:t>
                    </w:ins>
                  </m:r>
                  <m:d>
                    <m:dPr>
                      <m:ctrlPr>
                        <w:ins w:id="1283" w:author="fei zhai" w:date="2026-05-06T13:28:00Z">
                          <w:rPr>
                            <w:rFonts w:ascii="Cambria Math" w:hAnsi="Cambria Math"/>
                            <w:i/>
                          </w:rPr>
                        </w:ins>
                      </m:ctrlPr>
                    </m:dPr>
                    <m:e>
                      <m:r>
                        <w:ins w:id="1284" w:author="fei zhai" w:date="2026-05-06T13:26:00Z">
                          <w:rPr>
                            <w:rFonts w:ascii="Cambria Math" w:hAnsi="Cambria Math"/>
                          </w:rPr>
                          <m:t>x</m:t>
                        </w:ins>
                      </m:r>
                    </m:e>
                  </m:d>
                </m:sub>
                <m:sup/>
                <m:e>
                  <m:r>
                    <m:rPr>
                      <m:sty m:val="p"/>
                    </m:rPr>
                    <w:rPr>
                      <w:rFonts w:ascii="Cambria Math" w:hAnsi="Cambria Math"/>
                    </w:rPr>
                    <m:t>log⁡</m:t>
                  </m:r>
                  <m:r>
                    <w:ins w:id="1285" w:author="fei zhai" w:date="2026-05-06T13:26:00Z">
                      <w:rPr>
                        <w:rFonts w:ascii="Cambria Math" w:hAnsi="Cambria Math"/>
                      </w:rPr>
                      <m:t>p</m:t>
                    </w:ins>
                  </m:r>
                  <m:r>
                    <w:ins w:id="1286" w:author="fei zhai" w:date="2026-05-06T13:27:00Z">
                      <w:rPr>
                        <w:rFonts w:ascii="Cambria Math" w:hAnsi="Cambria Math"/>
                      </w:rPr>
                      <m:t>(</m:t>
                    </w:ins>
                  </m:r>
                  <m:acc>
                    <m:accPr>
                      <m:ctrlPr>
                        <w:ins w:id="1287" w:author="fei zhai" w:date="2026-05-06T13:27:00Z">
                          <w:rPr>
                            <w:rFonts w:ascii="Cambria Math" w:hAnsi="Cambria Math"/>
                            <w:i/>
                          </w:rPr>
                        </w:ins>
                      </m:ctrlPr>
                    </m:accPr>
                    <m:e>
                      <m:r>
                        <w:ins w:id="1288" w:author="fei zhai" w:date="2026-05-06T13:27:00Z">
                          <w:rPr>
                            <w:rFonts w:ascii="Cambria Math" w:hAnsi="Cambria Math"/>
                          </w:rPr>
                          <m:t>x</m:t>
                        </w:ins>
                      </m:r>
                    </m:e>
                  </m:acc>
                  <m:r>
                    <w:ins w:id="1289" w:author="fei zhai" w:date="2026-05-06T13:27:00Z">
                      <w:rPr>
                        <w:rFonts w:ascii="Cambria Math" w:hAnsi="Cambria Math"/>
                      </w:rPr>
                      <m:t>|</m:t>
                    </w:ins>
                  </m:r>
                  <m:sSub>
                    <m:sSubPr>
                      <m:ctrlPr>
                        <w:ins w:id="1290" w:author="fei zhai" w:date="2026-05-06T13:27:00Z">
                          <w:rPr>
                            <w:rFonts w:ascii="Cambria Math" w:hAnsi="Cambria Math"/>
                            <w:i/>
                          </w:rPr>
                        </w:ins>
                      </m:ctrlPr>
                    </m:sSubPr>
                    <m:e>
                      <m:r>
                        <w:ins w:id="1291" w:author="fei zhai" w:date="2026-05-06T13:28:00Z">
                          <w:rPr>
                            <w:rFonts w:ascii="Cambria Math" w:hAnsi="Cambria Math"/>
                          </w:rPr>
                          <m:t>x</m:t>
                        </w:ins>
                      </m:r>
                    </m:e>
                    <m:sub>
                      <m:r>
                        <w:ins w:id="1292" w:author="fei zhai" w:date="2026-05-06T13:28:00Z">
                          <w:rPr>
                            <w:rFonts w:ascii="Cambria Math" w:hAnsi="Cambria Math"/>
                          </w:rPr>
                          <m:t>\m</m:t>
                        </w:ins>
                      </m:r>
                      <m:d>
                        <m:dPr>
                          <m:ctrlPr>
                            <w:ins w:id="1293" w:author="fei zhai" w:date="2026-05-06T13:28:00Z">
                              <w:rPr>
                                <w:rFonts w:ascii="Cambria Math" w:hAnsi="Cambria Math"/>
                                <w:i/>
                              </w:rPr>
                            </w:ins>
                          </m:ctrlPr>
                        </m:dPr>
                        <m:e>
                          <m:r>
                            <w:ins w:id="1294" w:author="fei zhai" w:date="2026-05-06T13:28:00Z">
                              <w:rPr>
                                <w:rFonts w:ascii="Cambria Math" w:hAnsi="Cambria Math"/>
                              </w:rPr>
                              <m:t>x</m:t>
                            </w:ins>
                          </m:r>
                        </m:e>
                      </m:d>
                    </m:sub>
                  </m:sSub>
                </m:e>
              </m:nary>
              <m:r>
                <w:rPr>
                  <w:rFonts w:ascii="Cambria Math" w:hAnsi="Cambria Math"/>
                </w:rPr>
                <m:t>#</m:t>
              </m:r>
              <m:d>
                <m:dPr>
                  <m:ctrlPr>
                    <w:ins w:id="1295" w:author="fei zhai" w:date="2026-05-06T13:28:00Z">
                      <w:rPr>
                        <w:rFonts w:ascii="Cambria Math" w:hAnsi="Cambria Math"/>
                        <w:i/>
                      </w:rPr>
                    </w:ins>
                  </m:ctrlPr>
                </m:dPr>
                <m:e>
                  <m:r>
                    <w:ins w:id="1296" w:author="fei zhai" w:date="2026-05-06T13:28:00Z">
                      <w:rPr>
                        <w:rFonts w:ascii="Cambria Math" w:hAnsi="Cambria Math"/>
                      </w:rPr>
                      <m:t>2-5</m:t>
                    </w:ins>
                  </m:r>
                </m:e>
              </m:d>
            </m:e>
          </m:eqArr>
        </m:oMath>
      </m:oMathPara>
    </w:p>
    <w:p w14:paraId="221EAB28" w14:textId="73E9936E" w:rsidR="00A95A1D" w:rsidRDefault="00A95A1D" w:rsidP="00A95A1D">
      <w:pPr>
        <w:ind w:firstLine="480"/>
        <w:rPr>
          <w:ins w:id="1297" w:author="fei zhai" w:date="2026-05-06T13:29:00Z"/>
        </w:rPr>
      </w:pPr>
      <w:ins w:id="1298" w:author="fei zhai" w:date="2026-05-06T13:29:00Z">
        <w:r w:rsidRPr="00A95A1D">
          <w:rPr>
            <w:rFonts w:hint="eastAsia"/>
          </w:rPr>
          <w:t>其中，</w:t>
        </w:r>
      </w:ins>
      <m:oMath>
        <m:sSub>
          <m:sSubPr>
            <m:ctrlPr>
              <w:ins w:id="1299" w:author="fei zhai" w:date="2026-05-06T13:29:00Z">
                <w:rPr>
                  <w:rFonts w:ascii="Cambria Math" w:hAnsi="Cambria Math"/>
                  <w:i/>
                </w:rPr>
              </w:ins>
            </m:ctrlPr>
          </m:sSubPr>
          <m:e>
            <m:r>
              <w:ins w:id="1300" w:author="fei zhai" w:date="2026-05-06T13:29:00Z">
                <w:rPr>
                  <w:rFonts w:ascii="Cambria Math" w:hAnsi="Cambria Math"/>
                </w:rPr>
                <m:t>x</m:t>
              </w:ins>
            </m:r>
          </m:e>
          <m:sub>
            <m:r>
              <w:ins w:id="1301" w:author="fei zhai" w:date="2026-05-06T13:29:00Z">
                <w:rPr>
                  <w:rFonts w:ascii="Cambria Math" w:hAnsi="Cambria Math"/>
                </w:rPr>
                <m:t>\m</m:t>
              </w:ins>
            </m:r>
            <m:d>
              <m:dPr>
                <m:ctrlPr>
                  <w:ins w:id="1302" w:author="fei zhai" w:date="2026-05-06T13:29:00Z">
                    <w:rPr>
                      <w:rFonts w:ascii="Cambria Math" w:hAnsi="Cambria Math"/>
                      <w:i/>
                    </w:rPr>
                  </w:ins>
                </m:ctrlPr>
              </m:dPr>
              <m:e>
                <m:r>
                  <w:ins w:id="1303" w:author="fei zhai" w:date="2026-05-06T13:29:00Z">
                    <w:rPr>
                      <w:rFonts w:ascii="Cambria Math" w:hAnsi="Cambria Math"/>
                    </w:rPr>
                    <m:t>x</m:t>
                  </w:ins>
                </m:r>
              </m:e>
            </m:d>
          </m:sub>
        </m:sSub>
      </m:oMath>
      <w:ins w:id="1304" w:author="fei zhai" w:date="2026-05-06T13:29:00Z">
        <w:r w:rsidRPr="00A95A1D">
          <w:rPr>
            <w:rFonts w:hint="eastAsia"/>
          </w:rPr>
          <w:t>表示输入序列中除被掩码部分以外的上下文信息，</w:t>
        </w:r>
      </w:ins>
      <m:oMath>
        <m:r>
          <w:ins w:id="1305" w:author="fei zhai" w:date="2026-05-06T13:29:00Z">
            <w:rPr>
              <w:rFonts w:ascii="Cambria Math" w:hAnsi="Cambria Math"/>
            </w:rPr>
            <m:t>m</m:t>
          </w:ins>
        </m:r>
        <m:d>
          <m:dPr>
            <m:ctrlPr>
              <w:ins w:id="1306" w:author="fei zhai" w:date="2026-05-06T13:29:00Z">
                <w:rPr>
                  <w:rFonts w:ascii="Cambria Math" w:hAnsi="Cambria Math"/>
                  <w:i/>
                </w:rPr>
              </w:ins>
            </m:ctrlPr>
          </m:dPr>
          <m:e>
            <m:r>
              <w:ins w:id="1307" w:author="fei zhai" w:date="2026-05-06T13:29:00Z">
                <w:rPr>
                  <w:rFonts w:ascii="Cambria Math" w:hAnsi="Cambria Math"/>
                </w:rPr>
                <m:t>x</m:t>
              </w:ins>
            </m:r>
          </m:e>
        </m:d>
      </m:oMath>
      <w:ins w:id="1308" w:author="fei zhai" w:date="2026-05-06T13:29:00Z">
        <w:r w:rsidRPr="00A95A1D">
          <w:rPr>
            <w:rFonts w:hint="eastAsia"/>
          </w:rPr>
          <w:t>为预设的掩码集合。通过对大量技术权利要求书的学习，</w:t>
        </w:r>
        <w:proofErr w:type="spellStart"/>
        <w:r w:rsidRPr="00A95A1D">
          <w:rPr>
            <w:rFonts w:hint="eastAsia"/>
          </w:rPr>
          <w:t>PatentBERT</w:t>
        </w:r>
        <w:proofErr w:type="spellEnd"/>
        <w:r w:rsidRPr="00A95A1D">
          <w:rPr>
            <w:rFonts w:hint="eastAsia"/>
          </w:rPr>
          <w:t>能够建立起技术术语与法律效力之间的语义映射。</w:t>
        </w:r>
      </w:ins>
    </w:p>
    <w:p w14:paraId="62C9CE55" w14:textId="268A1C07" w:rsidR="00AC475D" w:rsidRDefault="009060E3" w:rsidP="009060E3">
      <w:pPr>
        <w:ind w:firstLine="480"/>
        <w:rPr>
          <w:ins w:id="1309" w:author="fei zhai" w:date="2026-05-06T13:51:00Z"/>
        </w:rPr>
      </w:pPr>
      <w:proofErr w:type="spellStart"/>
      <w:ins w:id="1310" w:author="fei zhai" w:date="2026-05-06T13:31:00Z">
        <w:r>
          <w:rPr>
            <w:rFonts w:hint="eastAsia"/>
          </w:rPr>
          <w:t>PatentRoBERTa</w:t>
        </w:r>
        <w:proofErr w:type="spellEnd"/>
        <w:r>
          <w:rPr>
            <w:rFonts w:hint="eastAsia"/>
          </w:rPr>
          <w:t>在</w:t>
        </w:r>
        <w:proofErr w:type="spellStart"/>
        <w:r>
          <w:rPr>
            <w:rFonts w:hint="eastAsia"/>
          </w:rPr>
          <w:t>PatentBERT</w:t>
        </w:r>
        <w:proofErr w:type="spellEnd"/>
        <w:r>
          <w:rPr>
            <w:rFonts w:hint="eastAsia"/>
          </w:rPr>
          <w:t>的基础上进行改进</w:t>
        </w:r>
        <w:r>
          <w:rPr>
            <w:rFonts w:hint="eastAsia"/>
          </w:rPr>
          <w:t>，引入了更稳健的超参数</w:t>
        </w:r>
        <w:r>
          <w:rPr>
            <w:rFonts w:hint="eastAsia"/>
          </w:rPr>
          <w:lastRenderedPageBreak/>
          <w:t>配置与动态掩码策略</w:t>
        </w:r>
      </w:ins>
      <w:ins w:id="1311" w:author="fei zhai" w:date="2026-05-06T19:55:00Z">
        <w:r w:rsidR="00830C92" w:rsidRPr="00313533">
          <w:rPr>
            <w:rFonts w:hint="eastAsia"/>
            <w:highlight w:val="yellow"/>
            <w:rPrChange w:id="1312" w:author="fei zhai" w:date="2026-05-06T19:55:00Z">
              <w:rPr>
                <w:rFonts w:hint="eastAsia"/>
                <w:color w:val="FF0000"/>
              </w:rPr>
            </w:rPrChange>
          </w:rPr>
          <w:t>[</w:t>
        </w:r>
        <w:r w:rsidR="00830C92" w:rsidRPr="00313533">
          <w:rPr>
            <w:highlight w:val="yellow"/>
            <w:rPrChange w:id="1313" w:author="fei zhai" w:date="2026-05-06T19:55:00Z">
              <w:rPr>
                <w:color w:val="FF0000"/>
              </w:rPr>
            </w:rPrChange>
          </w:rPr>
          <w:t>27]</w:t>
        </w:r>
      </w:ins>
      <w:ins w:id="1314" w:author="fei zhai" w:date="2026-05-06T13:31:00Z">
        <w:r>
          <w:rPr>
            <w:rFonts w:hint="eastAsia"/>
          </w:rPr>
          <w:t>。</w:t>
        </w:r>
        <w:proofErr w:type="spellStart"/>
        <w:r>
          <w:rPr>
            <w:rFonts w:hint="eastAsia"/>
          </w:rPr>
          <w:t>PatentRoBERTa</w:t>
        </w:r>
        <w:proofErr w:type="spellEnd"/>
        <w:r>
          <w:rPr>
            <w:rFonts w:hint="eastAsia"/>
          </w:rPr>
          <w:t>移除了下一句预测任务，采用更大规模的</w:t>
        </w:r>
        <w:r>
          <w:rPr>
            <w:rFonts w:hint="eastAsia"/>
          </w:rPr>
          <w:t>Batch Size</w:t>
        </w:r>
        <w:r>
          <w:rPr>
            <w:rFonts w:hint="eastAsia"/>
          </w:rPr>
          <w:t>与超长预训练步数，使其在处理具有复杂依存关系的专利长句时，具备更强的全局语义感知能力。</w:t>
        </w:r>
      </w:ins>
      <w:proofErr w:type="spellStart"/>
      <w:ins w:id="1315" w:author="fei zhai" w:date="2026-05-06T13:32:00Z">
        <w:r>
          <w:rPr>
            <w:rFonts w:hint="eastAsia"/>
          </w:rPr>
          <w:t>PatentRoBERTa</w:t>
        </w:r>
      </w:ins>
      <w:proofErr w:type="spellEnd"/>
      <w:ins w:id="1316" w:author="fei zhai" w:date="2026-05-06T13:31:00Z">
        <w:r>
          <w:rPr>
            <w:rFonts w:hint="eastAsia"/>
          </w:rPr>
          <w:t>在处理</w:t>
        </w:r>
        <w:r>
          <w:rPr>
            <w:rFonts w:hint="eastAsia"/>
          </w:rPr>
          <w:t>IPC</w:t>
        </w:r>
        <w:r>
          <w:rPr>
            <w:rFonts w:hint="eastAsia"/>
          </w:rPr>
          <w:t>分类等任务时，比通用模型更</w:t>
        </w:r>
      </w:ins>
      <w:ins w:id="1317" w:author="fei zhai" w:date="2026-05-06T13:33:00Z">
        <w:r>
          <w:rPr>
            <w:rFonts w:hint="eastAsia"/>
          </w:rPr>
          <w:t>精准地识别</w:t>
        </w:r>
      </w:ins>
      <w:ins w:id="1318" w:author="fei zhai" w:date="2026-05-06T13:31:00Z">
        <w:r>
          <w:rPr>
            <w:rFonts w:hint="eastAsia"/>
          </w:rPr>
          <w:t>技术手段与技术效果之间的因果</w:t>
        </w:r>
      </w:ins>
      <w:ins w:id="1319" w:author="fei zhai" w:date="2026-05-06T13:33:00Z">
        <w:r>
          <w:rPr>
            <w:rFonts w:hint="eastAsia"/>
          </w:rPr>
          <w:t>关联</w:t>
        </w:r>
      </w:ins>
      <w:ins w:id="1320" w:author="fei zhai" w:date="2026-05-06T13:31:00Z">
        <w:r>
          <w:rPr>
            <w:rFonts w:hint="eastAsia"/>
          </w:rPr>
          <w:t>，缓解了通用模型在专业语境下的语义偏移问题。</w:t>
        </w:r>
      </w:ins>
    </w:p>
    <w:p w14:paraId="346BDFB3" w14:textId="4F337635" w:rsidR="00C7707A" w:rsidRPr="00A95A1D" w:rsidRDefault="00C7707A" w:rsidP="00AE327F">
      <w:pPr>
        <w:ind w:firstLine="480"/>
        <w:rPr>
          <w:rFonts w:hint="eastAsia"/>
        </w:rPr>
      </w:pPr>
      <w:proofErr w:type="spellStart"/>
      <w:ins w:id="1321" w:author="fei zhai" w:date="2026-05-06T13:51:00Z">
        <w:r w:rsidRPr="00C7707A">
          <w:rPr>
            <w:rFonts w:hint="eastAsia"/>
          </w:rPr>
          <w:t>PatentBERT</w:t>
        </w:r>
        <w:proofErr w:type="spellEnd"/>
        <w:r>
          <w:rPr>
            <w:rFonts w:hint="eastAsia"/>
          </w:rPr>
          <w:t>与</w:t>
        </w:r>
        <w:proofErr w:type="spellStart"/>
        <w:r>
          <w:rPr>
            <w:rFonts w:hint="eastAsia"/>
          </w:rPr>
          <w:t>PatentRoBERTa</w:t>
        </w:r>
        <w:proofErr w:type="spellEnd"/>
        <w:r>
          <w:rPr>
            <w:rFonts w:hint="eastAsia"/>
          </w:rPr>
          <w:t>为代表的</w:t>
        </w:r>
        <w:r>
          <w:rPr>
            <w:rFonts w:hint="eastAsia"/>
          </w:rPr>
          <w:t>专利领域专用预训练模型</w:t>
        </w:r>
        <w:r w:rsidRPr="00C7707A">
          <w:rPr>
            <w:rFonts w:hint="eastAsia"/>
          </w:rPr>
          <w:t>主要针对</w:t>
        </w:r>
        <w:r w:rsidRPr="00C7707A">
          <w:rPr>
            <w:rFonts w:hint="eastAsia"/>
          </w:rPr>
          <w:t>IPC</w:t>
        </w:r>
      </w:ins>
      <w:ins w:id="1322" w:author="fei zhai" w:date="2026-05-06T13:52:00Z">
        <w:r>
          <w:rPr>
            <w:rFonts w:hint="eastAsia"/>
          </w:rPr>
          <w:t>分类号所表征的</w:t>
        </w:r>
      </w:ins>
      <w:ins w:id="1323" w:author="fei zhai" w:date="2026-05-06T13:51:00Z">
        <w:r w:rsidRPr="00C7707A">
          <w:rPr>
            <w:rFonts w:hint="eastAsia"/>
          </w:rPr>
          <w:t>技术原理进行预训练，而</w:t>
        </w:r>
      </w:ins>
      <w:ins w:id="1324" w:author="fei zhai" w:date="2026-05-06T13:52:00Z">
        <w:r>
          <w:rPr>
            <w:rFonts w:hint="eastAsia"/>
          </w:rPr>
          <w:t>在医疗器械专利文本与《医疗器械分类目录》这样的临床监管规则之间的</w:t>
        </w:r>
      </w:ins>
      <w:ins w:id="1325" w:author="fei zhai" w:date="2026-05-06T13:51:00Z">
        <w:r w:rsidRPr="00C7707A">
          <w:rPr>
            <w:rFonts w:hint="eastAsia"/>
          </w:rPr>
          <w:t>映射</w:t>
        </w:r>
      </w:ins>
      <w:ins w:id="1326" w:author="fei zhai" w:date="2026-05-06T13:53:00Z">
        <w:r>
          <w:rPr>
            <w:rFonts w:hint="eastAsia"/>
          </w:rPr>
          <w:t>任务中，</w:t>
        </w:r>
      </w:ins>
      <w:ins w:id="1327" w:author="fei zhai" w:date="2026-05-06T13:51:00Z">
        <w:r w:rsidRPr="00C7707A">
          <w:rPr>
            <w:rFonts w:hint="eastAsia"/>
          </w:rPr>
          <w:t>由于监管类别的划分往往依赖于</w:t>
        </w:r>
      </w:ins>
      <w:ins w:id="1328" w:author="fei zhai" w:date="2026-05-06T13:53:00Z">
        <w:r>
          <w:rPr>
            <w:rFonts w:hint="eastAsia"/>
          </w:rPr>
          <w:t>例</w:t>
        </w:r>
      </w:ins>
      <w:ins w:id="1329" w:author="fei zhai" w:date="2026-05-06T13:51:00Z">
        <w:r w:rsidRPr="00C7707A">
          <w:rPr>
            <w:rFonts w:hint="eastAsia"/>
          </w:rPr>
          <w:t>如是否有源、是否接触中枢神经</w:t>
        </w:r>
      </w:ins>
      <w:ins w:id="1330" w:author="fei zhai" w:date="2026-05-06T13:53:00Z">
        <w:r>
          <w:rPr>
            <w:rFonts w:hint="eastAsia"/>
          </w:rPr>
          <w:t>等</w:t>
        </w:r>
        <w:r w:rsidRPr="00C7707A">
          <w:rPr>
            <w:rFonts w:hint="eastAsia"/>
          </w:rPr>
          <w:t>个别关键技术</w:t>
        </w:r>
      </w:ins>
      <w:ins w:id="1331" w:author="fei zhai" w:date="2026-05-06T13:54:00Z">
        <w:r>
          <w:rPr>
            <w:rFonts w:hint="eastAsia"/>
          </w:rPr>
          <w:t>特征</w:t>
        </w:r>
      </w:ins>
      <w:ins w:id="1332" w:author="fei zhai" w:date="2026-05-06T13:51:00Z">
        <w:r w:rsidRPr="00C7707A">
          <w:rPr>
            <w:rFonts w:hint="eastAsia"/>
          </w:rPr>
          <w:t>，</w:t>
        </w:r>
      </w:ins>
      <w:ins w:id="1333" w:author="fei zhai" w:date="2026-05-06T13:54:00Z">
        <w:r>
          <w:rPr>
            <w:rFonts w:hint="eastAsia"/>
          </w:rPr>
          <w:t>擅长全局语义表征的专利领域</w:t>
        </w:r>
      </w:ins>
      <w:ins w:id="1334" w:author="fei zhai" w:date="2026-05-06T13:55:00Z">
        <w:r>
          <w:rPr>
            <w:rFonts w:hint="eastAsia"/>
          </w:rPr>
          <w:t>专业</w:t>
        </w:r>
      </w:ins>
      <w:ins w:id="1335" w:author="fei zhai" w:date="2026-05-06T13:51:00Z">
        <w:r w:rsidRPr="00C7707A">
          <w:rPr>
            <w:rFonts w:hint="eastAsia"/>
          </w:rPr>
          <w:t>预训练模型会</w:t>
        </w:r>
      </w:ins>
      <w:ins w:id="1336" w:author="fei zhai" w:date="2026-05-06T13:55:00Z">
        <w:r>
          <w:rPr>
            <w:rFonts w:hint="eastAsia"/>
          </w:rPr>
          <w:t>存在</w:t>
        </w:r>
      </w:ins>
      <w:ins w:id="1337" w:author="fei zhai" w:date="2026-05-06T13:51:00Z">
        <w:r w:rsidRPr="00C7707A">
          <w:rPr>
            <w:rFonts w:hint="eastAsia"/>
          </w:rPr>
          <w:t>弱化局部</w:t>
        </w:r>
      </w:ins>
      <w:ins w:id="1338" w:author="fei zhai" w:date="2026-05-06T13:55:00Z">
        <w:r>
          <w:rPr>
            <w:rFonts w:hint="eastAsia"/>
          </w:rPr>
          <w:t>特征的潜在风险</w:t>
        </w:r>
      </w:ins>
      <w:ins w:id="1339" w:author="fei zhai" w:date="2026-05-06T13:51:00Z">
        <w:r w:rsidRPr="00C7707A">
          <w:rPr>
            <w:rFonts w:hint="eastAsia"/>
          </w:rPr>
          <w:t>。</w:t>
        </w:r>
      </w:ins>
      <w:ins w:id="1340" w:author="fei zhai" w:date="2026-05-06T13:56:00Z">
        <w:r>
          <w:rPr>
            <w:rFonts w:hint="eastAsia"/>
          </w:rPr>
          <w:t>因此，本研究采用</w:t>
        </w:r>
        <w:r w:rsidRPr="00C7707A">
          <w:rPr>
            <w:rFonts w:hint="eastAsia"/>
          </w:rPr>
          <w:t>构建</w:t>
        </w:r>
        <w:r w:rsidRPr="00C7707A">
          <w:rPr>
            <w:rFonts w:hint="eastAsia"/>
          </w:rPr>
          <w:t>BERT-</w:t>
        </w:r>
        <w:proofErr w:type="spellStart"/>
        <w:r w:rsidRPr="00C7707A">
          <w:rPr>
            <w:rFonts w:hint="eastAsia"/>
          </w:rPr>
          <w:t>TextCNN</w:t>
        </w:r>
        <w:proofErr w:type="spellEnd"/>
        <w:r w:rsidRPr="00C7707A">
          <w:rPr>
            <w:rFonts w:hint="eastAsia"/>
          </w:rPr>
          <w:t>混合架构，</w:t>
        </w:r>
        <w:r>
          <w:rPr>
            <w:rFonts w:hint="eastAsia"/>
          </w:rPr>
          <w:t>以避免</w:t>
        </w:r>
      </w:ins>
      <w:ins w:id="1341" w:author="fei zhai" w:date="2026-05-06T13:57:00Z">
        <w:r>
          <w:rPr>
            <w:rFonts w:hint="eastAsia"/>
          </w:rPr>
          <w:t>现有专业</w:t>
        </w:r>
      </w:ins>
      <w:ins w:id="1342" w:author="fei zhai" w:date="2026-05-06T13:56:00Z">
        <w:r w:rsidRPr="00C7707A">
          <w:rPr>
            <w:rFonts w:hint="eastAsia"/>
          </w:rPr>
          <w:t>预训练模型在</w:t>
        </w:r>
      </w:ins>
      <w:ins w:id="1343" w:author="fei zhai" w:date="2026-05-06T13:57:00Z">
        <w:r>
          <w:rPr>
            <w:rFonts w:hint="eastAsia"/>
          </w:rPr>
          <w:t>医疗器械专利与</w:t>
        </w:r>
      </w:ins>
      <w:ins w:id="1344" w:author="fei zhai" w:date="2026-05-06T13:56:00Z">
        <w:r w:rsidRPr="00C7707A">
          <w:rPr>
            <w:rFonts w:hint="eastAsia"/>
          </w:rPr>
          <w:t>监管</w:t>
        </w:r>
      </w:ins>
      <w:ins w:id="1345" w:author="fei zhai" w:date="2026-05-06T13:57:00Z">
        <w:r>
          <w:rPr>
            <w:rFonts w:hint="eastAsia"/>
          </w:rPr>
          <w:t>分类映射过程中产生局部</w:t>
        </w:r>
      </w:ins>
      <w:ins w:id="1346" w:author="fei zhai" w:date="2026-05-06T13:56:00Z">
        <w:r w:rsidRPr="00C7707A">
          <w:rPr>
            <w:rFonts w:hint="eastAsia"/>
          </w:rPr>
          <w:t>语义</w:t>
        </w:r>
      </w:ins>
      <w:ins w:id="1347" w:author="fei zhai" w:date="2026-05-06T13:57:00Z">
        <w:r>
          <w:rPr>
            <w:rFonts w:hint="eastAsia"/>
          </w:rPr>
          <w:t>弱化的问题。</w:t>
        </w:r>
      </w:ins>
    </w:p>
    <w:p w14:paraId="2EE5571B" w14:textId="78C148EC" w:rsidR="007D28D6" w:rsidRDefault="00000000">
      <w:pPr>
        <w:pStyle w:val="2"/>
        <w:numPr>
          <w:ilvl w:val="1"/>
          <w:numId w:val="1"/>
        </w:numPr>
        <w:tabs>
          <w:tab w:val="clear" w:pos="420"/>
        </w:tabs>
      </w:pPr>
      <w:bookmarkStart w:id="1348" w:name="_Toc26311"/>
      <w:r>
        <w:rPr>
          <w:rFonts w:hint="eastAsia"/>
        </w:rPr>
        <w:t>大</w:t>
      </w:r>
      <w:ins w:id="1349" w:author="fei zhai" w:date="2026-05-06T14:07:00Z">
        <w:r w:rsidR="00F54280">
          <w:rPr>
            <w:rFonts w:hint="eastAsia"/>
          </w:rPr>
          <w:t>语言</w:t>
        </w:r>
      </w:ins>
      <w:r>
        <w:rPr>
          <w:rFonts w:hint="eastAsia"/>
        </w:rPr>
        <w:t>模型</w:t>
      </w:r>
      <w:ins w:id="1350" w:author="fei zhai" w:date="2026-05-06T14:07:00Z">
        <w:r w:rsidR="00F54280">
          <w:rPr>
            <w:rFonts w:hint="eastAsia"/>
          </w:rPr>
          <w:t>与知识增强</w:t>
        </w:r>
      </w:ins>
      <w:del w:id="1351" w:author="fei zhai" w:date="2026-05-06T14:07:00Z">
        <w:r w:rsidDel="00F54280">
          <w:rPr>
            <w:rFonts w:hint="eastAsia"/>
          </w:rPr>
          <w:delText>相关</w:delText>
        </w:r>
      </w:del>
      <w:r>
        <w:rPr>
          <w:rFonts w:hint="eastAsia"/>
        </w:rPr>
        <w:t>技术</w:t>
      </w:r>
      <w:bookmarkEnd w:id="1348"/>
    </w:p>
    <w:p w14:paraId="57BCE260" w14:textId="0543CD2B" w:rsidR="0091308D" w:rsidRDefault="0091308D" w:rsidP="0091308D">
      <w:pPr>
        <w:ind w:firstLine="480"/>
        <w:rPr>
          <w:ins w:id="1352" w:author="fei zhai" w:date="2026-05-06T14:23:00Z"/>
        </w:rPr>
      </w:pPr>
      <w:ins w:id="1353" w:author="fei zhai" w:date="2026-05-06T14:21:00Z">
        <w:r w:rsidRPr="0091308D">
          <w:rPr>
            <w:rFonts w:hint="eastAsia"/>
          </w:rPr>
          <w:t>预训练模型解决了专利文本的语义表征问题</w:t>
        </w:r>
      </w:ins>
      <w:ins w:id="1354" w:author="fei zhai" w:date="2026-05-06T14:20:00Z">
        <w:r w:rsidRPr="0091308D">
          <w:rPr>
            <w:rFonts w:hint="eastAsia"/>
          </w:rPr>
          <w:t>，</w:t>
        </w:r>
      </w:ins>
      <w:ins w:id="1355" w:author="fei zhai" w:date="2026-05-06T14:22:00Z">
        <w:r>
          <w:rPr>
            <w:rFonts w:hint="eastAsia"/>
          </w:rPr>
          <w:t>但却解决面对</w:t>
        </w:r>
      </w:ins>
      <w:ins w:id="1356" w:author="fei zhai" w:date="2026-05-06T14:20:00Z">
        <w:r w:rsidRPr="0091308D">
          <w:rPr>
            <w:rFonts w:hint="eastAsia"/>
          </w:rPr>
          <w:t>医疗器械垂直领域，标准数据集的匮乏与海量专利数据对专家标注</w:t>
        </w:r>
      </w:ins>
      <w:ins w:id="1357" w:author="fei zhai" w:date="2026-05-06T14:22:00Z">
        <w:r>
          <w:rPr>
            <w:rFonts w:hint="eastAsia"/>
          </w:rPr>
          <w:t>成本与效率</w:t>
        </w:r>
      </w:ins>
      <w:ins w:id="1358" w:author="fei zhai" w:date="2026-05-06T14:20:00Z">
        <w:r w:rsidRPr="0091308D">
          <w:rPr>
            <w:rFonts w:hint="eastAsia"/>
          </w:rPr>
          <w:t>的挑战。</w:t>
        </w:r>
      </w:ins>
      <w:ins w:id="1359" w:author="fei zhai" w:date="2026-05-06T14:23:00Z">
        <w:r>
          <w:rPr>
            <w:rFonts w:hint="eastAsia"/>
          </w:rPr>
          <w:t>LLM</w:t>
        </w:r>
        <w:r>
          <w:rPr>
            <w:rFonts w:hint="eastAsia"/>
          </w:rPr>
          <w:t>与知识增强技术的兴起，</w:t>
        </w:r>
      </w:ins>
      <w:ins w:id="1360" w:author="fei zhai" w:date="2026-05-06T14:24:00Z">
        <w:r>
          <w:rPr>
            <w:rFonts w:hint="eastAsia"/>
          </w:rPr>
          <w:t>为</w:t>
        </w:r>
      </w:ins>
      <w:ins w:id="1361" w:author="fei zhai" w:date="2026-05-06T14:20:00Z">
        <w:r w:rsidRPr="0091308D">
          <w:rPr>
            <w:rFonts w:hint="eastAsia"/>
          </w:rPr>
          <w:t>实现跨体系语义映射的自动化标注</w:t>
        </w:r>
      </w:ins>
      <w:ins w:id="1362" w:author="fei zhai" w:date="2026-05-06T14:24:00Z">
        <w:r>
          <w:rPr>
            <w:rFonts w:hint="eastAsia"/>
          </w:rPr>
          <w:t>成提供了新的技术路径</w:t>
        </w:r>
      </w:ins>
      <w:ins w:id="1363" w:author="fei zhai" w:date="2026-05-06T14:20:00Z">
        <w:r w:rsidRPr="0091308D">
          <w:rPr>
            <w:rFonts w:hint="eastAsia"/>
          </w:rPr>
          <w:t>。</w:t>
        </w:r>
      </w:ins>
    </w:p>
    <w:p w14:paraId="2F4B7FF9" w14:textId="721DE9A0" w:rsidR="007D28D6" w:rsidRDefault="0091308D" w:rsidP="0091308D">
      <w:pPr>
        <w:ind w:firstLine="480"/>
        <w:pPrChange w:id="1364" w:author="fei zhai" w:date="2026-05-06T14:20:00Z">
          <w:pPr>
            <w:pStyle w:val="ad"/>
            <w:numPr>
              <w:ilvl w:val="1"/>
              <w:numId w:val="1"/>
            </w:numPr>
            <w:tabs>
              <w:tab w:val="left" w:pos="420"/>
            </w:tabs>
            <w:ind w:left="567" w:firstLineChars="0" w:hanging="567"/>
          </w:pPr>
        </w:pPrChange>
      </w:pPr>
      <w:ins w:id="1365" w:author="fei zhai" w:date="2026-05-06T14:20:00Z">
        <w:r w:rsidRPr="0091308D">
          <w:rPr>
            <w:rFonts w:hint="eastAsia"/>
          </w:rPr>
          <w:t>与</w:t>
        </w:r>
        <w:r w:rsidRPr="0091308D">
          <w:rPr>
            <w:rFonts w:hint="eastAsia"/>
          </w:rPr>
          <w:t>BERT</w:t>
        </w:r>
        <w:r w:rsidRPr="0091308D">
          <w:rPr>
            <w:rFonts w:hint="eastAsia"/>
          </w:rPr>
          <w:t>侧重于特征编码不同，</w:t>
        </w:r>
        <w:r w:rsidRPr="0091308D">
          <w:rPr>
            <w:rFonts w:hint="eastAsia"/>
          </w:rPr>
          <w:t>LLM</w:t>
        </w:r>
      </w:ins>
      <w:ins w:id="1366" w:author="fei zhai" w:date="2026-05-06T14:25:00Z">
        <w:r>
          <w:rPr>
            <w:rFonts w:hint="eastAsia"/>
          </w:rPr>
          <w:t>在</w:t>
        </w:r>
      </w:ins>
      <w:ins w:id="1367" w:author="fei zhai" w:date="2026-05-06T14:20:00Z">
        <w:r w:rsidRPr="0091308D">
          <w:rPr>
            <w:rFonts w:hint="eastAsia"/>
          </w:rPr>
          <w:t>少量样本学习、逻辑推理以及对长文档的深度理解</w:t>
        </w:r>
      </w:ins>
      <w:ins w:id="1368" w:author="fei zhai" w:date="2026-05-06T14:25:00Z">
        <w:r>
          <w:rPr>
            <w:rFonts w:hint="eastAsia"/>
          </w:rPr>
          <w:t>等方面表现出卓越的性能</w:t>
        </w:r>
      </w:ins>
      <w:ins w:id="1369" w:author="fei zhai" w:date="2026-05-06T14:20:00Z">
        <w:r w:rsidRPr="0091308D">
          <w:rPr>
            <w:rFonts w:hint="eastAsia"/>
          </w:rPr>
          <w:t>。通过引入</w:t>
        </w:r>
      </w:ins>
      <w:ins w:id="1370" w:author="fei zhai" w:date="2026-05-06T14:36:00Z">
        <w:r w:rsidR="005A6C89">
          <w:rPr>
            <w:rFonts w:hint="eastAsia"/>
          </w:rPr>
          <w:t>RAG</w:t>
        </w:r>
      </w:ins>
      <w:ins w:id="1371" w:author="fei zhai" w:date="2026-05-06T14:20:00Z">
        <w:r w:rsidRPr="0091308D">
          <w:rPr>
            <w:rFonts w:hint="eastAsia"/>
          </w:rPr>
          <w:t>，将非参数化的监管</w:t>
        </w:r>
      </w:ins>
      <w:ins w:id="1372" w:author="fei zhai" w:date="2026-05-06T14:26:00Z">
        <w:r>
          <w:rPr>
            <w:rFonts w:hint="eastAsia"/>
          </w:rPr>
          <w:t>文件</w:t>
        </w:r>
      </w:ins>
      <w:ins w:id="1373" w:author="fei zhai" w:date="2026-05-06T14:20:00Z">
        <w:r w:rsidRPr="0091308D">
          <w:rPr>
            <w:rFonts w:hint="eastAsia"/>
          </w:rPr>
          <w:t>实时注入生成过程，</w:t>
        </w:r>
      </w:ins>
      <w:ins w:id="1374" w:author="fei zhai" w:date="2026-05-06T14:26:00Z">
        <w:r>
          <w:rPr>
            <w:rFonts w:hint="eastAsia"/>
          </w:rPr>
          <w:t>可以</w:t>
        </w:r>
      </w:ins>
      <w:ins w:id="1375" w:author="fei zhai" w:date="2026-05-06T14:20:00Z">
        <w:r w:rsidRPr="0091308D">
          <w:rPr>
            <w:rFonts w:hint="eastAsia"/>
          </w:rPr>
          <w:t>为</w:t>
        </w:r>
      </w:ins>
      <w:ins w:id="1376" w:author="fei zhai" w:date="2026-05-06T14:26:00Z">
        <w:r>
          <w:rPr>
            <w:rFonts w:hint="eastAsia"/>
          </w:rPr>
          <w:t>跨体系映射的实现</w:t>
        </w:r>
      </w:ins>
      <w:ins w:id="1377" w:author="fei zhai" w:date="2026-05-06T14:20:00Z">
        <w:r w:rsidRPr="0091308D">
          <w:rPr>
            <w:rFonts w:hint="eastAsia"/>
          </w:rPr>
          <w:t>提供具备高置信</w:t>
        </w:r>
      </w:ins>
      <w:ins w:id="1378" w:author="fei zhai" w:date="2026-05-06T14:26:00Z">
        <w:r>
          <w:rPr>
            <w:rFonts w:hint="eastAsia"/>
          </w:rPr>
          <w:t>级别</w:t>
        </w:r>
      </w:ins>
      <w:ins w:id="1379" w:author="fei zhai" w:date="2026-05-06T14:20:00Z">
        <w:r w:rsidRPr="0091308D">
          <w:rPr>
            <w:rFonts w:hint="eastAsia"/>
          </w:rPr>
          <w:t>与法定合规性的高质量监督信号。</w:t>
        </w:r>
      </w:ins>
      <w:del w:id="1380" w:author="fei zhai" w:date="2026-05-06T14:19:00Z">
        <w:r w:rsidR="00000000" w:rsidDel="0091308D">
          <w:rPr>
            <w:rFonts w:hint="eastAsia"/>
          </w:rPr>
          <w:delText>从</w:delText>
        </w:r>
        <w:r w:rsidR="00000000" w:rsidDel="0091308D">
          <w:rPr>
            <w:rFonts w:hint="eastAsia"/>
          </w:rPr>
          <w:delText>2023</w:delText>
        </w:r>
        <w:r w:rsidR="00000000" w:rsidDel="0091308D">
          <w:rPr>
            <w:rFonts w:hint="eastAsia"/>
          </w:rPr>
          <w:delText>年开始，以</w:delText>
        </w:r>
      </w:del>
      <w:del w:id="1381" w:author="fei zhai" w:date="2026-05-06T11:01:00Z">
        <w:r w:rsidR="00000000" w:rsidDel="008547BC">
          <w:rPr>
            <w:rFonts w:hint="eastAsia"/>
          </w:rPr>
          <w:delText>大语言模型（</w:delText>
        </w:r>
      </w:del>
      <w:del w:id="1382" w:author="fei zhai" w:date="2026-05-06T14:19:00Z">
        <w:r w:rsidR="00000000" w:rsidDel="0091308D">
          <w:rPr>
            <w:rFonts w:hint="eastAsia"/>
          </w:rPr>
          <w:delText>LLM</w:delText>
        </w:r>
      </w:del>
      <w:del w:id="1383" w:author="fei zhai" w:date="2026-05-06T11:01:00Z">
        <w:r w:rsidR="00000000" w:rsidDel="008547BC">
          <w:rPr>
            <w:rFonts w:hint="eastAsia"/>
          </w:rPr>
          <w:delText>）</w:delText>
        </w:r>
      </w:del>
      <w:del w:id="1384" w:author="fei zhai" w:date="2026-05-06T14:19:00Z">
        <w:r w:rsidR="00000000" w:rsidDel="0091308D">
          <w:rPr>
            <w:rFonts w:hint="eastAsia"/>
          </w:rPr>
          <w:delText>为代表的生成式</w:delText>
        </w:r>
        <w:r w:rsidR="00000000" w:rsidDel="0091308D">
          <w:rPr>
            <w:rFonts w:hint="eastAsia"/>
          </w:rPr>
          <w:delText>AI</w:delText>
        </w:r>
        <w:r w:rsidR="00000000" w:rsidDel="0091308D">
          <w:rPr>
            <w:rFonts w:hint="eastAsia"/>
          </w:rPr>
          <w:delText>兴起，给解决传统的</w:delText>
        </w:r>
        <w:r w:rsidR="00000000" w:rsidDel="0091308D">
          <w:rPr>
            <w:rFonts w:hint="eastAsia"/>
          </w:rPr>
          <w:delText>NLP</w:delText>
        </w:r>
        <w:r w:rsidR="00000000" w:rsidDel="0091308D">
          <w:rPr>
            <w:rFonts w:hint="eastAsia"/>
          </w:rPr>
          <w:delText>问题带来一种新思路。</w:delText>
        </w:r>
      </w:del>
      <w:del w:id="1385" w:author="fei zhai" w:date="2026-05-06T14:20:00Z">
        <w:r w:rsidR="00000000" w:rsidDel="0091308D">
          <w:rPr>
            <w:rFonts w:hint="eastAsia"/>
          </w:rPr>
          <w:delText>不同于</w:delText>
        </w:r>
        <w:r w:rsidR="00000000" w:rsidDel="0091308D">
          <w:rPr>
            <w:rFonts w:hint="eastAsia"/>
          </w:rPr>
          <w:delText>BERT</w:delText>
        </w:r>
        <w:r w:rsidR="00000000" w:rsidDel="0091308D">
          <w:rPr>
            <w:rFonts w:hint="eastAsia"/>
          </w:rPr>
          <w:delText>这类判别式模型，</w:delText>
        </w:r>
        <w:r w:rsidR="00000000" w:rsidDel="0091308D">
          <w:rPr>
            <w:rFonts w:hint="eastAsia"/>
          </w:rPr>
          <w:delText>LLM</w:delText>
        </w:r>
        <w:r w:rsidR="00000000" w:rsidDel="0091308D">
          <w:rPr>
            <w:rFonts w:hint="eastAsia"/>
          </w:rPr>
          <w:delText>具有良好的少量样本上的学习能力、逻辑推理能力和长文档的理解。</w:delText>
        </w:r>
      </w:del>
      <w:del w:id="1386" w:author="fei zhai" w:date="2026-05-06T14:27:00Z">
        <w:r w:rsidR="00000000" w:rsidDel="0091308D">
          <w:rPr>
            <w:rFonts w:hint="eastAsia"/>
          </w:rPr>
          <w:delText>下面主要讲解</w:delText>
        </w:r>
        <w:r w:rsidR="00000000" w:rsidDel="0091308D">
          <w:rPr>
            <w:rFonts w:hint="eastAsia"/>
          </w:rPr>
          <w:delText>Qwen</w:delText>
        </w:r>
        <w:r w:rsidR="00000000" w:rsidDel="0091308D">
          <w:rPr>
            <w:rFonts w:hint="eastAsia"/>
          </w:rPr>
          <w:delText>大模型结构、检索增强生成（</w:delText>
        </w:r>
        <w:r w:rsidR="00000000" w:rsidDel="0091308D">
          <w:rPr>
            <w:rFonts w:hint="eastAsia"/>
          </w:rPr>
          <w:delText>RAG</w:delText>
        </w:r>
        <w:r w:rsidR="00000000" w:rsidDel="0091308D">
          <w:rPr>
            <w:rFonts w:hint="eastAsia"/>
          </w:rPr>
          <w:delText>）、</w:delText>
        </w:r>
        <w:r w:rsidR="00000000" w:rsidDel="0091308D">
          <w:rPr>
            <w:rFonts w:hint="eastAsia"/>
          </w:rPr>
          <w:delText>Dify</w:delText>
        </w:r>
        <w:r w:rsidR="00000000" w:rsidDel="0091308D">
          <w:rPr>
            <w:rFonts w:hint="eastAsia"/>
          </w:rPr>
          <w:delText>智能体编排框架等。</w:delText>
        </w:r>
      </w:del>
    </w:p>
    <w:p w14:paraId="7E795323" w14:textId="7EBF4B2D" w:rsidR="007D28D6" w:rsidRDefault="001F083E">
      <w:pPr>
        <w:pStyle w:val="3"/>
        <w:numPr>
          <w:ilvl w:val="2"/>
          <w:numId w:val="1"/>
        </w:numPr>
        <w:tabs>
          <w:tab w:val="clear" w:pos="420"/>
        </w:tabs>
      </w:pPr>
      <w:bookmarkStart w:id="1387" w:name="_Toc2212"/>
      <w:bookmarkStart w:id="1388" w:name="_Toc216114485"/>
      <w:ins w:id="1389" w:author="fei zhai" w:date="2026-05-06T14:28:00Z">
        <w:r>
          <w:rPr>
            <w:rFonts w:hint="eastAsia"/>
          </w:rPr>
          <w:t>基于</w:t>
        </w:r>
      </w:ins>
      <w:proofErr w:type="spellStart"/>
      <w:r>
        <w:t>Q</w:t>
      </w:r>
      <w:r>
        <w:rPr>
          <w:rFonts w:hint="eastAsia"/>
        </w:rPr>
        <w:t>wen</w:t>
      </w:r>
      <w:bookmarkEnd w:id="1387"/>
      <w:bookmarkEnd w:id="1388"/>
      <w:proofErr w:type="spellEnd"/>
      <w:ins w:id="1390" w:author="fei zhai" w:date="2026-05-06T14:28:00Z">
        <w:r>
          <w:rPr>
            <w:rFonts w:hint="eastAsia"/>
          </w:rPr>
          <w:t>的数据标注推理</w:t>
        </w:r>
      </w:ins>
    </w:p>
    <w:p w14:paraId="0F776432" w14:textId="29CB297E" w:rsidR="007D28D6" w:rsidRDefault="00000000">
      <w:pPr>
        <w:ind w:firstLine="480"/>
      </w:pPr>
      <w:proofErr w:type="spellStart"/>
      <w:r>
        <w:rPr>
          <w:rFonts w:hint="eastAsia"/>
        </w:rPr>
        <w:t>Qwen</w:t>
      </w:r>
      <w:proofErr w:type="spellEnd"/>
      <w:r>
        <w:rPr>
          <w:rFonts w:hint="eastAsia"/>
        </w:rPr>
        <w:t>是阿里云推出的通义千问系列大模型，而</w:t>
      </w:r>
      <w:r>
        <w:rPr>
          <w:rFonts w:hint="eastAsia"/>
        </w:rPr>
        <w:t>Qwen3</w:t>
      </w:r>
      <w:r>
        <w:rPr>
          <w:rFonts w:hint="eastAsia"/>
        </w:rPr>
        <w:t>是该系列第三代模型</w:t>
      </w:r>
      <w:del w:id="1391" w:author="fei zhai" w:date="2026-05-06T19:58:00Z">
        <w:r w:rsidDel="00113B92">
          <w:rPr>
            <w:rStyle w:val="af1"/>
          </w:rPr>
          <w:fldChar w:fldCharType="begin"/>
        </w:r>
        <w:r w:rsidDel="00113B92">
          <w:rPr>
            <w:rStyle w:val="af1"/>
          </w:rPr>
          <w:delInstrText xml:space="preserve"> ADDIN ZOTERO_ITEM CSL_CITATION {"citationID":"nUGqZSpk","properties":{"formattedCitation":"\\super [48]\\nosupersub{}","plainCitation":"[48]","noteIndex":0},"citationItems":[{"id":136,"uris":["http://zotero.org/users/local/2JDDwpa7/items/BSUUMB26"],"itemData":{"id":136,"type":"article","abstract":"Large language models (LLMs) have revolutionized the field of artificial intelligence, enabling natural language processing tasks that were previously thought to be exclusive to humans. In this work, we introduce Qwen, the first installment of our large language model series. Qwen is a comprehensive language model series that encompasses distinct models with varying parameter counts. It includes Qwen, the base pretrained language models, and Qwen-Chat, the chat models finetuned with human alignment techniques. The base language models consistently demonstrate superior performance across a multitude of downstream tasks, and the chat models, particularly those trained using Reinforcement Learning from Human Feedback (RLHF), are highly competitive. The chat models possess advanced tool-use and planning capabilities for creating agent applications, showcasing impressive performance even when compared to bigger models on complex tasks like utilizing a code interpreter. Furthermore, we have developed coding-specialized models, Code-Qwen and Code-Qwen-Chat, as well as mathematics-focused models, Math-Qwen-Chat, which are built upon base language models. These models demonstrate significantly improved performance in comparison with open-source models, and slightly fall behind the proprietary models.","DOI":"10.48550/arXiv.2309.16609","language":"en","note":"arXiv:2309.16609 [cs]","number":"arXiv:2309.16609","publisher":"arXiv","source":"arXiv.org","title":"Qwen Technical Report","URL":"http://arxiv.org/abs/2309.16609","author":[{"family":"Bai","given":"Jinze"},{"family":"Bai","given":"Shuai"},{"family":"Chu","given":"Yunfei"},{"family":"Cui","given":"Zeyu"},{"family":"Dang","given":"Kai"},{"family":"Deng","given":"Xiaodong"},{"family":"Fan","given":"Yang"},{"family":"Ge","given":"Wenbin"},{"family":"Han","given":"Yu"},{"family":"Huang","given":"Fei"},{"family":"Hui","given":"Binyuan"},{"family":"Ji","given":"Luo"},{"family":"Li","given":"Mei"},{"family":"Lin","given":"Junyang"},{"family":"Lin","given":"Runji"},{"family":"Liu","given":"Dayiheng"},{"family":"Liu","given":"Gao"},{"family":"Lu","given":"Chengqiang"},{"family":"Lu","given":"Keming"},{"family":"Ma","given":"Jianxin"},{"family":"Men","given":"Rui"},{"family":"Ren","given":"Xingzhang"},{"family":"Ren","given":"Xuancheng"},{"family":"Tan","given":"Chuanqi"},{"family":"Tan","given":"Sinan"},{"family":"Tu","given":"Jianhong"},{"family":"Wang","given":"Peng"},{"family":"Wang","given":"Shijie"},{"family":"Wang","given":"Wei"},{"family":"Wu","given":"Shengguang"},{"family":"Xu","given":"Benfeng"},{"family":"Xu","given":"Jin"},{"family":"Yang","given":"An"},{"family":"Yang","given":"Hao"},{"family":"Yang","given":"Jian"},{"family":"Yang","given":"Shusheng"},{"family":"Yao","given":"Yang"},{"family":"Yu","given":"Bowen"},{"family":"Yuan","given":"Hongyi"},{"family":"Yuan","given":"Zheng"},{"family":"Zhang","given":"Jianwei"},{"family":"Zhang","given":"Xingxuan"},{"family":"Zhang","given":"Yichang"},{"family":"Zhang","given":"Zhenru"},{"family":"Zhou","given":"Chang"},{"family":"Zhou","given":"Jingren"},{"family":"Zhou","given":"Xiaohuan"},{"family":"Zhu","given":"Tianhang"}],"accessed":{"date-parts":[["2026",3,17]]},"issued":{"date-parts":[["2023",9,28]]}}}],"schema":"https://github.com/citation-style-language/schema/raw/master/csl-citation.json"} </w:delInstrText>
        </w:r>
        <w:r w:rsidDel="00113B92">
          <w:rPr>
            <w:rStyle w:val="af1"/>
          </w:rPr>
          <w:fldChar w:fldCharType="separate"/>
        </w:r>
        <w:r w:rsidDel="00113B92">
          <w:rPr>
            <w:rStyle w:val="af1"/>
          </w:rPr>
          <w:delText>[48]</w:delText>
        </w:r>
        <w:r w:rsidDel="00113B92">
          <w:rPr>
            <w:rStyle w:val="af1"/>
          </w:rPr>
          <w:fldChar w:fldCharType="end"/>
        </w:r>
      </w:del>
      <w:r>
        <w:rPr>
          <w:rFonts w:hint="eastAsia"/>
        </w:rPr>
        <w:t>，其在通用性、推理能力和对长上下文支持上都有较大改善并且在多个评估任务中</w:t>
      </w:r>
      <w:del w:id="1392" w:author="fei zhai" w:date="2026-05-06T14:30:00Z">
        <w:r w:rsidDel="007902D2">
          <w:rPr>
            <w:rFonts w:hint="eastAsia"/>
          </w:rPr>
          <w:delText>取得良好成绩</w:delText>
        </w:r>
      </w:del>
      <w:ins w:id="1393" w:author="fei zhai" w:date="2026-05-06T14:30:00Z">
        <w:r w:rsidR="007902D2">
          <w:rPr>
            <w:rFonts w:hint="eastAsia"/>
          </w:rPr>
          <w:t>性能优异</w:t>
        </w:r>
      </w:ins>
      <w:ins w:id="1394" w:author="fei zhai" w:date="2026-05-06T20:00:00Z">
        <w:r w:rsidR="00A26700" w:rsidRPr="00A26700">
          <w:rPr>
            <w:rFonts w:hint="eastAsia"/>
            <w:highlight w:val="yellow"/>
            <w:rPrChange w:id="1395" w:author="fei zhai" w:date="2026-05-06T20:00:00Z">
              <w:rPr>
                <w:rFonts w:hint="eastAsia"/>
              </w:rPr>
            </w:rPrChange>
          </w:rPr>
          <w:t>[</w:t>
        </w:r>
        <w:r w:rsidR="00A26700" w:rsidRPr="00A26700">
          <w:rPr>
            <w:highlight w:val="yellow"/>
            <w:rPrChange w:id="1396" w:author="fei zhai" w:date="2026-05-06T20:00:00Z">
              <w:rPr/>
            </w:rPrChange>
          </w:rPr>
          <w:t>23]</w:t>
        </w:r>
      </w:ins>
      <w:r>
        <w:rPr>
          <w:rFonts w:hint="eastAsia"/>
        </w:rPr>
        <w:t>。</w:t>
      </w:r>
    </w:p>
    <w:p w14:paraId="724B9D04" w14:textId="03E13CB7" w:rsidR="007D28D6" w:rsidDel="00C56A15" w:rsidRDefault="007902D2">
      <w:pPr>
        <w:ind w:firstLine="480"/>
        <w:rPr>
          <w:del w:id="1397" w:author="fei zhai" w:date="2026-05-06T14:27:00Z"/>
        </w:rPr>
      </w:pPr>
      <w:ins w:id="1398" w:author="fei zhai" w:date="2026-05-06T14:30:00Z">
        <w:r w:rsidRPr="007902D2">
          <w:rPr>
            <w:rFonts w:hint="eastAsia"/>
          </w:rPr>
          <w:t>医疗器械</w:t>
        </w:r>
        <w:r>
          <w:rPr>
            <w:rFonts w:hint="eastAsia"/>
          </w:rPr>
          <w:t>专利</w:t>
        </w:r>
      </w:ins>
      <w:ins w:id="1399" w:author="fei zhai" w:date="2026-05-06T14:31:00Z">
        <w:r>
          <w:rPr>
            <w:rFonts w:hint="eastAsia"/>
          </w:rPr>
          <w:t>自动</w:t>
        </w:r>
      </w:ins>
      <w:ins w:id="1400" w:author="fei zhai" w:date="2026-05-06T14:30:00Z">
        <w:r w:rsidRPr="007902D2">
          <w:rPr>
            <w:rFonts w:hint="eastAsia"/>
          </w:rPr>
          <w:t>分类一个严谨的逻辑</w:t>
        </w:r>
      </w:ins>
      <w:ins w:id="1401" w:author="fei zhai" w:date="2026-05-06T14:31:00Z">
        <w:r>
          <w:rPr>
            <w:rFonts w:hint="eastAsia"/>
          </w:rPr>
          <w:t>推理</w:t>
        </w:r>
      </w:ins>
      <w:ins w:id="1402" w:author="fei zhai" w:date="2026-05-06T14:30:00Z">
        <w:r w:rsidRPr="007902D2">
          <w:rPr>
            <w:rFonts w:hint="eastAsia"/>
          </w:rPr>
          <w:t>过程。</w:t>
        </w:r>
        <w:r w:rsidRPr="007902D2">
          <w:rPr>
            <w:rFonts w:hint="eastAsia"/>
          </w:rPr>
          <w:t>Qwen3</w:t>
        </w:r>
        <w:r w:rsidRPr="007902D2">
          <w:rPr>
            <w:rFonts w:hint="eastAsia"/>
          </w:rPr>
          <w:t>通过构建思维链，能够模拟</w:t>
        </w:r>
      </w:ins>
      <w:ins w:id="1403" w:author="fei zhai" w:date="2026-05-06T14:31:00Z">
        <w:r>
          <w:rPr>
            <w:rFonts w:hint="eastAsia"/>
          </w:rPr>
          <w:t>行业</w:t>
        </w:r>
      </w:ins>
      <w:ins w:id="1404" w:author="fei zhai" w:date="2026-05-06T14:30:00Z">
        <w:r w:rsidRPr="007902D2">
          <w:rPr>
            <w:rFonts w:hint="eastAsia"/>
          </w:rPr>
          <w:t>专家的判定路径</w:t>
        </w:r>
      </w:ins>
      <w:ins w:id="1405" w:author="fei zhai" w:date="2026-05-06T14:32:00Z">
        <w:r>
          <w:rPr>
            <w:rFonts w:hint="eastAsia"/>
          </w:rPr>
          <w:t>（</w:t>
        </w:r>
      </w:ins>
      <w:ins w:id="1406" w:author="fei zhai" w:date="2026-05-06T14:30:00Z">
        <w:r w:rsidRPr="007902D2">
          <w:rPr>
            <w:rFonts w:hint="eastAsia"/>
          </w:rPr>
          <w:t>识别技术特征</w:t>
        </w:r>
      </w:ins>
      <w:ins w:id="1407" w:author="fei zhai" w:date="2026-05-06T14:32:00Z">
        <w:r>
          <w:rPr>
            <w:rFonts w:hint="eastAsia"/>
          </w:rPr>
          <w:t>—</w:t>
        </w:r>
      </w:ins>
      <w:ins w:id="1408" w:author="fei zhai" w:date="2026-05-06T14:30:00Z">
        <w:r w:rsidRPr="007902D2">
          <w:rPr>
            <w:rFonts w:hint="eastAsia"/>
          </w:rPr>
          <w:t>关联临床用途</w:t>
        </w:r>
      </w:ins>
      <w:ins w:id="1409" w:author="fei zhai" w:date="2026-05-06T14:32:00Z">
        <w:r>
          <w:rPr>
            <w:rFonts w:hint="eastAsia"/>
          </w:rPr>
          <w:t>—</w:t>
        </w:r>
      </w:ins>
      <w:ins w:id="1410" w:author="fei zhai" w:date="2026-05-06T14:30:00Z">
        <w:r w:rsidRPr="007902D2">
          <w:rPr>
            <w:rFonts w:hint="eastAsia"/>
          </w:rPr>
          <w:t>匹配</w:t>
        </w:r>
      </w:ins>
      <w:ins w:id="1411" w:author="fei zhai" w:date="2026-05-06T14:32:00Z">
        <w:r>
          <w:rPr>
            <w:rFonts w:hint="eastAsia"/>
          </w:rPr>
          <w:t>分类目录）</w:t>
        </w:r>
      </w:ins>
      <w:ins w:id="1412" w:author="fei zhai" w:date="2026-05-06T14:30:00Z">
        <w:r w:rsidRPr="007902D2">
          <w:rPr>
            <w:rFonts w:hint="eastAsia"/>
          </w:rPr>
          <w:t>，</w:t>
        </w:r>
        <w:r w:rsidRPr="007902D2">
          <w:rPr>
            <w:rFonts w:hint="eastAsia"/>
          </w:rPr>
          <w:lastRenderedPageBreak/>
          <w:t>从而显著提升自动</w:t>
        </w:r>
      </w:ins>
      <w:ins w:id="1413" w:author="fei zhai" w:date="2026-05-06T14:32:00Z">
        <w:r>
          <w:rPr>
            <w:rFonts w:hint="eastAsia"/>
          </w:rPr>
          <w:t>标注</w:t>
        </w:r>
      </w:ins>
      <w:ins w:id="1414" w:author="fei zhai" w:date="2026-05-06T14:30:00Z">
        <w:r w:rsidRPr="007902D2">
          <w:rPr>
            <w:rFonts w:hint="eastAsia"/>
          </w:rPr>
          <w:t>的逻辑一致性。由于专利</w:t>
        </w:r>
      </w:ins>
      <w:ins w:id="1415" w:author="fei zhai" w:date="2026-05-06T14:33:00Z">
        <w:r>
          <w:rPr>
            <w:rFonts w:hint="eastAsia"/>
          </w:rPr>
          <w:t>数据具有文本内容长并且</w:t>
        </w:r>
      </w:ins>
      <w:ins w:id="1416" w:author="fei zhai" w:date="2026-05-06T14:30:00Z">
        <w:r w:rsidRPr="007902D2">
          <w:rPr>
            <w:rFonts w:hint="eastAsia"/>
          </w:rPr>
          <w:t>技术核心点分布分散</w:t>
        </w:r>
      </w:ins>
      <w:ins w:id="1417" w:author="fei zhai" w:date="2026-05-06T14:33:00Z">
        <w:r>
          <w:rPr>
            <w:rFonts w:hint="eastAsia"/>
          </w:rPr>
          <w:t>的特点</w:t>
        </w:r>
      </w:ins>
      <w:ins w:id="1418" w:author="fei zhai" w:date="2026-05-06T14:30:00Z">
        <w:r w:rsidRPr="007902D2">
          <w:rPr>
            <w:rFonts w:hint="eastAsia"/>
          </w:rPr>
          <w:t>，传统模型受限于</w:t>
        </w:r>
        <w:r w:rsidRPr="007902D2">
          <w:rPr>
            <w:rFonts w:hint="eastAsia"/>
          </w:rPr>
          <w:t>512</w:t>
        </w:r>
        <w:r w:rsidRPr="007902D2">
          <w:rPr>
            <w:rFonts w:hint="eastAsia"/>
          </w:rPr>
          <w:t>词元的长度限制，</w:t>
        </w:r>
      </w:ins>
      <w:ins w:id="1419" w:author="fei zhai" w:date="2026-05-06T14:34:00Z">
        <w:r>
          <w:rPr>
            <w:rFonts w:hint="eastAsia"/>
          </w:rPr>
          <w:t>容易</w:t>
        </w:r>
      </w:ins>
      <w:ins w:id="1420" w:author="fei zhai" w:date="2026-05-06T14:30:00Z">
        <w:r w:rsidRPr="007902D2">
          <w:rPr>
            <w:rFonts w:hint="eastAsia"/>
          </w:rPr>
          <w:t>导致标注依据</w:t>
        </w:r>
      </w:ins>
      <w:ins w:id="1421" w:author="fei zhai" w:date="2026-05-06T14:34:00Z">
        <w:r>
          <w:rPr>
            <w:rFonts w:hint="eastAsia"/>
          </w:rPr>
          <w:t>的</w:t>
        </w:r>
      </w:ins>
      <w:ins w:id="1422" w:author="fei zhai" w:date="2026-05-06T14:30:00Z">
        <w:r w:rsidRPr="007902D2">
          <w:rPr>
            <w:rFonts w:hint="eastAsia"/>
          </w:rPr>
          <w:t>缺失。</w:t>
        </w:r>
      </w:ins>
      <w:ins w:id="1423" w:author="fei zhai" w:date="2026-05-06T14:34:00Z">
        <w:r>
          <w:rPr>
            <w:rFonts w:hint="eastAsia"/>
          </w:rPr>
          <w:t>而</w:t>
        </w:r>
        <w:r w:rsidRPr="007902D2">
          <w:rPr>
            <w:rFonts w:hint="eastAsia"/>
          </w:rPr>
          <w:t>Qwen3</w:t>
        </w:r>
      </w:ins>
      <w:ins w:id="1424" w:author="fei zhai" w:date="2026-05-06T14:30:00Z">
        <w:r w:rsidRPr="007902D2">
          <w:rPr>
            <w:rFonts w:hint="eastAsia"/>
          </w:rPr>
          <w:t>支持处理最大达一百万</w:t>
        </w:r>
        <w:r w:rsidRPr="007902D2">
          <w:rPr>
            <w:rFonts w:hint="eastAsia"/>
          </w:rPr>
          <w:t>tokens</w:t>
        </w:r>
        <w:r w:rsidRPr="007902D2">
          <w:rPr>
            <w:rFonts w:hint="eastAsia"/>
          </w:rPr>
          <w:t>的上下文，实现了</w:t>
        </w:r>
      </w:ins>
      <w:ins w:id="1425" w:author="fei zhai" w:date="2026-05-06T14:34:00Z">
        <w:r>
          <w:rPr>
            <w:rFonts w:hint="eastAsia"/>
          </w:rPr>
          <w:t>局部与</w:t>
        </w:r>
      </w:ins>
      <w:ins w:id="1426" w:author="fei zhai" w:date="2026-05-06T14:30:00Z">
        <w:r w:rsidRPr="007902D2">
          <w:rPr>
            <w:rFonts w:hint="eastAsia"/>
          </w:rPr>
          <w:t>全局</w:t>
        </w:r>
      </w:ins>
      <w:ins w:id="1427" w:author="fei zhai" w:date="2026-05-06T14:34:00Z">
        <w:r>
          <w:rPr>
            <w:rFonts w:hint="eastAsia"/>
          </w:rPr>
          <w:t>兼顾的</w:t>
        </w:r>
      </w:ins>
      <w:ins w:id="1428" w:author="fei zhai" w:date="2026-05-06T14:30:00Z">
        <w:r w:rsidRPr="007902D2">
          <w:rPr>
            <w:rFonts w:hint="eastAsia"/>
          </w:rPr>
          <w:t>复杂技术方案的准确判定。</w:t>
        </w:r>
      </w:ins>
      <w:del w:id="1429" w:author="fei zhai" w:date="2026-05-06T14:27:00Z">
        <w:r w:rsidR="00000000" w:rsidDel="00C56A15">
          <w:rPr>
            <w:rFonts w:hint="eastAsia"/>
          </w:rPr>
          <w:delText>主要贡献是提出思考模式以及非思考模式，在思考模式下通过一步步思考提高解决复杂问题的能力，在非思考模式下注重速度，可以依据不同情况进行权衡效率与代价。</w:delText>
        </w:r>
      </w:del>
    </w:p>
    <w:p w14:paraId="59D38DE6" w14:textId="7E92563E" w:rsidR="007D28D6" w:rsidRDefault="00000000">
      <w:pPr>
        <w:ind w:firstLine="480"/>
      </w:pPr>
      <w:del w:id="1430" w:author="fei zhai" w:date="2026-05-06T14:27:00Z">
        <w:r w:rsidDel="00C56A15">
          <w:rPr>
            <w:rFonts w:hint="eastAsia"/>
          </w:rPr>
          <w:delText>在使用过程中，</w:delText>
        </w:r>
        <w:r w:rsidDel="00C56A15">
          <w:rPr>
            <w:rFonts w:hint="eastAsia"/>
          </w:rPr>
          <w:delText>Qwen</w:delText>
        </w:r>
        <w:r w:rsidDel="00C56A15">
          <w:rPr>
            <w:rFonts w:hint="eastAsia"/>
          </w:rPr>
          <w:delText>系列支持多种推理框架并且可以本地部署以保护用户的数据安全，同时还能够处理最大达一百万</w:delText>
        </w:r>
        <w:r w:rsidDel="00C56A15">
          <w:rPr>
            <w:rFonts w:hint="eastAsia"/>
          </w:rPr>
          <w:delText>tokens</w:delText>
        </w:r>
        <w:r w:rsidDel="00C56A15">
          <w:rPr>
            <w:rFonts w:hint="eastAsia"/>
          </w:rPr>
          <w:delText>的超长上下文，从而实现对于更长文本的理解</w:delText>
        </w:r>
      </w:del>
      <w:del w:id="1431" w:author="fei zhai" w:date="2026-05-06T14:30:00Z">
        <w:r w:rsidDel="007902D2">
          <w:rPr>
            <w:rFonts w:hint="eastAsia"/>
          </w:rPr>
          <w:delText>。</w:delText>
        </w:r>
      </w:del>
    </w:p>
    <w:p w14:paraId="23F79CAE" w14:textId="4BB5066F" w:rsidR="007D28D6" w:rsidRDefault="00000000">
      <w:pPr>
        <w:pStyle w:val="3"/>
        <w:numPr>
          <w:ilvl w:val="2"/>
          <w:numId w:val="1"/>
        </w:numPr>
        <w:tabs>
          <w:tab w:val="clear" w:pos="420"/>
        </w:tabs>
      </w:pPr>
      <w:bookmarkStart w:id="1432" w:name="_Toc31824"/>
      <w:del w:id="1433" w:author="fei zhai" w:date="2026-05-06T14:35:00Z">
        <w:r w:rsidDel="005A6C89">
          <w:delText>RAG</w:delText>
        </w:r>
      </w:del>
      <w:bookmarkEnd w:id="1432"/>
      <w:ins w:id="1434" w:author="fei zhai" w:date="2026-05-06T14:35:00Z">
        <w:r w:rsidR="005A6C89" w:rsidRPr="005A6C89">
          <w:rPr>
            <w:rFonts w:hint="eastAsia"/>
          </w:rPr>
          <w:t xml:space="preserve">RAG </w:t>
        </w:r>
        <w:r w:rsidR="005A6C89" w:rsidRPr="005A6C89">
          <w:rPr>
            <w:rFonts w:hint="eastAsia"/>
          </w:rPr>
          <w:t>检索增强</w:t>
        </w:r>
      </w:ins>
    </w:p>
    <w:p w14:paraId="30243E18" w14:textId="2BC8164C" w:rsidR="0056048D" w:rsidRDefault="00000000">
      <w:pPr>
        <w:ind w:firstLine="480"/>
        <w:rPr>
          <w:ins w:id="1435" w:author="fei zhai" w:date="2026-05-06T14:39:00Z"/>
        </w:rPr>
      </w:pPr>
      <w:r>
        <w:rPr>
          <w:rFonts w:hint="eastAsia"/>
        </w:rPr>
        <w:t>大型语言模型虽然具有很强的泛化能力，但是在专利分类等领域仍然存在幻觉以及知识过时的问题，导致结果的准确性和时效性不足。</w:t>
      </w:r>
      <w:del w:id="1436" w:author="fei zhai" w:date="2026-05-06T14:37:00Z">
        <w:r w:rsidDel="000B1C9D">
          <w:rPr>
            <w:rFonts w:hint="eastAsia"/>
          </w:rPr>
          <w:delText>为了解决这个问题，</w:delText>
        </w:r>
      </w:del>
      <w:ins w:id="1437" w:author="fei zhai" w:date="2026-05-06T14:36:00Z">
        <w:r w:rsidR="000B1C9D">
          <w:rPr>
            <w:rFonts w:hint="eastAsia"/>
          </w:rPr>
          <w:t>Lewis</w:t>
        </w:r>
        <w:r w:rsidR="000B1C9D">
          <w:rPr>
            <w:rFonts w:hint="eastAsia"/>
          </w:rPr>
          <w:t>等人在</w:t>
        </w:r>
        <w:r w:rsidR="000B1C9D">
          <w:rPr>
            <w:rFonts w:hint="eastAsia"/>
          </w:rPr>
          <w:t>2020</w:t>
        </w:r>
        <w:r w:rsidR="000B1C9D">
          <w:rPr>
            <w:rFonts w:hint="eastAsia"/>
          </w:rPr>
          <w:t>年提出的</w:t>
        </w:r>
      </w:ins>
      <w:del w:id="1438" w:author="fei zhai" w:date="2026-05-06T14:36:00Z">
        <w:r w:rsidDel="000B1C9D">
          <w:rPr>
            <w:rFonts w:hint="eastAsia"/>
          </w:rPr>
          <w:delText>检索增强生成</w:delText>
        </w:r>
        <w:r w:rsidDel="000B1C9D">
          <w:rPr>
            <w:rFonts w:hint="eastAsia"/>
          </w:rPr>
          <w:delText>(Retrieval-Augmented Generation, RAG)</w:delText>
        </w:r>
        <w:r w:rsidDel="000B1C9D">
          <w:rPr>
            <w:rFonts w:hint="eastAsia"/>
          </w:rPr>
          <w:delText>方法</w:delText>
        </w:r>
      </w:del>
      <w:ins w:id="1439" w:author="fei zhai" w:date="2026-05-06T14:36:00Z">
        <w:r w:rsidR="000B1C9D">
          <w:rPr>
            <w:rFonts w:hint="eastAsia"/>
          </w:rPr>
          <w:t>RAG</w:t>
        </w:r>
        <w:r w:rsidR="000B1C9D">
          <w:rPr>
            <w:rFonts w:hint="eastAsia"/>
          </w:rPr>
          <w:t>技术为</w:t>
        </w:r>
      </w:ins>
      <w:ins w:id="1440" w:author="fei zhai" w:date="2026-05-06T14:37:00Z">
        <w:r w:rsidR="000B1C9D">
          <w:rPr>
            <w:rFonts w:hint="eastAsia"/>
          </w:rPr>
          <w:t>解决该问题</w:t>
        </w:r>
      </w:ins>
      <w:r>
        <w:rPr>
          <w:rFonts w:hint="eastAsia"/>
        </w:rPr>
        <w:t>提供了</w:t>
      </w:r>
      <w:del w:id="1441" w:author="fei zhai" w:date="2026-05-06T14:37:00Z">
        <w:r w:rsidDel="000B1C9D">
          <w:rPr>
            <w:rFonts w:hint="eastAsia"/>
          </w:rPr>
          <w:delText>一个很好的思路</w:delText>
        </w:r>
      </w:del>
      <w:ins w:id="1442" w:author="fei zhai" w:date="2026-05-06T14:37:00Z">
        <w:r w:rsidR="000B1C9D">
          <w:rPr>
            <w:rFonts w:hint="eastAsia"/>
          </w:rPr>
          <w:t>解决方案</w:t>
        </w:r>
        <w:r w:rsidR="000B1C9D">
          <w:rPr>
            <w:rStyle w:val="af1"/>
          </w:rPr>
          <w:fldChar w:fldCharType="begin"/>
        </w:r>
        <w:r w:rsidR="000B1C9D">
          <w:rPr>
            <w:rStyle w:val="af1"/>
          </w:rPr>
          <w:instrText xml:space="preserve"> ADDIN ZOTERO_ITEM CSL_CITATION {"citationID":"ntv0IlLL","properties":{"formattedCitation":"\\super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instrText>
        </w:r>
        <w:r w:rsidR="000B1C9D">
          <w:rPr>
            <w:rStyle w:val="af1"/>
          </w:rPr>
          <w:fldChar w:fldCharType="separate"/>
        </w:r>
        <w:r w:rsidR="000B1C9D">
          <w:rPr>
            <w:rFonts w:cs="Times New Roman"/>
            <w:kern w:val="0"/>
            <w:sz w:val="21"/>
            <w:vertAlign w:val="superscript"/>
          </w:rPr>
          <w:t>[</w:t>
        </w:r>
      </w:ins>
      <w:ins w:id="1443" w:author="fei zhai" w:date="2026-05-06T19:58:00Z">
        <w:r w:rsidR="00113B92">
          <w:rPr>
            <w:rFonts w:cs="Times New Roman"/>
            <w:kern w:val="0"/>
            <w:sz w:val="21"/>
            <w:vertAlign w:val="superscript"/>
          </w:rPr>
          <w:t>31</w:t>
        </w:r>
      </w:ins>
      <w:ins w:id="1444" w:author="fei zhai" w:date="2026-05-06T14:37:00Z">
        <w:r w:rsidR="000B1C9D">
          <w:rPr>
            <w:rFonts w:cs="Times New Roman"/>
            <w:kern w:val="0"/>
            <w:sz w:val="21"/>
            <w:vertAlign w:val="superscript"/>
          </w:rPr>
          <w:t>]</w:t>
        </w:r>
        <w:r w:rsidR="000B1C9D">
          <w:rPr>
            <w:rStyle w:val="af1"/>
          </w:rPr>
          <w:fldChar w:fldCharType="end"/>
        </w:r>
      </w:ins>
      <w:r>
        <w:rPr>
          <w:rFonts w:hint="eastAsia"/>
        </w:rPr>
        <w:t>。</w:t>
      </w:r>
    </w:p>
    <w:p w14:paraId="6D4276CE" w14:textId="6C1E6582" w:rsidR="007D28D6" w:rsidRDefault="00000000" w:rsidP="0056048D">
      <w:pPr>
        <w:ind w:firstLine="480"/>
        <w:rPr>
          <w:rFonts w:hint="eastAsia"/>
        </w:rPr>
      </w:pPr>
      <w:r>
        <w:rPr>
          <w:rFonts w:hint="eastAsia"/>
        </w:rPr>
        <w:t>RAG</w:t>
      </w:r>
      <w:del w:id="1445" w:author="fei zhai" w:date="2026-05-06T14:37:00Z">
        <w:r w:rsidDel="000B1C9D">
          <w:rPr>
            <w:rFonts w:hint="eastAsia"/>
          </w:rPr>
          <w:delText>是</w:delText>
        </w:r>
        <w:r w:rsidDel="000B1C9D">
          <w:rPr>
            <w:rFonts w:hint="eastAsia"/>
          </w:rPr>
          <w:delText>Lewis</w:delText>
        </w:r>
        <w:r w:rsidDel="000B1C9D">
          <w:rPr>
            <w:rFonts w:hint="eastAsia"/>
          </w:rPr>
          <w:delText>等人在</w:delText>
        </w:r>
        <w:r w:rsidDel="000B1C9D">
          <w:rPr>
            <w:rFonts w:hint="eastAsia"/>
          </w:rPr>
          <w:delText>2020</w:delText>
        </w:r>
        <w:r w:rsidDel="000B1C9D">
          <w:rPr>
            <w:rFonts w:hint="eastAsia"/>
          </w:rPr>
          <w:delText>年提出的</w:delText>
        </w:r>
        <w:r w:rsidDel="000B1C9D">
          <w:rPr>
            <w:rStyle w:val="af1"/>
          </w:rPr>
          <w:fldChar w:fldCharType="begin"/>
        </w:r>
        <w:r w:rsidDel="000B1C9D">
          <w:rPr>
            <w:rStyle w:val="af1"/>
          </w:rPr>
          <w:delInstrText xml:space="preserve"> ADDIN ZOTERO_ITEM CSL_CITATION {"citationID":"ntv0IlLL","properties":{"formattedCitation":"\\super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delInstrText>
        </w:r>
        <w:r w:rsidDel="000B1C9D">
          <w:rPr>
            <w:rStyle w:val="af1"/>
          </w:rPr>
          <w:fldChar w:fldCharType="separate"/>
        </w:r>
        <w:r w:rsidDel="000B1C9D">
          <w:rPr>
            <w:rFonts w:cs="Times New Roman"/>
            <w:kern w:val="0"/>
            <w:sz w:val="21"/>
            <w:vertAlign w:val="superscript"/>
          </w:rPr>
          <w:delText>[49]</w:delText>
        </w:r>
        <w:r w:rsidDel="000B1C9D">
          <w:rPr>
            <w:rStyle w:val="af1"/>
          </w:rPr>
          <w:fldChar w:fldCharType="end"/>
        </w:r>
        <w:r w:rsidDel="000B1C9D">
          <w:rPr>
            <w:rFonts w:hint="eastAsia"/>
          </w:rPr>
          <w:delText>，它的</w:delText>
        </w:r>
      </w:del>
      <w:r>
        <w:rPr>
          <w:rFonts w:hint="eastAsia"/>
        </w:rPr>
        <w:t>主要思路是非参数化的外部</w:t>
      </w:r>
      <w:r>
        <w:rPr>
          <w:rFonts w:hint="eastAsia"/>
        </w:rPr>
        <w:t>knowledge base</w:t>
      </w:r>
      <w:r>
        <w:rPr>
          <w:rFonts w:hint="eastAsia"/>
        </w:rPr>
        <w:t>和参数化的生成模型结合。</w:t>
      </w:r>
      <w:ins w:id="1446" w:author="fei zhai" w:date="2026-05-06T14:39:00Z">
        <w:r w:rsidR="0056048D">
          <w:rPr>
            <w:rFonts w:hint="eastAsia"/>
          </w:rPr>
          <w:t>《</w:t>
        </w:r>
        <w:r w:rsidR="0056048D" w:rsidRPr="0056048D">
          <w:rPr>
            <w:rFonts w:hint="eastAsia"/>
          </w:rPr>
          <w:t>医疗器械分类目录》具有高度的法定权威性</w:t>
        </w:r>
        <w:r w:rsidR="0056048D">
          <w:rPr>
            <w:rFonts w:hint="eastAsia"/>
          </w:rPr>
          <w:t>并且处于常态化</w:t>
        </w:r>
        <w:r w:rsidR="0056048D" w:rsidRPr="0056048D">
          <w:rPr>
            <w:rFonts w:hint="eastAsia"/>
          </w:rPr>
          <w:t>动态调整中。</w:t>
        </w:r>
        <w:r w:rsidR="0056048D" w:rsidRPr="0056048D">
          <w:rPr>
            <w:rFonts w:hint="eastAsia"/>
          </w:rPr>
          <w:t>LLM</w:t>
        </w:r>
        <w:r w:rsidR="0056048D" w:rsidRPr="0056048D">
          <w:rPr>
            <w:rFonts w:hint="eastAsia"/>
          </w:rPr>
          <w:t>内部的参数化知识往往无法实时覆盖最新的</w:t>
        </w:r>
        <w:r w:rsidR="0056048D">
          <w:rPr>
            <w:rFonts w:hint="eastAsia"/>
          </w:rPr>
          <w:t>法规</w:t>
        </w:r>
        <w:r w:rsidR="0056048D" w:rsidRPr="0056048D">
          <w:rPr>
            <w:rFonts w:hint="eastAsia"/>
          </w:rPr>
          <w:t>条文。</w:t>
        </w:r>
        <w:r w:rsidR="0056048D" w:rsidRPr="0056048D">
          <w:rPr>
            <w:rFonts w:hint="eastAsia"/>
          </w:rPr>
          <w:t>RAG</w:t>
        </w:r>
        <w:r w:rsidR="0056048D" w:rsidRPr="0056048D">
          <w:rPr>
            <w:rFonts w:hint="eastAsia"/>
          </w:rPr>
          <w:t>将非参数化的外部知识库（</w:t>
        </w:r>
        <w:r w:rsidR="0056048D" w:rsidRPr="0056048D">
          <w:rPr>
            <w:rFonts w:hint="eastAsia"/>
          </w:rPr>
          <w:t>Knowledge Base</w:t>
        </w:r>
        <w:r w:rsidR="0056048D" w:rsidRPr="0056048D">
          <w:rPr>
            <w:rFonts w:hint="eastAsia"/>
          </w:rPr>
          <w:t>）与参数化的生成模型结合，其工作流程如图</w:t>
        </w:r>
        <w:r w:rsidR="0056048D" w:rsidRPr="0056048D">
          <w:rPr>
            <w:rFonts w:hint="eastAsia"/>
          </w:rPr>
          <w:t xml:space="preserve"> 2-3 </w:t>
        </w:r>
        <w:r w:rsidR="0056048D" w:rsidRPr="0056048D">
          <w:rPr>
            <w:rFonts w:hint="eastAsia"/>
          </w:rPr>
          <w:t>所示。</w:t>
        </w:r>
      </w:ins>
    </w:p>
    <w:p w14:paraId="29D4B480" w14:textId="77777777" w:rsidR="007D28D6" w:rsidRDefault="00000000">
      <w:pPr>
        <w:ind w:firstLineChars="0" w:firstLine="0"/>
      </w:pPr>
      <w:r>
        <w:rPr>
          <w:rFonts w:hint="eastAsia"/>
          <w:noProof/>
        </w:rPr>
        <w:drawing>
          <wp:inline distT="0" distB="0" distL="114300" distR="114300" wp14:anchorId="293B1043" wp14:editId="59EBA558">
            <wp:extent cx="4866640" cy="2117090"/>
            <wp:effectExtent l="0" t="0" r="0" b="0"/>
            <wp:docPr id="5" name="图片 4" descr="cf154d68-5eab-48bb-a907-4535b4eb1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154d68-5eab-48bb-a907-4535b4eb1f71"/>
                    <pic:cNvPicPr>
                      <a:picLocks noChangeAspect="1"/>
                    </pic:cNvPicPr>
                  </pic:nvPicPr>
                  <pic:blipFill>
                    <a:blip r:embed="rId32"/>
                    <a:srcRect t="20318"/>
                    <a:stretch>
                      <a:fillRect/>
                    </a:stretch>
                  </pic:blipFill>
                  <pic:spPr>
                    <a:xfrm>
                      <a:off x="0" y="0"/>
                      <a:ext cx="4866774" cy="2117111"/>
                    </a:xfrm>
                    <a:prstGeom prst="rect">
                      <a:avLst/>
                    </a:prstGeom>
                  </pic:spPr>
                </pic:pic>
              </a:graphicData>
            </a:graphic>
          </wp:inline>
        </w:drawing>
      </w:r>
    </w:p>
    <w:p w14:paraId="601D491F" w14:textId="77777777" w:rsidR="007D28D6" w:rsidRDefault="00000000">
      <w:pPr>
        <w:pStyle w:val="ae"/>
        <w:rPr>
          <w:rFonts w:hint="default"/>
        </w:rPr>
      </w:pPr>
      <w:r>
        <w:t>图</w:t>
      </w:r>
      <w:r>
        <w:t>2-3  RAG</w:t>
      </w:r>
      <w:r>
        <w:t>流程</w:t>
      </w:r>
    </w:p>
    <w:p w14:paraId="6478F676" w14:textId="1FBF1C44" w:rsidR="0056048D" w:rsidRPr="0056048D" w:rsidDel="0056048D" w:rsidRDefault="00000000" w:rsidP="0056048D">
      <w:pPr>
        <w:ind w:firstLine="480"/>
        <w:rPr>
          <w:del w:id="1447" w:author="fei zhai" w:date="2026-05-06T14:41:00Z"/>
          <w:rFonts w:hint="eastAsia"/>
        </w:rPr>
        <w:pPrChange w:id="1448" w:author="fei zhai" w:date="2026-05-06T14:41:00Z">
          <w:pPr>
            <w:ind w:firstLine="480"/>
          </w:pPr>
        </w:pPrChange>
      </w:pPr>
      <w:del w:id="1449" w:author="fei zhai" w:date="2026-05-06T14:39:00Z">
        <w:r w:rsidDel="0056048D">
          <w:rPr>
            <w:rFonts w:hint="eastAsia"/>
          </w:rPr>
          <w:delText>如图</w:delText>
        </w:r>
        <w:r w:rsidDel="0056048D">
          <w:rPr>
            <w:rFonts w:hint="eastAsia"/>
          </w:rPr>
          <w:delText>2-3</w:delText>
        </w:r>
        <w:r w:rsidDel="0056048D">
          <w:rPr>
            <w:rFonts w:hint="eastAsia"/>
          </w:rPr>
          <w:delText>所示，</w:delText>
        </w:r>
        <w:r w:rsidDel="0056048D">
          <w:rPr>
            <w:rFonts w:hint="eastAsia"/>
          </w:rPr>
          <w:delText>RAG</w:delText>
        </w:r>
        <w:r w:rsidDel="0056048D">
          <w:rPr>
            <w:rFonts w:hint="eastAsia"/>
          </w:rPr>
          <w:delText>工作流程一般包括三步，第一步是建立索引，在索引构建过程中，将大量文献用编码器转换成高维向量，形成语义索引集；第二步是查询，在此步骤中基于用户需求从向量集合找出语义上最接近的</w:delText>
        </w:r>
        <w:r w:rsidDel="0056048D">
          <w:rPr>
            <w:rFonts w:hint="eastAsia"/>
          </w:rPr>
          <w:delText>Top-k</w:delText>
        </w:r>
        <w:r w:rsidDel="0056048D">
          <w:rPr>
            <w:rFonts w:hint="eastAsia"/>
          </w:rPr>
          <w:delText>文档；第三步是回答，将查询出内容以及初始问题一同送入</w:delText>
        </w:r>
      </w:del>
      <w:del w:id="1450" w:author="fei zhai" w:date="2026-05-06T11:01:00Z">
        <w:r w:rsidDel="008547BC">
          <w:rPr>
            <w:rFonts w:hint="eastAsia"/>
          </w:rPr>
          <w:delText>大语言模型</w:delText>
        </w:r>
      </w:del>
      <w:del w:id="1451" w:author="fei zhai" w:date="2026-05-06T14:39:00Z">
        <w:r w:rsidDel="0056048D">
          <w:rPr>
            <w:rFonts w:hint="eastAsia"/>
          </w:rPr>
          <w:delText>得到最终答案。</w:delText>
        </w:r>
      </w:del>
      <w:ins w:id="1452" w:author="fei zhai" w:date="2026-05-06T14:38:00Z">
        <w:r w:rsidR="0056048D" w:rsidRPr="0056048D">
          <w:rPr>
            <w:rFonts w:hint="eastAsia"/>
          </w:rPr>
          <w:t xml:space="preserve">RAG </w:t>
        </w:r>
        <w:r w:rsidR="0056048D" w:rsidRPr="0056048D">
          <w:rPr>
            <w:rFonts w:hint="eastAsia"/>
          </w:rPr>
          <w:t>通过编码器将最新的法规</w:t>
        </w:r>
      </w:ins>
      <w:ins w:id="1453" w:author="fei zhai" w:date="2026-05-06T14:40:00Z">
        <w:r w:rsidR="0056048D">
          <w:rPr>
            <w:rFonts w:hint="eastAsia"/>
          </w:rPr>
          <w:t>文件</w:t>
        </w:r>
      </w:ins>
      <w:ins w:id="1454" w:author="fei zhai" w:date="2026-05-06T14:38:00Z">
        <w:r w:rsidR="0056048D" w:rsidRPr="0056048D">
          <w:rPr>
            <w:rFonts w:hint="eastAsia"/>
          </w:rPr>
          <w:t>转化为高维向量，在标注查询阶段，</w:t>
        </w:r>
      </w:ins>
      <w:ins w:id="1455" w:author="fei zhai" w:date="2026-05-06T14:41:00Z">
        <w:r w:rsidR="0056048D">
          <w:t>强迫</w:t>
        </w:r>
        <w:r w:rsidR="0056048D">
          <w:t>LLM</w:t>
        </w:r>
        <w:r w:rsidR="0056048D">
          <w:t>在法定框架内进行推理，从根本上解决了</w:t>
        </w:r>
        <w:r w:rsidR="0056048D">
          <w:rPr>
            <w:rFonts w:hint="eastAsia"/>
          </w:rPr>
          <w:t>自动</w:t>
        </w:r>
        <w:r w:rsidR="0056048D">
          <w:t>标注过程中的语义漂移问题</w:t>
        </w:r>
      </w:ins>
    </w:p>
    <w:p w14:paraId="188D6F93" w14:textId="29173EF9" w:rsidR="007D28D6" w:rsidRDefault="00000000" w:rsidP="0056048D">
      <w:pPr>
        <w:ind w:firstLine="480"/>
      </w:pPr>
      <w:del w:id="1456" w:author="fei zhai" w:date="2026-05-06T14:41:00Z">
        <w:r w:rsidDel="0056048D">
          <w:rPr>
            <w:rFonts w:hint="eastAsia"/>
          </w:rPr>
          <w:delText>RAG</w:delText>
        </w:r>
        <w:r w:rsidDel="0056048D">
          <w:rPr>
            <w:rFonts w:hint="eastAsia"/>
          </w:rPr>
          <w:delText>无需重新训练或者微调模型，在给</w:delText>
        </w:r>
      </w:del>
      <w:del w:id="1457" w:author="fei zhai" w:date="2026-05-06T11:01:00Z">
        <w:r w:rsidDel="008547BC">
          <w:rPr>
            <w:rFonts w:hint="eastAsia"/>
          </w:rPr>
          <w:delText>大语言模型</w:delText>
        </w:r>
      </w:del>
      <w:del w:id="1458" w:author="fei zhai" w:date="2026-05-06T14:41:00Z">
        <w:r w:rsidDel="0056048D">
          <w:rPr>
            <w:rFonts w:hint="eastAsia"/>
          </w:rPr>
          <w:delText>增加一个动态上下文的同时解决大模型的幻觉问题，提高生成的答案准确性和可解释性</w:delText>
        </w:r>
      </w:del>
      <w:r>
        <w:rPr>
          <w:rFonts w:hint="eastAsia"/>
        </w:rPr>
        <w:t>。</w:t>
      </w:r>
    </w:p>
    <w:p w14:paraId="04FE1201" w14:textId="0F85F101" w:rsidR="007D28D6" w:rsidRDefault="005A2334">
      <w:pPr>
        <w:pStyle w:val="3"/>
        <w:numPr>
          <w:ilvl w:val="2"/>
          <w:numId w:val="1"/>
        </w:numPr>
        <w:tabs>
          <w:tab w:val="clear" w:pos="420"/>
        </w:tabs>
      </w:pPr>
      <w:bookmarkStart w:id="1459" w:name="_Toc18233"/>
      <w:ins w:id="1460" w:author="fei zhai" w:date="2026-05-06T14:41:00Z">
        <w:r>
          <w:rPr>
            <w:rFonts w:hint="eastAsia"/>
          </w:rPr>
          <w:t>基于</w:t>
        </w:r>
      </w:ins>
      <w:proofErr w:type="spellStart"/>
      <w:r>
        <w:t>D</w:t>
      </w:r>
      <w:r>
        <w:rPr>
          <w:rFonts w:hint="eastAsia"/>
        </w:rPr>
        <w:t>ify</w:t>
      </w:r>
      <w:bookmarkEnd w:id="1459"/>
      <w:proofErr w:type="spellEnd"/>
      <w:ins w:id="1461" w:author="fei zhai" w:date="2026-05-06T14:41:00Z">
        <w:r>
          <w:rPr>
            <w:rFonts w:hint="eastAsia"/>
          </w:rPr>
          <w:t>的</w:t>
        </w:r>
      </w:ins>
      <w:ins w:id="1462" w:author="fei zhai" w:date="2026-05-06T14:42:00Z">
        <w:r>
          <w:rPr>
            <w:rFonts w:hint="eastAsia"/>
          </w:rPr>
          <w:t>标注工程化</w:t>
        </w:r>
      </w:ins>
    </w:p>
    <w:p w14:paraId="22055B4D" w14:textId="7A58F004" w:rsidR="007D28D6" w:rsidRDefault="00000000">
      <w:pPr>
        <w:ind w:firstLine="480"/>
      </w:pPr>
      <w:r>
        <w:rPr>
          <w:rFonts w:hint="eastAsia"/>
        </w:rPr>
        <w:t>开发以大模型为基础的应用程序需要解决的问题不仅仅是模型本身的问题，在此基础上还需要考虑复杂的业务及鲁棒性等问题，因此一个中间件是必不可少的，而</w:t>
      </w:r>
      <w:proofErr w:type="spellStart"/>
      <w:r>
        <w:rPr>
          <w:rFonts w:hint="eastAsia"/>
        </w:rPr>
        <w:t>Dify</w:t>
      </w:r>
      <w:proofErr w:type="spellEnd"/>
      <w:r>
        <w:rPr>
          <w:rStyle w:val="af1"/>
        </w:rPr>
        <w:fldChar w:fldCharType="begin"/>
      </w:r>
      <w:r>
        <w:rPr>
          <w:rStyle w:val="af1"/>
        </w:rPr>
        <w:instrText xml:space="preserve"> ADDIN ZOTERO_ITEM CSL_CITATION {"citationID":"5LAhap5D","properties":{"formattedCitation":"\\super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Pr>
          <w:rStyle w:val="af1"/>
        </w:rPr>
        <w:fldChar w:fldCharType="separate"/>
      </w:r>
      <w:r>
        <w:rPr>
          <w:rFonts w:cs="Times New Roman"/>
          <w:kern w:val="0"/>
          <w:sz w:val="21"/>
          <w:vertAlign w:val="superscript"/>
        </w:rPr>
        <w:t>[</w:t>
      </w:r>
      <w:del w:id="1463" w:author="fei zhai" w:date="2026-05-06T19:59:00Z">
        <w:r w:rsidDel="00113B92">
          <w:rPr>
            <w:rFonts w:cs="Times New Roman"/>
            <w:kern w:val="0"/>
            <w:sz w:val="21"/>
            <w:vertAlign w:val="superscript"/>
          </w:rPr>
          <w:delText>52</w:delText>
        </w:r>
      </w:del>
      <w:ins w:id="1464" w:author="fei zhai" w:date="2026-05-06T19:59:00Z">
        <w:r w:rsidR="00113B92">
          <w:rPr>
            <w:rFonts w:cs="Times New Roman"/>
            <w:kern w:val="0"/>
            <w:sz w:val="21"/>
            <w:vertAlign w:val="superscript"/>
          </w:rPr>
          <w:t>3</w:t>
        </w:r>
        <w:r w:rsidR="00113B92">
          <w:rPr>
            <w:rFonts w:cs="Times New Roman"/>
            <w:kern w:val="0"/>
            <w:sz w:val="21"/>
            <w:vertAlign w:val="superscript"/>
          </w:rPr>
          <w:t>2</w:t>
        </w:r>
      </w:ins>
      <w:r>
        <w:rPr>
          <w:rFonts w:cs="Times New Roman"/>
          <w:kern w:val="0"/>
          <w:sz w:val="21"/>
          <w:vertAlign w:val="superscript"/>
        </w:rPr>
        <w:t>]</w:t>
      </w:r>
      <w:r>
        <w:rPr>
          <w:rStyle w:val="af1"/>
        </w:rPr>
        <w:fldChar w:fldCharType="end"/>
      </w:r>
      <w:r>
        <w:rPr>
          <w:rFonts w:hint="eastAsia"/>
        </w:rPr>
        <w:t>是一个开源</w:t>
      </w:r>
      <w:proofErr w:type="spellStart"/>
      <w:r>
        <w:rPr>
          <w:rFonts w:hint="eastAsia"/>
        </w:rPr>
        <w:t>LLMOps</w:t>
      </w:r>
      <w:proofErr w:type="spellEnd"/>
      <w:r>
        <w:rPr>
          <w:rFonts w:hint="eastAsia"/>
        </w:rPr>
        <w:t>平台，结合了</w:t>
      </w:r>
      <w:r>
        <w:rPr>
          <w:rFonts w:hint="eastAsia"/>
        </w:rPr>
        <w:t>BaaS</w:t>
      </w:r>
      <w:r>
        <w:rPr>
          <w:rFonts w:hint="eastAsia"/>
        </w:rPr>
        <w:t>以及模型运维的理念，提</w:t>
      </w:r>
      <w:r>
        <w:rPr>
          <w:rFonts w:hint="eastAsia"/>
        </w:rPr>
        <w:lastRenderedPageBreak/>
        <w:t>供了从模型调用到最后部署的一整套工程化的解决方案。</w:t>
      </w:r>
    </w:p>
    <w:p w14:paraId="428C4F85" w14:textId="77777777" w:rsidR="007D28D6" w:rsidRDefault="00000000">
      <w:pPr>
        <w:ind w:firstLineChars="0" w:firstLine="0"/>
      </w:pPr>
      <w:r>
        <w:rPr>
          <w:rFonts w:hint="eastAsia"/>
          <w:noProof/>
        </w:rPr>
        <w:drawing>
          <wp:inline distT="0" distB="0" distL="114300" distR="114300" wp14:anchorId="4032F3FD" wp14:editId="7DC714A3">
            <wp:extent cx="5266690" cy="2270760"/>
            <wp:effectExtent l="0" t="0" r="1270" b="6985"/>
            <wp:docPr id="8" name="图片 5" descr="ab7f3fdc-03af-4eca-9823-3152c5561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b7f3fdc-03af-4eca-9823-3152c5561a73"/>
                    <pic:cNvPicPr>
                      <a:picLocks noChangeAspect="1"/>
                    </pic:cNvPicPr>
                  </pic:nvPicPr>
                  <pic:blipFill>
                    <a:blip r:embed="rId33"/>
                    <a:srcRect t="12765" b="8260"/>
                    <a:stretch>
                      <a:fillRect/>
                    </a:stretch>
                  </pic:blipFill>
                  <pic:spPr>
                    <a:xfrm>
                      <a:off x="0" y="0"/>
                      <a:ext cx="5266690" cy="2270760"/>
                    </a:xfrm>
                    <a:prstGeom prst="rect">
                      <a:avLst/>
                    </a:prstGeom>
                  </pic:spPr>
                </pic:pic>
              </a:graphicData>
            </a:graphic>
          </wp:inline>
        </w:drawing>
      </w:r>
    </w:p>
    <w:p w14:paraId="1BD38426" w14:textId="77777777" w:rsidR="007D28D6" w:rsidRDefault="00000000">
      <w:pPr>
        <w:pStyle w:val="ae"/>
        <w:rPr>
          <w:rFonts w:hint="default"/>
        </w:rPr>
      </w:pPr>
      <w:r>
        <w:t>图</w:t>
      </w:r>
      <w:r>
        <w:t xml:space="preserve">2-4  </w:t>
      </w:r>
      <w:proofErr w:type="spellStart"/>
      <w:r>
        <w:t>Dify</w:t>
      </w:r>
      <w:proofErr w:type="spellEnd"/>
      <w:r>
        <w:t>架构图</w:t>
      </w:r>
    </w:p>
    <w:p w14:paraId="54A99A0A" w14:textId="4149B3FF" w:rsidR="006404AF" w:rsidRDefault="00000000" w:rsidP="006404AF">
      <w:pPr>
        <w:ind w:firstLine="480"/>
        <w:rPr>
          <w:ins w:id="1465" w:author="fei zhai" w:date="2026-05-06T15:10:00Z"/>
        </w:rPr>
      </w:pPr>
      <w:del w:id="1466" w:author="fei zhai" w:date="2026-05-06T14:44:00Z">
        <w:r w:rsidDel="006404AF">
          <w:rPr>
            <w:rFonts w:hint="eastAsia"/>
          </w:rPr>
          <w:delText>从结构上来说，</w:delText>
        </w:r>
      </w:del>
      <w:r>
        <w:rPr>
          <w:rFonts w:hint="eastAsia"/>
        </w:rPr>
        <w:t>如图</w:t>
      </w:r>
      <w:r>
        <w:rPr>
          <w:rFonts w:hint="eastAsia"/>
        </w:rPr>
        <w:t>2-4</w:t>
      </w:r>
      <w:r>
        <w:rPr>
          <w:rFonts w:hint="eastAsia"/>
        </w:rPr>
        <w:t>所示，</w:t>
      </w:r>
      <w:ins w:id="1467" w:author="fei zhai" w:date="2026-05-06T14:44:00Z">
        <w:r w:rsidR="006404AF">
          <w:rPr>
            <w:rFonts w:hint="eastAsia"/>
          </w:rPr>
          <w:t>基于</w:t>
        </w:r>
      </w:ins>
      <w:proofErr w:type="spellStart"/>
      <w:r>
        <w:rPr>
          <w:rFonts w:hint="eastAsia"/>
        </w:rPr>
        <w:t>Dify</w:t>
      </w:r>
      <w:proofErr w:type="spellEnd"/>
      <w:ins w:id="1468" w:author="fei zhai" w:date="2026-05-06T14:44:00Z">
        <w:r w:rsidR="006404AF">
          <w:rPr>
            <w:rFonts w:hint="eastAsia"/>
          </w:rPr>
          <w:t>构建了一套</w:t>
        </w:r>
      </w:ins>
      <w:ins w:id="1469" w:author="fei zhai" w:date="2026-05-06T14:45:00Z">
        <w:r w:rsidR="006404AF">
          <w:rPr>
            <w:rFonts w:hint="eastAsia"/>
          </w:rPr>
          <w:t>具备</w:t>
        </w:r>
      </w:ins>
      <w:ins w:id="1470" w:author="fei zhai" w:date="2026-05-06T14:44:00Z">
        <w:r w:rsidR="006404AF">
          <w:rPr>
            <w:rFonts w:hint="eastAsia"/>
          </w:rPr>
          <w:t>“</w:t>
        </w:r>
        <w:r w:rsidR="006404AF">
          <w:rPr>
            <w:rFonts w:hint="eastAsia"/>
          </w:rPr>
          <w:t>感知—推理—</w:t>
        </w:r>
      </w:ins>
      <w:ins w:id="1471" w:author="fei zhai" w:date="2026-05-06T14:45:00Z">
        <w:r w:rsidR="006404AF">
          <w:rPr>
            <w:rFonts w:hint="eastAsia"/>
          </w:rPr>
          <w:t>修正”能力的</w:t>
        </w:r>
      </w:ins>
      <w:del w:id="1472" w:author="fei zhai" w:date="2026-05-06T14:45:00Z">
        <w:r w:rsidDel="006404AF">
          <w:rPr>
            <w:rFonts w:hint="eastAsia"/>
          </w:rPr>
          <w:delText>是一个</w:delText>
        </w:r>
      </w:del>
      <w:r>
        <w:rPr>
          <w:rFonts w:hint="eastAsia"/>
        </w:rPr>
        <w:t>模块化的</w:t>
      </w:r>
      <w:ins w:id="1473" w:author="fei zhai" w:date="2026-05-06T14:45:00Z">
        <w:r w:rsidR="006404AF">
          <w:rPr>
            <w:rFonts w:hint="eastAsia"/>
          </w:rPr>
          <w:t>自动标注</w:t>
        </w:r>
      </w:ins>
      <w:r>
        <w:rPr>
          <w:rFonts w:hint="eastAsia"/>
        </w:rPr>
        <w:t>系统</w:t>
      </w:r>
      <w:ins w:id="1474" w:author="fei zhai" w:date="2026-05-06T14:45:00Z">
        <w:r w:rsidR="006404AF">
          <w:rPr>
            <w:rFonts w:hint="eastAsia"/>
          </w:rPr>
          <w:t>。</w:t>
        </w:r>
      </w:ins>
      <w:del w:id="1475" w:author="fei zhai" w:date="2026-05-06T14:45:00Z">
        <w:r w:rsidDel="006404AF">
          <w:rPr>
            <w:rFonts w:hint="eastAsia"/>
          </w:rPr>
          <w:delText>，它包含三个部分：</w:delText>
        </w:r>
        <w:r w:rsidDel="006404AF">
          <w:rPr>
            <w:rFonts w:hint="eastAsia"/>
          </w:rPr>
          <w:delText>LLM</w:delText>
        </w:r>
        <w:r w:rsidDel="006404AF">
          <w:rPr>
            <w:rFonts w:hint="eastAsia"/>
          </w:rPr>
          <w:delText>编排引擎、可视化工作流工作室以及应用部署中心。</w:delText>
        </w:r>
      </w:del>
      <w:r>
        <w:rPr>
          <w:rFonts w:hint="eastAsia"/>
        </w:rPr>
        <w:t>编排引擎负责把</w:t>
      </w:r>
      <w:proofErr w:type="spellStart"/>
      <w:r>
        <w:rPr>
          <w:rFonts w:hint="eastAsia"/>
        </w:rPr>
        <w:t>Qwen</w:t>
      </w:r>
      <w:proofErr w:type="spellEnd"/>
      <w:r>
        <w:rPr>
          <w:rFonts w:hint="eastAsia"/>
        </w:rPr>
        <w:t>等模型进行打包及调用；工作流工作室用来画流程图或者</w:t>
      </w:r>
      <w:r>
        <w:rPr>
          <w:rFonts w:hint="eastAsia"/>
        </w:rPr>
        <w:t>RAG</w:t>
      </w:r>
      <w:r>
        <w:rPr>
          <w:rFonts w:hint="eastAsia"/>
        </w:rPr>
        <w:t>流水线；而部署中心会把应用程序部署成一个普通的</w:t>
      </w:r>
      <w:r>
        <w:rPr>
          <w:rFonts w:hint="eastAsia"/>
        </w:rPr>
        <w:t>API</w:t>
      </w:r>
      <w:r>
        <w:rPr>
          <w:rFonts w:hint="eastAsia"/>
        </w:rPr>
        <w:t>供外界使用。</w:t>
      </w:r>
      <w:ins w:id="1476" w:author="fei zhai" w:date="2026-05-06T14:43:00Z">
        <w:r w:rsidR="006404AF">
          <w:t>这种工程化方式不仅提升了海量专利数据</w:t>
        </w:r>
      </w:ins>
      <w:ins w:id="1477" w:author="fei zhai" w:date="2026-05-06T14:46:00Z">
        <w:r w:rsidR="006404AF">
          <w:rPr>
            <w:rFonts w:hint="eastAsia"/>
          </w:rPr>
          <w:t>标注</w:t>
        </w:r>
      </w:ins>
      <w:ins w:id="1478" w:author="fei zhai" w:date="2026-05-06T14:43:00Z">
        <w:r w:rsidR="006404AF">
          <w:t>的处理效率，更通过工作流中的结构化约束，</w:t>
        </w:r>
      </w:ins>
      <w:ins w:id="1479" w:author="fei zhai" w:date="2026-05-06T14:46:00Z">
        <w:r w:rsidR="006404AF">
          <w:rPr>
            <w:rFonts w:hint="eastAsia"/>
          </w:rPr>
          <w:t>获得了</w:t>
        </w:r>
      </w:ins>
      <w:ins w:id="1480" w:author="fei zhai" w:date="2026-05-06T14:43:00Z">
        <w:r w:rsidR="006404AF">
          <w:t>高置信</w:t>
        </w:r>
      </w:ins>
      <w:ins w:id="1481" w:author="fei zhai" w:date="2026-05-06T14:46:00Z">
        <w:r w:rsidR="006404AF">
          <w:rPr>
            <w:rFonts w:hint="eastAsia"/>
          </w:rPr>
          <w:t>级</w:t>
        </w:r>
      </w:ins>
      <w:ins w:id="1482" w:author="fei zhai" w:date="2026-05-06T14:43:00Z">
        <w:r w:rsidR="006404AF">
          <w:t>的数据集，为分类器的训练奠定了</w:t>
        </w:r>
      </w:ins>
      <w:ins w:id="1483" w:author="fei zhai" w:date="2026-05-06T14:47:00Z">
        <w:r w:rsidR="006404AF">
          <w:rPr>
            <w:rFonts w:hint="eastAsia"/>
          </w:rPr>
          <w:t>可靠的</w:t>
        </w:r>
      </w:ins>
      <w:ins w:id="1484" w:author="fei zhai" w:date="2026-05-06T14:43:00Z">
        <w:r w:rsidR="006404AF">
          <w:t>数据</w:t>
        </w:r>
      </w:ins>
      <w:ins w:id="1485" w:author="fei zhai" w:date="2026-05-06T14:44:00Z">
        <w:r w:rsidR="006404AF">
          <w:rPr>
            <w:rFonts w:hint="eastAsia"/>
          </w:rPr>
          <w:t>基础</w:t>
        </w:r>
      </w:ins>
      <w:ins w:id="1486" w:author="fei zhai" w:date="2026-05-06T14:43:00Z">
        <w:r w:rsidR="006404AF">
          <w:t>。</w:t>
        </w:r>
      </w:ins>
    </w:p>
    <w:p w14:paraId="1F214B44" w14:textId="354207E5" w:rsidR="0042468D" w:rsidRDefault="0042468D" w:rsidP="0042468D">
      <w:pPr>
        <w:pStyle w:val="2"/>
        <w:numPr>
          <w:ilvl w:val="1"/>
          <w:numId w:val="1"/>
        </w:numPr>
        <w:tabs>
          <w:tab w:val="clear" w:pos="420"/>
        </w:tabs>
        <w:rPr>
          <w:ins w:id="1487" w:author="fei zhai" w:date="2026-05-06T15:10:00Z"/>
        </w:rPr>
      </w:pPr>
      <w:ins w:id="1488" w:author="fei zhai" w:date="2026-05-06T15:10:00Z">
        <w:r>
          <w:rPr>
            <w:rFonts w:hint="eastAsia"/>
          </w:rPr>
          <w:t>层次文本分类模型</w:t>
        </w:r>
      </w:ins>
    </w:p>
    <w:p w14:paraId="438B0B56" w14:textId="11A0DDCC" w:rsidR="0042468D" w:rsidRDefault="0042468D" w:rsidP="006404AF">
      <w:pPr>
        <w:ind w:firstLine="480"/>
        <w:rPr>
          <w:ins w:id="1489" w:author="fei zhai" w:date="2026-05-06T15:10:00Z"/>
        </w:rPr>
      </w:pPr>
      <w:ins w:id="1490" w:author="fei zhai" w:date="2026-05-06T15:11:00Z">
        <w:r>
          <w:rPr>
            <w:rFonts w:hint="eastAsia"/>
          </w:rPr>
          <w:t>《</w:t>
        </w:r>
        <w:r w:rsidRPr="0042468D">
          <w:rPr>
            <w:rFonts w:hint="eastAsia"/>
          </w:rPr>
          <w:t>医疗器械分类目录</w:t>
        </w:r>
        <w:r>
          <w:rPr>
            <w:rFonts w:hint="eastAsia"/>
          </w:rPr>
          <w:t>》</w:t>
        </w:r>
        <w:r w:rsidRPr="0042468D">
          <w:rPr>
            <w:rFonts w:hint="eastAsia"/>
          </w:rPr>
          <w:t>具有的</w:t>
        </w:r>
        <w:r>
          <w:rPr>
            <w:rFonts w:hint="eastAsia"/>
          </w:rPr>
          <w:t>清晰的三级</w:t>
        </w:r>
        <w:r w:rsidRPr="0042468D">
          <w:rPr>
            <w:rFonts w:hint="eastAsia"/>
          </w:rPr>
          <w:t>层级树状结构，层次文本分类（</w:t>
        </w:r>
        <w:r w:rsidRPr="0042468D">
          <w:rPr>
            <w:rFonts w:hint="eastAsia"/>
          </w:rPr>
          <w:t>Hierarchical Text Classification, HTC</w:t>
        </w:r>
        <w:r w:rsidRPr="0042468D">
          <w:rPr>
            <w:rFonts w:hint="eastAsia"/>
          </w:rPr>
          <w:t>）</w:t>
        </w:r>
        <w:r>
          <w:rPr>
            <w:rFonts w:hint="eastAsia"/>
          </w:rPr>
          <w:t>作为文本分类</w:t>
        </w:r>
        <w:r w:rsidRPr="0042468D">
          <w:rPr>
            <w:rFonts w:hint="eastAsia"/>
          </w:rPr>
          <w:t>领域的</w:t>
        </w:r>
      </w:ins>
      <w:ins w:id="1491" w:author="fei zhai" w:date="2026-05-06T15:12:00Z">
        <w:r>
          <w:rPr>
            <w:rFonts w:hint="eastAsia"/>
          </w:rPr>
          <w:t>前沿</w:t>
        </w:r>
      </w:ins>
      <w:ins w:id="1492" w:author="fei zhai" w:date="2026-05-06T15:11:00Z">
        <w:r w:rsidRPr="0042468D">
          <w:rPr>
            <w:rFonts w:hint="eastAsia"/>
          </w:rPr>
          <w:t>研究方向</w:t>
        </w:r>
      </w:ins>
      <w:ins w:id="1493" w:author="fei zhai" w:date="2026-05-06T15:13:00Z">
        <w:r>
          <w:rPr>
            <w:rFonts w:hint="eastAsia"/>
          </w:rPr>
          <w:t>，</w:t>
        </w:r>
        <w:r w:rsidRPr="0042468D">
          <w:rPr>
            <w:rFonts w:hint="eastAsia"/>
          </w:rPr>
          <w:t>利用类别间的先验隶属关系来约束并增强模型对复杂语义路径的表征能力</w:t>
        </w:r>
        <w:r>
          <w:rPr>
            <w:rFonts w:hint="eastAsia"/>
          </w:rPr>
          <w:t>。</w:t>
        </w:r>
        <w:r w:rsidRPr="0042468D">
          <w:rPr>
            <w:rFonts w:hint="eastAsia"/>
          </w:rPr>
          <w:t>HTC</w:t>
        </w:r>
        <w:r>
          <w:rPr>
            <w:rFonts w:hint="eastAsia"/>
          </w:rPr>
          <w:t>为</w:t>
        </w:r>
      </w:ins>
      <w:ins w:id="1494" w:author="fei zhai" w:date="2026-05-06T15:12:00Z">
        <w:r>
          <w:rPr>
            <w:rFonts w:hint="eastAsia"/>
          </w:rPr>
          <w:t>实现医疗器械专利文本与分类目录三级层级之间的精细化映射</w:t>
        </w:r>
      </w:ins>
      <w:ins w:id="1495" w:author="fei zhai" w:date="2026-05-06T15:13:00Z">
        <w:r>
          <w:rPr>
            <w:rFonts w:hint="eastAsia"/>
          </w:rPr>
          <w:t>提供了技术基础</w:t>
        </w:r>
      </w:ins>
      <w:ins w:id="1496" w:author="fei zhai" w:date="2026-05-06T15:11:00Z">
        <w:r w:rsidRPr="0042468D">
          <w:rPr>
            <w:rFonts w:hint="eastAsia"/>
          </w:rPr>
          <w:t>。</w:t>
        </w:r>
      </w:ins>
    </w:p>
    <w:p w14:paraId="0480A45A" w14:textId="44FE7472" w:rsidR="0042468D" w:rsidRDefault="00881035" w:rsidP="0042468D">
      <w:pPr>
        <w:pStyle w:val="3"/>
        <w:numPr>
          <w:ilvl w:val="2"/>
          <w:numId w:val="1"/>
        </w:numPr>
        <w:tabs>
          <w:tab w:val="clear" w:pos="420"/>
        </w:tabs>
        <w:rPr>
          <w:ins w:id="1497" w:author="fei zhai" w:date="2026-05-06T15:11:00Z"/>
        </w:rPr>
      </w:pPr>
      <w:proofErr w:type="spellStart"/>
      <w:ins w:id="1498" w:author="fei zhai" w:date="2026-05-06T15:14:00Z">
        <w:r w:rsidRPr="00881035">
          <w:t>HiTIN</w:t>
        </w:r>
        <w:proofErr w:type="spellEnd"/>
        <w:r>
          <w:rPr>
            <w:rFonts w:hint="eastAsia"/>
          </w:rPr>
          <w:t>模型</w:t>
        </w:r>
      </w:ins>
    </w:p>
    <w:p w14:paraId="5907DBF1" w14:textId="253A18C1" w:rsidR="002C6015" w:rsidRDefault="002C6015" w:rsidP="006404AF">
      <w:pPr>
        <w:ind w:firstLine="480"/>
        <w:rPr>
          <w:ins w:id="1499" w:author="fei zhai" w:date="2026-05-06T15:17:00Z"/>
        </w:rPr>
      </w:pPr>
      <w:proofErr w:type="spellStart"/>
      <w:ins w:id="1500" w:author="fei zhai" w:date="2026-05-06T15:16:00Z">
        <w:r w:rsidRPr="002C6015">
          <w:rPr>
            <w:rFonts w:hint="eastAsia"/>
          </w:rPr>
          <w:t>HiTIN</w:t>
        </w:r>
        <w:proofErr w:type="spellEnd"/>
        <w:r w:rsidRPr="002C6015">
          <w:rPr>
            <w:rFonts w:hint="eastAsia"/>
          </w:rPr>
          <w:t>（</w:t>
        </w:r>
        <w:r w:rsidRPr="002C6015">
          <w:rPr>
            <w:rFonts w:hint="eastAsia"/>
          </w:rPr>
          <w:t>Hierarchy-aware Transformer with Interaction and Notification</w:t>
        </w:r>
        <w:r w:rsidRPr="002C6015">
          <w:rPr>
            <w:rFonts w:hint="eastAsia"/>
          </w:rPr>
          <w:t>）是</w:t>
        </w:r>
        <w:r w:rsidRPr="002C6015">
          <w:rPr>
            <w:rFonts w:hint="eastAsia"/>
          </w:rPr>
          <w:t xml:space="preserve"> 2023 </w:t>
        </w:r>
        <w:r w:rsidRPr="002C6015">
          <w:rPr>
            <w:rFonts w:hint="eastAsia"/>
          </w:rPr>
          <w:t>年提出的一种深度融合层次结构信息的</w:t>
        </w:r>
        <w:r w:rsidRPr="002C6015">
          <w:rPr>
            <w:rFonts w:hint="eastAsia"/>
          </w:rPr>
          <w:t>Transformer</w:t>
        </w:r>
        <w:r w:rsidRPr="002C6015">
          <w:rPr>
            <w:rFonts w:hint="eastAsia"/>
          </w:rPr>
          <w:t>变体</w:t>
        </w:r>
      </w:ins>
      <w:ins w:id="1501" w:author="fei zhai" w:date="2026-05-06T20:03:00Z">
        <w:r w:rsidR="00015950" w:rsidRPr="00015950">
          <w:rPr>
            <w:rFonts w:hint="eastAsia"/>
            <w:highlight w:val="yellow"/>
            <w:rPrChange w:id="1502" w:author="fei zhai" w:date="2026-05-06T20:03:00Z">
              <w:rPr>
                <w:rFonts w:hint="eastAsia"/>
              </w:rPr>
            </w:rPrChange>
          </w:rPr>
          <w:t>[</w:t>
        </w:r>
        <w:r w:rsidR="00015950" w:rsidRPr="00015950">
          <w:rPr>
            <w:highlight w:val="yellow"/>
            <w:rPrChange w:id="1503" w:author="fei zhai" w:date="2026-05-06T20:03:00Z">
              <w:rPr/>
            </w:rPrChange>
          </w:rPr>
          <w:t>30]</w:t>
        </w:r>
      </w:ins>
      <w:ins w:id="1504" w:author="fei zhai" w:date="2026-05-06T15:16:00Z">
        <w:r w:rsidRPr="002C6015">
          <w:rPr>
            <w:rFonts w:hint="eastAsia"/>
          </w:rPr>
          <w:t>。</w:t>
        </w:r>
        <w:proofErr w:type="spellStart"/>
        <w:r w:rsidRPr="002C6015">
          <w:rPr>
            <w:rFonts w:hint="eastAsia"/>
          </w:rPr>
          <w:t>HiTIN</w:t>
        </w:r>
        <w:proofErr w:type="spellEnd"/>
        <w:r w:rsidRPr="002C6015">
          <w:rPr>
            <w:rFonts w:hint="eastAsia"/>
          </w:rPr>
          <w:t>引入层级交互与结构通知，</w:t>
        </w:r>
      </w:ins>
      <w:ins w:id="1505" w:author="fei zhai" w:date="2026-05-06T15:17:00Z">
        <w:r>
          <w:rPr>
            <w:rFonts w:hint="eastAsia"/>
          </w:rPr>
          <w:t>解决了</w:t>
        </w:r>
      </w:ins>
      <w:ins w:id="1506" w:author="fei zhai" w:date="2026-05-06T15:16:00Z">
        <w:r w:rsidRPr="002C6015">
          <w:rPr>
            <w:rFonts w:hint="eastAsia"/>
          </w:rPr>
          <w:t>传统模型在处理深度层级时出现的语义稀释问题</w:t>
        </w:r>
      </w:ins>
      <w:ins w:id="1507" w:author="fei zhai" w:date="2026-05-06T15:17:00Z">
        <w:r>
          <w:rPr>
            <w:rFonts w:hint="eastAsia"/>
          </w:rPr>
          <w:t>。</w:t>
        </w:r>
      </w:ins>
    </w:p>
    <w:p w14:paraId="35841587" w14:textId="387F908E" w:rsidR="0042468D" w:rsidRDefault="002C6015" w:rsidP="006404AF">
      <w:pPr>
        <w:ind w:firstLine="480"/>
        <w:rPr>
          <w:ins w:id="1508" w:author="fei zhai" w:date="2026-05-06T15:14:00Z"/>
        </w:rPr>
      </w:pPr>
      <w:proofErr w:type="spellStart"/>
      <w:ins w:id="1509" w:author="fei zhai" w:date="2026-05-06T15:16:00Z">
        <w:r w:rsidRPr="002C6015">
          <w:rPr>
            <w:rFonts w:hint="eastAsia"/>
          </w:rPr>
          <w:t>HiTIN</w:t>
        </w:r>
        <w:proofErr w:type="spellEnd"/>
        <w:r w:rsidRPr="002C6015">
          <w:rPr>
            <w:rFonts w:hint="eastAsia"/>
          </w:rPr>
          <w:t>采用分层编码器，每一层不仅负责当前层级的类别预测，还通过交互模块接收来自</w:t>
        </w:r>
      </w:ins>
      <w:ins w:id="1510" w:author="fei zhai" w:date="2026-05-06T15:17:00Z">
        <w:r>
          <w:rPr>
            <w:rFonts w:hint="eastAsia"/>
          </w:rPr>
          <w:t>上一层级</w:t>
        </w:r>
      </w:ins>
      <w:ins w:id="1511" w:author="fei zhai" w:date="2026-05-06T15:16:00Z">
        <w:r w:rsidRPr="002C6015">
          <w:rPr>
            <w:rFonts w:hint="eastAsia"/>
          </w:rPr>
          <w:t>的语义特征。</w:t>
        </w:r>
      </w:ins>
      <w:ins w:id="1512" w:author="fei zhai" w:date="2026-05-06T15:18:00Z">
        <w:r>
          <w:rPr>
            <w:rFonts w:hint="eastAsia"/>
          </w:rPr>
          <w:t>基于</w:t>
        </w:r>
      </w:ins>
      <w:ins w:id="1513" w:author="fei zhai" w:date="2026-05-06T15:16:00Z">
        <w:r w:rsidRPr="002C6015">
          <w:rPr>
            <w:rFonts w:hint="eastAsia"/>
          </w:rPr>
          <w:t>层次感知注意力机制</w:t>
        </w:r>
      </w:ins>
      <w:ins w:id="1514" w:author="fei zhai" w:date="2026-05-06T15:18:00Z">
        <w:r>
          <w:rPr>
            <w:rFonts w:hint="eastAsia"/>
          </w:rPr>
          <w:t>，通过</w:t>
        </w:r>
      </w:ins>
      <w:ins w:id="1515" w:author="fei zhai" w:date="2026-05-06T15:16:00Z">
        <w:r w:rsidRPr="002C6015">
          <w:rPr>
            <w:rFonts w:hint="eastAsia"/>
          </w:rPr>
          <w:t>引入层级掩</w:t>
        </w:r>
        <w:r w:rsidRPr="002C6015">
          <w:rPr>
            <w:rFonts w:hint="eastAsia"/>
          </w:rPr>
          <w:lastRenderedPageBreak/>
          <w:t>码矩阵</w:t>
        </w:r>
      </w:ins>
      <w:ins w:id="1516" w:author="fei zhai" w:date="2026-05-06T15:18:00Z">
        <w:r>
          <w:rPr>
            <w:rFonts w:hint="eastAsia"/>
          </w:rPr>
          <w:t>对</w:t>
        </w:r>
      </w:ins>
      <w:ins w:id="1517" w:author="fei zhai" w:date="2026-05-06T15:16:00Z">
        <w:r w:rsidRPr="002C6015">
          <w:rPr>
            <w:rFonts w:hint="eastAsia"/>
          </w:rPr>
          <w:t>注意力范围</w:t>
        </w:r>
      </w:ins>
      <w:ins w:id="1518" w:author="fei zhai" w:date="2026-05-06T15:18:00Z">
        <w:r>
          <w:rPr>
            <w:rFonts w:hint="eastAsia"/>
          </w:rPr>
          <w:t>进行限制</w:t>
        </w:r>
      </w:ins>
      <w:ins w:id="1519" w:author="fei zhai" w:date="2026-05-06T15:16:00Z">
        <w:r w:rsidRPr="002C6015">
          <w:rPr>
            <w:rFonts w:hint="eastAsia"/>
          </w:rPr>
          <w:t>，</w:t>
        </w:r>
      </w:ins>
      <w:ins w:id="1520" w:author="fei zhai" w:date="2026-05-06T15:18:00Z">
        <w:r>
          <w:rPr>
            <w:rFonts w:hint="eastAsia"/>
          </w:rPr>
          <w:t>从而</w:t>
        </w:r>
      </w:ins>
      <w:ins w:id="1521" w:author="fei zhai" w:date="2026-05-06T15:16:00Z">
        <w:r w:rsidRPr="002C6015">
          <w:rPr>
            <w:rFonts w:hint="eastAsia"/>
          </w:rPr>
          <w:t>确保模型聚焦于</w:t>
        </w:r>
      </w:ins>
      <w:ins w:id="1522" w:author="fei zhai" w:date="2026-05-06T15:18:00Z">
        <w:r>
          <w:rPr>
            <w:rFonts w:hint="eastAsia"/>
          </w:rPr>
          <w:t>合理</w:t>
        </w:r>
      </w:ins>
      <w:ins w:id="1523" w:author="fei zhai" w:date="2026-05-06T15:16:00Z">
        <w:r w:rsidRPr="002C6015">
          <w:rPr>
            <w:rFonts w:hint="eastAsia"/>
          </w:rPr>
          <w:t>的分类路径</w:t>
        </w:r>
      </w:ins>
      <w:ins w:id="1524" w:author="fei zhai" w:date="2026-05-06T15:18:00Z">
        <w:r>
          <w:rPr>
            <w:rFonts w:hint="eastAsia"/>
          </w:rPr>
          <w:t>。</w:t>
        </w:r>
      </w:ins>
    </w:p>
    <w:p w14:paraId="4B2384E3" w14:textId="3E6EE451" w:rsidR="00881035" w:rsidRDefault="00A33259" w:rsidP="006404AF">
      <w:pPr>
        <w:ind w:firstLine="480"/>
        <w:rPr>
          <w:ins w:id="1525" w:author="fei zhai" w:date="2026-05-06T15:14:00Z"/>
        </w:rPr>
      </w:pPr>
      <w:proofErr w:type="spellStart"/>
      <w:ins w:id="1526" w:author="fei zhai" w:date="2026-05-06T15:19:00Z">
        <w:r w:rsidRPr="00A33259">
          <w:rPr>
            <w:rFonts w:hint="eastAsia"/>
          </w:rPr>
          <w:t>HiTIN</w:t>
        </w:r>
        <w:proofErr w:type="spellEnd"/>
        <w:r>
          <w:rPr>
            <w:rFonts w:hint="eastAsia"/>
          </w:rPr>
          <w:t>的</w:t>
        </w:r>
        <w:r w:rsidRPr="00A33259">
          <w:rPr>
            <w:rFonts w:hint="eastAsia"/>
          </w:rPr>
          <w:t>通知机制</w:t>
        </w:r>
        <w:r>
          <w:rPr>
            <w:rFonts w:hint="eastAsia"/>
          </w:rPr>
          <w:t>利用</w:t>
        </w:r>
        <w:r w:rsidRPr="00A33259">
          <w:rPr>
            <w:rFonts w:hint="eastAsia"/>
          </w:rPr>
          <w:t>底层的预测结果反向校准高层的分布。</w:t>
        </w:r>
      </w:ins>
      <w:ins w:id="1527" w:author="fei zhai" w:date="2026-05-06T15:20:00Z">
        <w:r>
          <w:rPr>
            <w:rFonts w:hint="eastAsia"/>
          </w:rPr>
          <w:t>基于</w:t>
        </w:r>
      </w:ins>
      <w:ins w:id="1528" w:author="fei zhai" w:date="2026-05-06T15:19:00Z">
        <w:r w:rsidRPr="00A33259">
          <w:rPr>
            <w:rFonts w:hint="eastAsia"/>
          </w:rPr>
          <w:t>双向特征传递，模型能够学习到更加严密的逻辑一致性，避免出现</w:t>
        </w:r>
      </w:ins>
      <w:ins w:id="1529" w:author="fei zhai" w:date="2026-05-06T15:20:00Z">
        <w:r>
          <w:rPr>
            <w:rFonts w:hint="eastAsia"/>
          </w:rPr>
          <w:t>上一层级</w:t>
        </w:r>
      </w:ins>
      <w:ins w:id="1530" w:author="fei zhai" w:date="2026-05-06T15:19:00Z">
        <w:r w:rsidRPr="00A33259">
          <w:rPr>
            <w:rFonts w:hint="eastAsia"/>
          </w:rPr>
          <w:t>预测正确、</w:t>
        </w:r>
      </w:ins>
      <w:ins w:id="1531" w:author="fei zhai" w:date="2026-05-06T15:20:00Z">
        <w:r>
          <w:rPr>
            <w:rFonts w:hint="eastAsia"/>
          </w:rPr>
          <w:t>下一层级</w:t>
        </w:r>
      </w:ins>
      <w:ins w:id="1532" w:author="fei zhai" w:date="2026-05-06T15:19:00Z">
        <w:r w:rsidRPr="00A33259">
          <w:rPr>
            <w:rFonts w:hint="eastAsia"/>
          </w:rPr>
          <w:t>预测</w:t>
        </w:r>
      </w:ins>
      <w:ins w:id="1533" w:author="fei zhai" w:date="2026-05-06T15:20:00Z">
        <w:r>
          <w:rPr>
            <w:rFonts w:hint="eastAsia"/>
          </w:rPr>
          <w:t>结果</w:t>
        </w:r>
      </w:ins>
      <w:ins w:id="1534" w:author="fei zhai" w:date="2026-05-06T15:19:00Z">
        <w:r w:rsidRPr="00A33259">
          <w:rPr>
            <w:rFonts w:hint="eastAsia"/>
          </w:rPr>
          <w:t>矛盾的</w:t>
        </w:r>
      </w:ins>
      <w:ins w:id="1535" w:author="fei zhai" w:date="2026-05-06T15:20:00Z">
        <w:r>
          <w:rPr>
            <w:rFonts w:hint="eastAsia"/>
          </w:rPr>
          <w:t>问题</w:t>
        </w:r>
      </w:ins>
      <w:ins w:id="1536" w:author="fei zhai" w:date="2026-05-06T15:19:00Z">
        <w:r w:rsidRPr="00A33259">
          <w:rPr>
            <w:rFonts w:hint="eastAsia"/>
          </w:rPr>
          <w:t>。</w:t>
        </w:r>
      </w:ins>
    </w:p>
    <w:p w14:paraId="45A5B38B" w14:textId="1A4E131E" w:rsidR="001409CF" w:rsidRDefault="001409CF" w:rsidP="001409CF">
      <w:pPr>
        <w:pStyle w:val="3"/>
        <w:numPr>
          <w:ilvl w:val="2"/>
          <w:numId w:val="1"/>
        </w:numPr>
        <w:tabs>
          <w:tab w:val="clear" w:pos="420"/>
        </w:tabs>
        <w:rPr>
          <w:ins w:id="1537" w:author="fei zhai" w:date="2026-05-06T15:20:00Z"/>
        </w:rPr>
      </w:pPr>
      <w:ins w:id="1538" w:author="fei zhai" w:date="2026-05-06T15:21:00Z">
        <w:r>
          <w:rPr>
            <w:rFonts w:hint="eastAsia"/>
          </w:rPr>
          <w:t>HGCLR</w:t>
        </w:r>
      </w:ins>
      <w:ins w:id="1539" w:author="fei zhai" w:date="2026-05-06T15:20:00Z">
        <w:r>
          <w:rPr>
            <w:rFonts w:hint="eastAsia"/>
          </w:rPr>
          <w:t>模型</w:t>
        </w:r>
      </w:ins>
    </w:p>
    <w:p w14:paraId="3617E92E" w14:textId="4DAB3F44" w:rsidR="00A2740A" w:rsidRDefault="00A2740A" w:rsidP="006404AF">
      <w:pPr>
        <w:ind w:firstLine="480"/>
        <w:rPr>
          <w:ins w:id="1540" w:author="fei zhai" w:date="2026-05-06T15:23:00Z"/>
        </w:rPr>
      </w:pPr>
      <w:ins w:id="1541" w:author="fei zhai" w:date="2026-05-06T15:22:00Z">
        <w:r w:rsidRPr="00A2740A">
          <w:rPr>
            <w:rFonts w:hint="eastAsia"/>
          </w:rPr>
          <w:t>利用对比学习来显式对齐文本语义与层级结构的</w:t>
        </w:r>
        <w:r w:rsidRPr="00A2740A">
          <w:rPr>
            <w:rFonts w:hint="eastAsia"/>
          </w:rPr>
          <w:t>HGCLR</w:t>
        </w:r>
        <w:r w:rsidRPr="00A2740A">
          <w:rPr>
            <w:rFonts w:hint="eastAsia"/>
          </w:rPr>
          <w:t>（</w:t>
        </w:r>
        <w:r w:rsidRPr="00A2740A">
          <w:rPr>
            <w:rFonts w:hint="eastAsia"/>
          </w:rPr>
          <w:t>Hierarchy-Guided Contrastive Learning</w:t>
        </w:r>
        <w:r w:rsidRPr="00A2740A">
          <w:rPr>
            <w:rFonts w:hint="eastAsia"/>
          </w:rPr>
          <w:t>）</w:t>
        </w:r>
        <w:r>
          <w:rPr>
            <w:rFonts w:hint="eastAsia"/>
          </w:rPr>
          <w:t>模型是一种</w:t>
        </w:r>
        <w:r w:rsidRPr="00A2740A">
          <w:rPr>
            <w:rFonts w:hint="eastAsia"/>
          </w:rPr>
          <w:t>将分类层级视为一种语义约束</w:t>
        </w:r>
      </w:ins>
      <w:ins w:id="1542" w:author="fei zhai" w:date="2026-05-06T15:23:00Z">
        <w:r>
          <w:rPr>
            <w:rFonts w:hint="eastAsia"/>
          </w:rPr>
          <w:t>的层次文本分类模型。</w:t>
        </w:r>
        <w:r w:rsidRPr="00A2740A">
          <w:rPr>
            <w:rFonts w:hint="eastAsia"/>
          </w:rPr>
          <w:t>HGCLR</w:t>
        </w:r>
      </w:ins>
      <w:ins w:id="1543" w:author="fei zhai" w:date="2026-05-06T15:22:00Z">
        <w:r w:rsidRPr="00A2740A">
          <w:rPr>
            <w:rFonts w:hint="eastAsia"/>
          </w:rPr>
          <w:t>通过拉近同路径样本、拉远跨路径样本来增强表征的判别性</w:t>
        </w:r>
      </w:ins>
      <w:ins w:id="1544" w:author="fei zhai" w:date="2026-05-06T20:05:00Z">
        <w:r w:rsidR="00D77A2C" w:rsidRPr="00D77A2C">
          <w:rPr>
            <w:rFonts w:hint="eastAsia"/>
            <w:highlight w:val="yellow"/>
            <w:rPrChange w:id="1545" w:author="fei zhai" w:date="2026-05-06T20:05:00Z">
              <w:rPr>
                <w:rFonts w:hint="eastAsia"/>
              </w:rPr>
            </w:rPrChange>
          </w:rPr>
          <w:t>[</w:t>
        </w:r>
        <w:r w:rsidR="00D77A2C" w:rsidRPr="00D77A2C">
          <w:rPr>
            <w:highlight w:val="yellow"/>
            <w:rPrChange w:id="1546" w:author="fei zhai" w:date="2026-05-06T20:05:00Z">
              <w:rPr/>
            </w:rPrChange>
          </w:rPr>
          <w:t>50]</w:t>
        </w:r>
      </w:ins>
      <w:ins w:id="1547" w:author="fei zhai" w:date="2026-05-06T15:22:00Z">
        <w:r w:rsidRPr="00A2740A">
          <w:rPr>
            <w:rFonts w:hint="eastAsia"/>
          </w:rPr>
          <w:t>。</w:t>
        </w:r>
      </w:ins>
    </w:p>
    <w:p w14:paraId="3DCBA447" w14:textId="6907FA14" w:rsidR="00881035" w:rsidRDefault="00A2740A" w:rsidP="006404AF">
      <w:pPr>
        <w:ind w:firstLine="480"/>
        <w:rPr>
          <w:ins w:id="1548" w:author="fei zhai" w:date="2026-05-06T15:25:00Z"/>
        </w:rPr>
      </w:pPr>
      <w:ins w:id="1549" w:author="fei zhai" w:date="2026-05-06T15:24:00Z">
        <w:r w:rsidRPr="00A2740A">
          <w:rPr>
            <w:rFonts w:hint="eastAsia"/>
          </w:rPr>
          <w:t>HGCLR</w:t>
        </w:r>
        <w:r w:rsidRPr="00A2740A">
          <w:rPr>
            <w:rFonts w:hint="eastAsia"/>
          </w:rPr>
          <w:t>采用层次约束下的对比损失函数</w:t>
        </w:r>
        <w:r>
          <w:rPr>
            <w:rFonts w:hint="eastAsia"/>
          </w:rPr>
          <w:t>替代传统模型中</w:t>
        </w:r>
      </w:ins>
      <w:ins w:id="1550" w:author="fei zhai" w:date="2026-05-06T15:22:00Z">
        <w:r w:rsidRPr="00A2740A">
          <w:rPr>
            <w:rFonts w:hint="eastAsia"/>
          </w:rPr>
          <w:t>的交叉熵损失，要求文本表征与其对应的层级路径表征之间的相似度最大化</w:t>
        </w:r>
      </w:ins>
      <w:ins w:id="1551" w:author="fei zhai" w:date="2026-05-06T15:24:00Z">
        <w:r>
          <w:rPr>
            <w:rFonts w:hint="eastAsia"/>
          </w:rPr>
          <w:t>。</w:t>
        </w:r>
      </w:ins>
      <w:ins w:id="1552" w:author="fei zhai" w:date="2026-05-06T15:25:00Z">
        <w:r w:rsidRPr="00A2740A">
          <w:rPr>
            <w:rFonts w:hint="eastAsia"/>
          </w:rPr>
          <w:t>通过损失函数的约束，模型能够在高维空间中学习到符合层级拓扑结构的语义分布，</w:t>
        </w:r>
        <w:r>
          <w:rPr>
            <w:rFonts w:hint="eastAsia"/>
          </w:rPr>
          <w:t>有效</w:t>
        </w:r>
        <w:r w:rsidRPr="00A2740A">
          <w:rPr>
            <w:rFonts w:hint="eastAsia"/>
          </w:rPr>
          <w:t>提升了模型在处理极度相似类别时的</w:t>
        </w:r>
        <w:r>
          <w:rPr>
            <w:rFonts w:hint="eastAsia"/>
          </w:rPr>
          <w:t>区分能力</w:t>
        </w:r>
        <w:r w:rsidRPr="00A2740A">
          <w:rPr>
            <w:rFonts w:hint="eastAsia"/>
          </w:rPr>
          <w:t>。</w:t>
        </w:r>
      </w:ins>
    </w:p>
    <w:p w14:paraId="7211CBC5" w14:textId="05790D68" w:rsidR="00156510" w:rsidRPr="00156510" w:rsidRDefault="00C2735B" w:rsidP="006404AF">
      <w:pPr>
        <w:ind w:firstLine="480"/>
        <w:rPr>
          <w:ins w:id="1553" w:author="fei zhai" w:date="2026-05-06T15:21:00Z"/>
          <w:rFonts w:hint="eastAsia"/>
        </w:rPr>
      </w:pPr>
      <w:ins w:id="1554" w:author="fei zhai" w:date="2026-05-06T15:26:00Z">
        <w:r w:rsidRPr="00C2735B">
          <w:rPr>
            <w:rFonts w:hint="eastAsia"/>
          </w:rPr>
          <w:t>尽管</w:t>
        </w:r>
        <w:proofErr w:type="spellStart"/>
        <w:r w:rsidRPr="00C2735B">
          <w:rPr>
            <w:rFonts w:hint="eastAsia"/>
          </w:rPr>
          <w:t>HiTIN</w:t>
        </w:r>
        <w:proofErr w:type="spellEnd"/>
        <w:r w:rsidRPr="00C2735B">
          <w:rPr>
            <w:rFonts w:hint="eastAsia"/>
          </w:rPr>
          <w:t>与</w:t>
        </w:r>
        <w:r w:rsidRPr="00C2735B">
          <w:rPr>
            <w:rFonts w:hint="eastAsia"/>
          </w:rPr>
          <w:t>HGCLR</w:t>
        </w:r>
        <w:r w:rsidRPr="00C2735B">
          <w:rPr>
            <w:rFonts w:hint="eastAsia"/>
          </w:rPr>
          <w:t>等</w:t>
        </w:r>
        <w:r>
          <w:rPr>
            <w:rFonts w:hint="eastAsia"/>
          </w:rPr>
          <w:t>模型</w:t>
        </w:r>
        <w:r w:rsidRPr="00C2735B">
          <w:rPr>
            <w:rFonts w:hint="eastAsia"/>
          </w:rPr>
          <w:t>在标准的</w:t>
        </w:r>
        <w:r>
          <w:rPr>
            <w:rFonts w:hint="eastAsia"/>
          </w:rPr>
          <w:t>文本</w:t>
        </w:r>
        <w:r w:rsidRPr="00C2735B">
          <w:rPr>
            <w:rFonts w:hint="eastAsia"/>
          </w:rPr>
          <w:t>层次分类任务上表现优异，但在医疗器械专利跨体系语义映射中，实现</w:t>
        </w:r>
        <w:r w:rsidRPr="00C2735B">
          <w:rPr>
            <w:rFonts w:hint="eastAsia"/>
          </w:rPr>
          <w:t>IPC</w:t>
        </w:r>
        <w:r w:rsidRPr="00C2735B">
          <w:rPr>
            <w:rFonts w:hint="eastAsia"/>
          </w:rPr>
          <w:t>体系向监管</w:t>
        </w:r>
      </w:ins>
      <w:ins w:id="1555" w:author="fei zhai" w:date="2026-05-06T15:27:00Z">
        <w:r>
          <w:rPr>
            <w:rFonts w:hint="eastAsia"/>
          </w:rPr>
          <w:t>分类</w:t>
        </w:r>
      </w:ins>
      <w:ins w:id="1556" w:author="fei zhai" w:date="2026-05-06T15:26:00Z">
        <w:r w:rsidRPr="00C2735B">
          <w:rPr>
            <w:rFonts w:hint="eastAsia"/>
          </w:rPr>
          <w:t>体系的对齐</w:t>
        </w:r>
      </w:ins>
      <w:ins w:id="1557" w:author="fei zhai" w:date="2026-05-06T15:27:00Z">
        <w:r>
          <w:rPr>
            <w:rFonts w:hint="eastAsia"/>
          </w:rPr>
          <w:t>并非</w:t>
        </w:r>
      </w:ins>
      <w:ins w:id="1558" w:author="fei zhai" w:date="2026-05-06T15:26:00Z">
        <w:r w:rsidRPr="00C2735B">
          <w:rPr>
            <w:rFonts w:hint="eastAsia"/>
          </w:rPr>
          <w:t>单一体系内的细分任务。在一级类别尚未实现高置信度自动化标注的</w:t>
        </w:r>
      </w:ins>
      <w:ins w:id="1559" w:author="fei zhai" w:date="2026-05-06T15:29:00Z">
        <w:r>
          <w:rPr>
            <w:rFonts w:hint="eastAsia"/>
          </w:rPr>
          <w:t>情况</w:t>
        </w:r>
      </w:ins>
      <w:ins w:id="1560" w:author="fei zhai" w:date="2026-05-06T15:26:00Z">
        <w:r w:rsidRPr="00C2735B">
          <w:rPr>
            <w:rFonts w:hint="eastAsia"/>
          </w:rPr>
          <w:t>下，</w:t>
        </w:r>
      </w:ins>
      <w:ins w:id="1561" w:author="fei zhai" w:date="2026-05-06T15:29:00Z">
        <w:r>
          <w:rPr>
            <w:rFonts w:hint="eastAsia"/>
          </w:rPr>
          <w:t>直接扩展到</w:t>
        </w:r>
      </w:ins>
      <w:ins w:id="1562" w:author="fei zhai" w:date="2026-05-06T15:26:00Z">
        <w:r w:rsidRPr="00C2735B">
          <w:rPr>
            <w:rFonts w:hint="eastAsia"/>
          </w:rPr>
          <w:t>二级、三级目录</w:t>
        </w:r>
      </w:ins>
      <w:ins w:id="1563" w:author="fei zhai" w:date="2026-05-06T15:29:00Z">
        <w:r>
          <w:rPr>
            <w:rFonts w:hint="eastAsia"/>
          </w:rPr>
          <w:t>分类</w:t>
        </w:r>
      </w:ins>
      <w:ins w:id="1564" w:author="fei zhai" w:date="2026-05-06T15:30:00Z">
        <w:r>
          <w:rPr>
            <w:rFonts w:hint="eastAsia"/>
          </w:rPr>
          <w:t>面临着</w:t>
        </w:r>
      </w:ins>
      <w:ins w:id="1565" w:author="fei zhai" w:date="2026-05-06T15:26:00Z">
        <w:r w:rsidRPr="00C2735B">
          <w:rPr>
            <w:rFonts w:hint="eastAsia"/>
          </w:rPr>
          <w:t>严重的样本不均衡，</w:t>
        </w:r>
      </w:ins>
      <w:ins w:id="1566" w:author="fei zhai" w:date="2026-05-06T15:30:00Z">
        <w:r>
          <w:rPr>
            <w:rFonts w:hint="eastAsia"/>
          </w:rPr>
          <w:t>从而</w:t>
        </w:r>
      </w:ins>
      <w:ins w:id="1567" w:author="fei zhai" w:date="2026-05-06T15:26:00Z">
        <w:r w:rsidRPr="00C2735B">
          <w:rPr>
            <w:rFonts w:hint="eastAsia"/>
          </w:rPr>
          <w:t>增加监督信号的噪声。</w:t>
        </w:r>
      </w:ins>
      <w:ins w:id="1568" w:author="fei zhai" w:date="2026-05-06T15:31:00Z">
        <w:r>
          <w:rPr>
            <w:rFonts w:hint="eastAsia"/>
          </w:rPr>
          <w:t>为</w:t>
        </w:r>
      </w:ins>
      <w:ins w:id="1569" w:author="fei zhai" w:date="2026-05-06T15:26:00Z">
        <w:r w:rsidRPr="00C2735B">
          <w:rPr>
            <w:rFonts w:hint="eastAsia"/>
          </w:rPr>
          <w:t>建立稳定的、</w:t>
        </w:r>
      </w:ins>
      <w:ins w:id="1570" w:author="fei zhai" w:date="2026-05-06T15:32:00Z">
        <w:r>
          <w:rPr>
            <w:rFonts w:hint="eastAsia"/>
          </w:rPr>
          <w:t>高质量的</w:t>
        </w:r>
      </w:ins>
      <w:ins w:id="1571" w:author="fei zhai" w:date="2026-05-06T15:26:00Z">
        <w:r w:rsidRPr="00C2735B">
          <w:rPr>
            <w:rFonts w:hint="eastAsia"/>
          </w:rPr>
          <w:t>标注底座，为后续</w:t>
        </w:r>
      </w:ins>
      <w:ins w:id="1572" w:author="fei zhai" w:date="2026-05-06T15:32:00Z">
        <w:r>
          <w:rPr>
            <w:rFonts w:hint="eastAsia"/>
          </w:rPr>
          <w:t>更好的开展</w:t>
        </w:r>
      </w:ins>
      <w:ins w:id="1573" w:author="fei zhai" w:date="2026-05-06T15:26:00Z">
        <w:r w:rsidRPr="00C2735B">
          <w:rPr>
            <w:rFonts w:hint="eastAsia"/>
          </w:rPr>
          <w:t>层级化扩展提供高质量的基础监督信号</w:t>
        </w:r>
      </w:ins>
      <w:ins w:id="1574" w:author="fei zhai" w:date="2026-05-06T15:32:00Z">
        <w:r>
          <w:rPr>
            <w:rFonts w:hint="eastAsia"/>
          </w:rPr>
          <w:t>，本研究</w:t>
        </w:r>
      </w:ins>
      <w:ins w:id="1575" w:author="fei zhai" w:date="2026-05-06T15:33:00Z">
        <w:r w:rsidRPr="00C2735B">
          <w:rPr>
            <w:rFonts w:hint="eastAsia"/>
          </w:rPr>
          <w:t>并未采用层次分类架构</w:t>
        </w:r>
      </w:ins>
      <w:ins w:id="1576" w:author="fei zhai" w:date="2026-05-06T15:26:00Z">
        <w:r w:rsidRPr="00C2735B">
          <w:rPr>
            <w:rFonts w:hint="eastAsia"/>
          </w:rPr>
          <w:t>。</w:t>
        </w:r>
      </w:ins>
    </w:p>
    <w:p w14:paraId="760E8B79" w14:textId="77777777" w:rsidR="00405F12" w:rsidRPr="0042468D" w:rsidRDefault="00405F12" w:rsidP="006404AF">
      <w:pPr>
        <w:ind w:firstLine="480"/>
        <w:rPr>
          <w:rFonts w:hint="eastAsia"/>
        </w:rPr>
      </w:pPr>
    </w:p>
    <w:p w14:paraId="2CA66A29" w14:textId="56708368" w:rsidR="007D28D6" w:rsidDel="006404AF" w:rsidRDefault="00000000">
      <w:pPr>
        <w:ind w:firstLine="480"/>
        <w:rPr>
          <w:del w:id="1577" w:author="fei zhai" w:date="2026-05-06T14:44:00Z"/>
        </w:rPr>
      </w:pPr>
      <w:del w:id="1578" w:author="fei zhai" w:date="2026-05-06T14:44:00Z">
        <w:r w:rsidDel="006404AF">
          <w:rPr>
            <w:rFonts w:hint="eastAsia"/>
          </w:rPr>
          <w:delText>Dify</w:delText>
        </w:r>
        <w:r w:rsidDel="006404AF">
          <w:rPr>
            <w:rFonts w:hint="eastAsia"/>
          </w:rPr>
          <w:delText>通过连接模型、数据以及外部工具进行快速开发及部署，在本文中它是连接专利数据、分类表以及大模型的重要桥梁，用来搭建自动化的数据标注流水线。</w:delText>
        </w:r>
      </w:del>
    </w:p>
    <w:p w14:paraId="07437BB8" w14:textId="77777777" w:rsidR="007D28D6" w:rsidRDefault="00000000">
      <w:pPr>
        <w:widowControl/>
        <w:spacing w:line="240" w:lineRule="auto"/>
        <w:ind w:firstLineChars="0" w:firstLine="0"/>
        <w:jc w:val="left"/>
      </w:pPr>
      <w:r>
        <w:br w:type="page"/>
      </w:r>
    </w:p>
    <w:p w14:paraId="42EDE6A2" w14:textId="2F9C4A37" w:rsidR="007D28D6" w:rsidDel="00E2773A" w:rsidRDefault="00000000">
      <w:pPr>
        <w:pStyle w:val="1"/>
        <w:numPr>
          <w:ilvl w:val="0"/>
          <w:numId w:val="1"/>
        </w:numPr>
        <w:tabs>
          <w:tab w:val="clear" w:pos="0"/>
        </w:tabs>
        <w:rPr>
          <w:del w:id="1579" w:author="fei zhai" w:date="2026-05-06T15:34:00Z"/>
        </w:rPr>
      </w:pPr>
      <w:bookmarkStart w:id="1580" w:name="_Toc8100"/>
      <w:bookmarkStart w:id="1581" w:name="_Toc216114489"/>
      <w:del w:id="1582" w:author="fei zhai" w:date="2026-05-06T15:34:00Z">
        <w:r w:rsidDel="00E2773A">
          <w:rPr>
            <w:rFonts w:hint="eastAsia"/>
          </w:rPr>
          <w:lastRenderedPageBreak/>
          <w:delText>数据集与预处理</w:delText>
        </w:r>
        <w:bookmarkStart w:id="1583" w:name="_Toc216114652"/>
        <w:bookmarkStart w:id="1584" w:name="_Toc216114419"/>
        <w:bookmarkStart w:id="1585" w:name="_Toc216116626"/>
        <w:bookmarkStart w:id="1586" w:name="_Toc216115357"/>
        <w:bookmarkStart w:id="1587" w:name="_Toc216114421"/>
        <w:bookmarkStart w:id="1588" w:name="_Toc216114348"/>
        <w:bookmarkStart w:id="1589" w:name="_Toc216117056"/>
        <w:bookmarkStart w:id="1590" w:name="_Toc216114650"/>
        <w:bookmarkStart w:id="1591" w:name="_Toc216116698"/>
        <w:bookmarkStart w:id="1592" w:name="_Toc216116696"/>
        <w:bookmarkStart w:id="1593" w:name="_Toc216115288"/>
        <w:bookmarkStart w:id="1594" w:name="_Toc216115359"/>
        <w:bookmarkStart w:id="1595" w:name="_Toc216114350"/>
        <w:bookmarkStart w:id="1596" w:name="_Toc216114490"/>
        <w:bookmarkStart w:id="1597" w:name="_Toc216114492"/>
        <w:bookmarkStart w:id="1598" w:name="_Toc216117054"/>
        <w:bookmarkStart w:id="1599" w:name="_Toc216115290"/>
        <w:bookmarkStart w:id="1600" w:name="_Toc216116624"/>
        <w:bookmarkEnd w:id="1580"/>
        <w:bookmarkEnd w:id="1581"/>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del>
    </w:p>
    <w:p w14:paraId="3BB5B5CF" w14:textId="16A95126" w:rsidR="007D28D6" w:rsidDel="00E2773A" w:rsidRDefault="00000000">
      <w:pPr>
        <w:ind w:firstLine="480"/>
        <w:rPr>
          <w:del w:id="1601" w:author="fei zhai" w:date="2026-05-06T15:34:00Z"/>
        </w:rPr>
      </w:pPr>
      <w:del w:id="1602" w:author="fei zhai" w:date="2026-05-06T15:34:00Z">
        <w:r w:rsidDel="00E2773A">
          <w:rPr>
            <w:rFonts w:hint="eastAsia"/>
          </w:rPr>
          <w:delText>在基于深度学习的专利分类任务中，数据质量直接决定了模型的上限。本章旨在通过数据清洗、数据标注和数据增强生成一份高质量、覆盖</w:delText>
        </w:r>
        <w:r w:rsidDel="00E2773A">
          <w:rPr>
            <w:rFonts w:hint="eastAsia"/>
          </w:rPr>
          <w:delText>22</w:delText>
        </w:r>
        <w:r w:rsidDel="00E2773A">
          <w:rPr>
            <w:rFonts w:hint="eastAsia"/>
          </w:rPr>
          <w:delText>个一级产品类别的医疗器械发明专利训练数据集。</w:delText>
        </w:r>
      </w:del>
    </w:p>
    <w:p w14:paraId="450CA1B0" w14:textId="7302AE0D" w:rsidR="007D28D6" w:rsidDel="00E2773A" w:rsidRDefault="00000000">
      <w:pPr>
        <w:ind w:firstLine="480"/>
        <w:rPr>
          <w:del w:id="1603" w:author="fei zhai" w:date="2026-05-06T15:34:00Z"/>
        </w:rPr>
      </w:pPr>
      <w:del w:id="1604" w:author="fei zhai" w:date="2026-05-06T15:34:00Z">
        <w:r w:rsidDel="00E2773A">
          <w:rPr>
            <w:rFonts w:hint="eastAsia"/>
          </w:rPr>
          <w:delText>首先，详细介绍数据的来源、检索策略及严格地纳入标准，明确原始数据集的构成。其次，阐述数据清洗的具体规则，通过去除噪声和规范化处理提升文本的语义表达质量。第三，针对原始数据标签质量低的难题，设计基于自适应分层抽样与</w:delText>
        </w:r>
        <w:r w:rsidDel="00E2773A">
          <w:rPr>
            <w:rFonts w:hint="eastAsia"/>
          </w:rPr>
          <w:delText>JS</w:delText>
        </w:r>
        <w:r w:rsidDel="00E2773A">
          <w:rPr>
            <w:rFonts w:hint="eastAsia"/>
          </w:rPr>
          <w:delText>散度评估的策略，构建专家标注子集作为验证标准。第四，论述基于</w:delText>
        </w:r>
        <w:r w:rsidDel="00E2773A">
          <w:rPr>
            <w:rFonts w:hint="eastAsia"/>
          </w:rPr>
          <w:delText>RAG</w:delText>
        </w:r>
        <w:r w:rsidDel="00E2773A">
          <w:rPr>
            <w:rFonts w:hint="eastAsia"/>
          </w:rPr>
          <w:delText>与</w:delText>
        </w:r>
        <w:r w:rsidDel="00E2773A">
          <w:rPr>
            <w:rFonts w:hint="eastAsia"/>
          </w:rPr>
          <w:delText>LLM</w:delText>
        </w:r>
        <w:r w:rsidDel="00E2773A">
          <w:rPr>
            <w:rFonts w:hint="eastAsia"/>
          </w:rPr>
          <w:delText>的自动标注工作流的搭建与优化，解决全量数据的标签补全问题。</w:delText>
        </w:r>
        <w:r w:rsidDel="00E2773A">
          <w:rPr>
            <w:rFonts w:hint="eastAsia"/>
          </w:rPr>
          <w:delText xml:space="preserve"> </w:delText>
        </w:r>
        <w:r w:rsidDel="00E2773A">
          <w:rPr>
            <w:rFonts w:hint="eastAsia"/>
          </w:rPr>
          <w:delText>最后，针对极少数样本类别实施生成式数据增强，提升训练数据集的质量，为后续模型训练奠定基础。</w:delText>
        </w:r>
      </w:del>
    </w:p>
    <w:p w14:paraId="10A3AE76" w14:textId="359C6AA3" w:rsidR="007D28D6" w:rsidDel="00E2773A" w:rsidRDefault="00000000">
      <w:pPr>
        <w:pStyle w:val="2"/>
        <w:numPr>
          <w:ilvl w:val="1"/>
          <w:numId w:val="1"/>
        </w:numPr>
        <w:tabs>
          <w:tab w:val="clear" w:pos="420"/>
        </w:tabs>
        <w:rPr>
          <w:del w:id="1605" w:author="fei zhai" w:date="2026-05-06T15:34:00Z"/>
        </w:rPr>
      </w:pPr>
      <w:bookmarkStart w:id="1606" w:name="_Toc216114494"/>
      <w:bookmarkStart w:id="1607" w:name="_Toc10785"/>
      <w:del w:id="1608" w:author="fei zhai" w:date="2026-05-06T15:34:00Z">
        <w:r w:rsidDel="00E2773A">
          <w:rPr>
            <w:rFonts w:hint="eastAsia"/>
          </w:rPr>
          <w:delText>数据集介绍</w:delText>
        </w:r>
        <w:bookmarkEnd w:id="1606"/>
        <w:bookmarkEnd w:id="1607"/>
      </w:del>
    </w:p>
    <w:p w14:paraId="7268B051" w14:textId="4F0E0AEB" w:rsidR="007D28D6" w:rsidDel="00E2773A" w:rsidRDefault="00000000">
      <w:pPr>
        <w:ind w:firstLine="480"/>
        <w:rPr>
          <w:del w:id="1609" w:author="fei zhai" w:date="2026-05-06T15:34:00Z"/>
        </w:rPr>
      </w:pPr>
      <w:del w:id="1610" w:author="fei zhai" w:date="2026-05-06T15:34:00Z">
        <w:r w:rsidDel="00E2773A">
          <w:rPr>
            <w:rFonts w:hint="eastAsia"/>
          </w:rPr>
          <w:delText>本研究的数据来源于智慧芽专利数据库</w:delText>
        </w:r>
        <w:r w:rsidDel="00E2773A">
          <w:fldChar w:fldCharType="begin"/>
        </w:r>
        <w:r w:rsidDel="00E2773A">
          <w:delInstrText xml:space="preserve"> ADDIN ZOTERO_ITEM CSL_CITATION {"citationID":"a9R1ZAiN","properties":{"formattedCitation":"\\super [62]\\nosupersub{}","plainCitation":"[62]","noteIndex":0},"citationItems":[{"id":177,"uris":["http://zotero.org/users/local/2JDDwpa7/items/FWUWJZEM"],"item</w:delInstrText>
        </w:r>
        <w:r w:rsidDel="00E2773A">
          <w:rPr>
            <w:rFonts w:hint="eastAsia"/>
          </w:rPr>
          <w:delInstrText>Data":{"id":177,"type":"webpage","title":"</w:delInstrText>
        </w:r>
        <w:r w:rsidDel="00E2773A">
          <w:rPr>
            <w:rFonts w:hint="eastAsia"/>
          </w:rPr>
          <w:delInstrText>分类目录库</w:delInstrText>
        </w:r>
        <w:r w:rsidDel="00E2773A">
          <w:rPr>
            <w:rFonts w:hint="eastAsia"/>
          </w:rPr>
          <w:delInstrText>","URL":"https://app.nifdc.org.cn/biaogzx/dataGk.do?formAction=listFlmlk","accessed":{"date-parts":[["2026",3,17]]}}}],"schema":"https://github.com/citation-style-language/schema/raw/master/csl-citation.json"</w:delInstrText>
        </w:r>
        <w:r w:rsidDel="00E2773A">
          <w:delInstrText xml:space="preserve">} </w:delInstrText>
        </w:r>
        <w:r w:rsidDel="00E2773A">
          <w:fldChar w:fldCharType="separate"/>
        </w:r>
        <w:r w:rsidDel="00E2773A">
          <w:rPr>
            <w:rFonts w:cs="Times New Roman"/>
            <w:kern w:val="0"/>
            <w:vertAlign w:val="superscript"/>
          </w:rPr>
          <w:delText>[62]</w:delText>
        </w:r>
        <w:r w:rsidDel="00E2773A">
          <w:fldChar w:fldCharType="end"/>
        </w:r>
        <w:r w:rsidDel="00E2773A">
          <w:rPr>
            <w:rFonts w:hint="eastAsia"/>
          </w:rPr>
          <w:delText>。为了聚焦于医疗器械领域的发明专利，本文制定了明确的检索策略。检索式设定为：</w:delText>
        </w:r>
        <w:r w:rsidDel="00E2773A">
          <w:rPr>
            <w:rFonts w:hint="eastAsia"/>
          </w:rPr>
          <w:delText>APD:[* TO 20231231] AND MIPC:(A61B NOT A61B16)</w:delText>
        </w:r>
        <w:r w:rsidDel="00E2773A">
          <w:rPr>
            <w:rFonts w:hint="eastAsia"/>
          </w:rPr>
          <w:delText>。</w:delText>
        </w:r>
      </w:del>
    </w:p>
    <w:p w14:paraId="35411042" w14:textId="19E238B8" w:rsidR="007D28D6" w:rsidDel="00E2773A" w:rsidRDefault="00000000">
      <w:pPr>
        <w:ind w:firstLineChars="0" w:firstLine="0"/>
        <w:rPr>
          <w:del w:id="1611" w:author="fei zhai" w:date="2026-05-06T15:34:00Z"/>
        </w:rPr>
      </w:pPr>
      <w:del w:id="1612" w:author="fei zhai" w:date="2026-05-06T15:34:00Z">
        <w:r w:rsidDel="00E2773A">
          <w:rPr>
            <w:noProof/>
          </w:rPr>
          <w:drawing>
            <wp:inline distT="0" distB="0" distL="114300" distR="114300" wp14:anchorId="596FA85A" wp14:editId="2B9A5758">
              <wp:extent cx="5266690" cy="2390140"/>
              <wp:effectExtent l="0" t="0" r="1270" b="635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34"/>
                      <a:stretch>
                        <a:fillRect/>
                      </a:stretch>
                    </pic:blipFill>
                    <pic:spPr>
                      <a:xfrm>
                        <a:off x="0" y="0"/>
                        <a:ext cx="5266690" cy="2390140"/>
                      </a:xfrm>
                      <a:prstGeom prst="rect">
                        <a:avLst/>
                      </a:prstGeom>
                      <a:noFill/>
                      <a:ln>
                        <a:noFill/>
                      </a:ln>
                    </pic:spPr>
                  </pic:pic>
                </a:graphicData>
              </a:graphic>
            </wp:inline>
          </w:drawing>
        </w:r>
      </w:del>
    </w:p>
    <w:p w14:paraId="1C197F22" w14:textId="3686250E" w:rsidR="007D28D6" w:rsidDel="00E2773A" w:rsidRDefault="00000000">
      <w:pPr>
        <w:pStyle w:val="ae"/>
        <w:rPr>
          <w:del w:id="1613" w:author="fei zhai" w:date="2026-05-06T15:34:00Z"/>
          <w:rFonts w:hint="default"/>
        </w:rPr>
      </w:pPr>
      <w:del w:id="1614" w:author="fei zhai" w:date="2026-05-06T15:34:00Z">
        <w:r w:rsidDel="00E2773A">
          <w:delText>图</w:delText>
        </w:r>
        <w:r w:rsidDel="00E2773A">
          <w:delText>3-1  2024</w:delText>
        </w:r>
        <w:r w:rsidDel="00E2773A">
          <w:delText>年</w:delText>
        </w:r>
        <w:r w:rsidDel="00E2773A">
          <w:delText>IPC</w:delText>
        </w:r>
        <w:r w:rsidDel="00E2773A">
          <w:delText>分类表</w:delText>
        </w:r>
        <w:r w:rsidDel="00E2773A">
          <w:delText>A</w:delText>
        </w:r>
        <w:r w:rsidDel="00E2773A">
          <w:delText>部节选</w:delText>
        </w:r>
      </w:del>
    </w:p>
    <w:p w14:paraId="192EF5F3" w14:textId="376D9C7A" w:rsidR="007D28D6" w:rsidDel="00E2773A" w:rsidRDefault="00000000">
      <w:pPr>
        <w:ind w:firstLine="480"/>
        <w:rPr>
          <w:del w:id="1615" w:author="fei zhai" w:date="2026-05-06T15:34:00Z"/>
        </w:rPr>
      </w:pPr>
      <w:del w:id="1616" w:author="fei zhai" w:date="2026-05-06T15:34:00Z">
        <w:r w:rsidDel="00E2773A">
          <w:rPr>
            <w:rFonts w:hint="eastAsia"/>
          </w:rPr>
          <w:delText>这个检索式是用来选择申请日期（</w:delText>
        </w:r>
        <w:r w:rsidDel="00E2773A">
          <w:rPr>
            <w:rFonts w:hint="eastAsia"/>
          </w:rPr>
          <w:delText>APD</w:delText>
        </w:r>
        <w:r w:rsidDel="00E2773A">
          <w:rPr>
            <w:rFonts w:hint="eastAsia"/>
          </w:rPr>
          <w:delText>）在</w:delText>
        </w:r>
        <w:r w:rsidDel="00E2773A">
          <w:rPr>
            <w:rFonts w:hint="eastAsia"/>
          </w:rPr>
          <w:delText>2023</w:delText>
        </w:r>
        <w:r w:rsidDel="00E2773A">
          <w:rPr>
            <w:rFonts w:hint="eastAsia"/>
          </w:rPr>
          <w:delText>年</w:delText>
        </w:r>
        <w:r w:rsidDel="00E2773A">
          <w:rPr>
            <w:rFonts w:hint="eastAsia"/>
          </w:rPr>
          <w:delText>12</w:delText>
        </w:r>
        <w:r w:rsidDel="00E2773A">
          <w:rPr>
            <w:rFonts w:hint="eastAsia"/>
          </w:rPr>
          <w:delText>月</w:delText>
        </w:r>
        <w:r w:rsidDel="00E2773A">
          <w:rPr>
            <w:rFonts w:hint="eastAsia"/>
          </w:rPr>
          <w:delText>31</w:delText>
        </w:r>
        <w:r w:rsidDel="00E2773A">
          <w:rPr>
            <w:rFonts w:hint="eastAsia"/>
          </w:rPr>
          <w:delText>日前的所有专利，并且其主要分类号（</w:delText>
        </w:r>
        <w:r w:rsidDel="00E2773A">
          <w:rPr>
            <w:rFonts w:hint="eastAsia"/>
          </w:rPr>
          <w:delText>MIPC</w:delText>
        </w:r>
        <w:r w:rsidDel="00E2773A">
          <w:rPr>
            <w:rFonts w:hint="eastAsia"/>
          </w:rPr>
          <w:delText>）是属于</w:delText>
        </w:r>
        <w:r w:rsidDel="00E2773A">
          <w:rPr>
            <w:rFonts w:hint="eastAsia"/>
          </w:rPr>
          <w:delText>IPC</w:delText>
        </w:r>
        <w:r w:rsidDel="00E2773A">
          <w:rPr>
            <w:rFonts w:hint="eastAsia"/>
          </w:rPr>
          <w:delText>分类表</w:delText>
        </w:r>
        <w:r w:rsidDel="00E2773A">
          <w:rPr>
            <w:rFonts w:hint="eastAsia"/>
          </w:rPr>
          <w:delText>A</w:delText>
        </w:r>
        <w:r w:rsidDel="00E2773A">
          <w:rPr>
            <w:rFonts w:hint="eastAsia"/>
          </w:rPr>
          <w:delText>部下的</w:delText>
        </w:r>
        <w:r w:rsidDel="00E2773A">
          <w:rPr>
            <w:rFonts w:hint="eastAsia"/>
          </w:rPr>
          <w:delText>A61B</w:delText>
        </w:r>
        <w:r w:rsidDel="00E2773A">
          <w:rPr>
            <w:rFonts w:hint="eastAsia"/>
          </w:rPr>
          <w:delText>小类，在</w:delText>
        </w:r>
        <w:r w:rsidDel="00E2773A">
          <w:rPr>
            <w:rFonts w:hint="eastAsia"/>
          </w:rPr>
          <w:delText>2024</w:delText>
        </w:r>
        <w:r w:rsidDel="00E2773A">
          <w:rPr>
            <w:rFonts w:hint="eastAsia"/>
          </w:rPr>
          <w:delText>年的</w:delText>
        </w:r>
        <w:r w:rsidDel="00E2773A">
          <w:rPr>
            <w:rFonts w:hint="eastAsia"/>
          </w:rPr>
          <w:delText>IPC</w:delText>
        </w:r>
        <w:r w:rsidDel="00E2773A">
          <w:rPr>
            <w:rFonts w:hint="eastAsia"/>
          </w:rPr>
          <w:delText>分类表中只有</w:delText>
        </w:r>
        <w:r w:rsidDel="00E2773A">
          <w:rPr>
            <w:rFonts w:hint="eastAsia"/>
          </w:rPr>
          <w:delText>A61B</w:delText>
        </w:r>
        <w:r w:rsidDel="00E2773A">
          <w:rPr>
            <w:rFonts w:hint="eastAsia"/>
          </w:rPr>
          <w:delText>有医疗器械相关发明的专利，具体</w:delText>
        </w:r>
        <w:r w:rsidDel="00E2773A">
          <w:rPr>
            <w:rFonts w:hint="eastAsia"/>
          </w:rPr>
          <w:delText>IPC</w:delText>
        </w:r>
        <w:r w:rsidDel="00E2773A">
          <w:rPr>
            <w:rFonts w:hint="eastAsia"/>
          </w:rPr>
          <w:delText>号及其含义见图</w:delText>
        </w:r>
        <w:r w:rsidDel="00E2773A">
          <w:rPr>
            <w:rFonts w:hint="eastAsia"/>
          </w:rPr>
          <w:delText>3-1</w:delText>
        </w:r>
        <w:r w:rsidDel="00E2773A">
          <w:rPr>
            <w:rFonts w:hint="eastAsia"/>
          </w:rPr>
          <w:delText>。</w:delText>
        </w:r>
      </w:del>
    </w:p>
    <w:p w14:paraId="399E2067" w14:textId="75348EFA" w:rsidR="007D28D6" w:rsidDel="00E2773A" w:rsidRDefault="00000000">
      <w:pPr>
        <w:ind w:firstLine="480"/>
        <w:rPr>
          <w:del w:id="1617" w:author="fei zhai" w:date="2026-05-06T15:34:00Z"/>
        </w:rPr>
      </w:pPr>
      <w:del w:id="1618" w:author="fei zhai" w:date="2026-05-06T15:34:00Z">
        <w:r w:rsidDel="00E2773A">
          <w:rPr>
            <w:rFonts w:hint="eastAsia"/>
          </w:rPr>
          <w:delText>为保证数据可用以及完整，本文规定原始数据集选取条件为</w:delText>
        </w:r>
        <w:r w:rsidDel="00E2773A">
          <w:delText>：</w:delText>
        </w:r>
      </w:del>
    </w:p>
    <w:p w14:paraId="024DE0F2" w14:textId="3CB6AD11" w:rsidR="007D28D6" w:rsidDel="00E2773A" w:rsidRDefault="00000000">
      <w:pPr>
        <w:numPr>
          <w:ilvl w:val="0"/>
          <w:numId w:val="4"/>
        </w:numPr>
        <w:ind w:firstLine="480"/>
        <w:rPr>
          <w:del w:id="1619" w:author="fei zhai" w:date="2026-05-06T15:34:00Z"/>
        </w:rPr>
      </w:pPr>
      <w:del w:id="1620" w:author="fei zhai" w:date="2026-05-06T15:34:00Z">
        <w:r w:rsidDel="00E2773A">
          <w:delText>已授权</w:delText>
        </w:r>
      </w:del>
    </w:p>
    <w:p w14:paraId="00BB4902" w14:textId="5301E45E" w:rsidR="007D28D6" w:rsidDel="00E2773A" w:rsidRDefault="00000000">
      <w:pPr>
        <w:ind w:firstLine="480"/>
        <w:rPr>
          <w:del w:id="1621" w:author="fei zhai" w:date="2026-05-06T15:34:00Z"/>
        </w:rPr>
      </w:pPr>
      <w:del w:id="1622" w:author="fei zhai" w:date="2026-05-06T15:34:00Z">
        <w:r w:rsidDel="00E2773A">
          <w:rPr>
            <w:rFonts w:hint="eastAsia"/>
          </w:rPr>
          <w:delText>保留法律状态为授权的有效专利，保证技术方案的可行性及专利文本质量。</w:delText>
        </w:r>
      </w:del>
    </w:p>
    <w:p w14:paraId="2BEC81D6" w14:textId="23F1B3CE" w:rsidR="007D28D6" w:rsidDel="00E2773A" w:rsidRDefault="00000000">
      <w:pPr>
        <w:numPr>
          <w:ilvl w:val="0"/>
          <w:numId w:val="4"/>
        </w:numPr>
        <w:ind w:firstLine="480"/>
        <w:rPr>
          <w:del w:id="1623" w:author="fei zhai" w:date="2026-05-06T15:34:00Z"/>
        </w:rPr>
      </w:pPr>
      <w:del w:id="1624" w:author="fei zhai" w:date="2026-05-06T15:34:00Z">
        <w:r w:rsidDel="00E2773A">
          <w:delText>有附图</w:delText>
        </w:r>
      </w:del>
    </w:p>
    <w:p w14:paraId="2B3DAA61" w14:textId="2BB95512" w:rsidR="007D28D6" w:rsidDel="00E2773A" w:rsidRDefault="00000000">
      <w:pPr>
        <w:ind w:firstLine="480"/>
        <w:rPr>
          <w:del w:id="1625" w:author="fei zhai" w:date="2026-05-06T15:34:00Z"/>
        </w:rPr>
      </w:pPr>
      <w:del w:id="1626" w:author="fei zhai" w:date="2026-05-06T15:34:00Z">
        <w:r w:rsidDel="00E2773A">
          <w:rPr>
            <w:rFonts w:hint="eastAsia"/>
          </w:rPr>
          <w:delText>保留包含说明书附图的专利，在本文以文本为主的情况下，附图为多模态扩展的基础，对后续工作有益</w:delText>
        </w:r>
        <w:r w:rsidDel="00E2773A">
          <w:delText>。</w:delText>
        </w:r>
      </w:del>
    </w:p>
    <w:p w14:paraId="77BE2869" w14:textId="3FD817DC" w:rsidR="007D28D6" w:rsidDel="00E2773A" w:rsidRDefault="00000000">
      <w:pPr>
        <w:numPr>
          <w:ilvl w:val="0"/>
          <w:numId w:val="4"/>
        </w:numPr>
        <w:ind w:firstLine="480"/>
        <w:rPr>
          <w:del w:id="1627" w:author="fei zhai" w:date="2026-05-06T15:34:00Z"/>
        </w:rPr>
      </w:pPr>
      <w:del w:id="1628" w:author="fei zhai" w:date="2026-05-06T15:34:00Z">
        <w:r w:rsidDel="00E2773A">
          <w:rPr>
            <w:rFonts w:hint="eastAsia"/>
          </w:rPr>
          <w:delText>存在一级产品类别</w:delText>
        </w:r>
        <w:r w:rsidDel="00E2773A">
          <w:delText>标签</w:delText>
        </w:r>
      </w:del>
    </w:p>
    <w:p w14:paraId="55212C2E" w14:textId="1B012070" w:rsidR="007D28D6" w:rsidDel="00E2773A" w:rsidRDefault="00000000">
      <w:pPr>
        <w:ind w:firstLine="480"/>
        <w:rPr>
          <w:del w:id="1629" w:author="fei zhai" w:date="2026-05-06T15:34:00Z"/>
        </w:rPr>
      </w:pPr>
      <w:del w:id="1630" w:author="fei zhai" w:date="2026-05-06T15:34:00Z">
        <w:r w:rsidDel="00E2773A">
          <w:rPr>
            <w:rFonts w:hint="eastAsia"/>
          </w:rPr>
          <w:delText>在从智慧芽专利平台收集数据后，已经用于日常的研究。因此，部分数据存在《医疗器械分类目录》的一级产品类别标签，但存在标签质量较低的问题。</w:delText>
        </w:r>
      </w:del>
    </w:p>
    <w:p w14:paraId="74A8D5D2" w14:textId="3D5A2CF0" w:rsidR="007D28D6" w:rsidDel="00E2773A" w:rsidRDefault="00000000">
      <w:pPr>
        <w:numPr>
          <w:ilvl w:val="0"/>
          <w:numId w:val="4"/>
        </w:numPr>
        <w:ind w:firstLine="480"/>
        <w:rPr>
          <w:del w:id="1631" w:author="fei zhai" w:date="2026-05-06T15:34:00Z"/>
        </w:rPr>
      </w:pPr>
      <w:del w:id="1632" w:author="fei zhai" w:date="2026-05-06T15:34:00Z">
        <w:r w:rsidDel="00E2773A">
          <w:rPr>
            <w:rFonts w:hint="eastAsia"/>
          </w:rPr>
          <w:delText>文本未缺失</w:delText>
        </w:r>
      </w:del>
    </w:p>
    <w:p w14:paraId="0C1FD5D3" w14:textId="68DCA3A2" w:rsidR="007D28D6" w:rsidDel="00E2773A" w:rsidRDefault="00000000">
      <w:pPr>
        <w:ind w:firstLineChars="0" w:firstLine="420"/>
        <w:rPr>
          <w:del w:id="1633" w:author="fei zhai" w:date="2026-05-06T15:34:00Z"/>
        </w:rPr>
      </w:pPr>
      <w:del w:id="1634" w:author="fei zhai" w:date="2026-05-06T15:34:00Z">
        <w:r w:rsidDel="00E2773A">
          <w:rPr>
            <w:rFonts w:hint="eastAsia"/>
          </w:rPr>
          <w:delText>针对文本的分类研究，文本存在缺失时，是无法纳入的，因为它无法通过插值等手段来填充。在智慧芽专利平台中，缺失文本一般用“</w:delText>
        </w:r>
        <w:r w:rsidDel="00E2773A">
          <w:rPr>
            <w:rFonts w:hint="eastAsia"/>
          </w:rPr>
          <w:delText>-</w:delText>
        </w:r>
        <w:r w:rsidDel="00E2773A">
          <w:rPr>
            <w:rFonts w:hint="eastAsia"/>
          </w:rPr>
          <w:delText>”占位，本文对包含该占位符的数据进行了过滤。</w:delText>
        </w:r>
      </w:del>
    </w:p>
    <w:p w14:paraId="3C5AAEEF" w14:textId="7F4BEAA7" w:rsidR="007D28D6" w:rsidDel="00E2773A" w:rsidRDefault="00000000">
      <w:pPr>
        <w:ind w:firstLine="480"/>
        <w:rPr>
          <w:del w:id="1635" w:author="fei zhai" w:date="2026-05-06T15:34:00Z"/>
        </w:rPr>
      </w:pPr>
      <w:del w:id="1636" w:author="fei zhai" w:date="2026-05-06T15:34:00Z">
        <w:r w:rsidDel="00E2773A">
          <w:delText>经过上述标准筛选及初步清洗后，原始数据集共包含</w:delText>
        </w:r>
        <w:r w:rsidDel="00E2773A">
          <w:delText>58495</w:delText>
        </w:r>
        <w:r w:rsidDel="00E2773A">
          <w:delText>条专利数据。经过后续的数据增强，最终</w:delText>
        </w:r>
        <w:r w:rsidDel="00E2773A">
          <w:rPr>
            <w:rFonts w:hint="eastAsia"/>
          </w:rPr>
          <w:delText>用于模型训练的</w:delText>
        </w:r>
        <w:r w:rsidDel="00E2773A">
          <w:delText>数据集规模达到</w:delText>
        </w:r>
        <w:r w:rsidDel="00E2773A">
          <w:delText>58587</w:delText>
        </w:r>
        <w:r w:rsidDel="00E2773A">
          <w:delText>条</w:delText>
        </w:r>
        <w:r w:rsidDel="00E2773A">
          <w:rPr>
            <w:rFonts w:hint="eastAsia"/>
          </w:rPr>
          <w:delText>，数据的分布情况如表</w:delText>
        </w:r>
        <w:r w:rsidDel="00E2773A">
          <w:rPr>
            <w:rFonts w:hint="eastAsia"/>
          </w:rPr>
          <w:delText>3-1</w:delText>
        </w:r>
        <w:r w:rsidDel="00E2773A">
          <w:rPr>
            <w:rFonts w:hint="eastAsia"/>
          </w:rPr>
          <w:delText>所示</w:delText>
        </w:r>
        <w:r w:rsidDel="00E2773A">
          <w:delText>。</w:delText>
        </w:r>
      </w:del>
    </w:p>
    <w:p w14:paraId="7DF5D1E6" w14:textId="58ED1D0B" w:rsidR="007D28D6" w:rsidDel="00E2773A" w:rsidRDefault="00000000">
      <w:pPr>
        <w:pStyle w:val="ae"/>
        <w:rPr>
          <w:del w:id="1637" w:author="fei zhai" w:date="2026-05-06T15:34:00Z"/>
          <w:rFonts w:hint="default"/>
        </w:rPr>
      </w:pPr>
      <w:del w:id="1638" w:author="fei zhai" w:date="2026-05-06T15:34:00Z">
        <w:r w:rsidDel="00E2773A">
          <w:delText>表</w:delText>
        </w:r>
        <w:r w:rsidDel="00E2773A">
          <w:delText xml:space="preserve">3-1  </w:delText>
        </w:r>
        <w:r w:rsidDel="00E2773A">
          <w:delText>一级产品类别及数据</w:delText>
        </w:r>
      </w:del>
    </w:p>
    <w:tbl>
      <w:tblPr>
        <w:tblStyle w:val="aa"/>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55"/>
      </w:tblGrid>
      <w:tr w:rsidR="007D28D6" w:rsidDel="00E2773A" w14:paraId="7DE696D8" w14:textId="366F3B30">
        <w:trPr>
          <w:del w:id="1639" w:author="fei zhai" w:date="2026-05-06T15:34:00Z"/>
        </w:trPr>
        <w:tc>
          <w:tcPr>
            <w:tcW w:w="4261" w:type="dxa"/>
            <w:tcBorders>
              <w:bottom w:val="single" w:sz="6" w:space="0" w:color="auto"/>
              <w:tl2br w:val="nil"/>
              <w:tr2bl w:val="nil"/>
            </w:tcBorders>
          </w:tcPr>
          <w:p w14:paraId="5A8264E8" w14:textId="1DCAFE48" w:rsidR="007D28D6" w:rsidDel="00E2773A" w:rsidRDefault="00000000">
            <w:pPr>
              <w:pStyle w:val="af"/>
              <w:rPr>
                <w:del w:id="1640" w:author="fei zhai" w:date="2026-05-06T15:34:00Z"/>
                <w:rFonts w:hint="default"/>
              </w:rPr>
            </w:pPr>
            <w:del w:id="1641" w:author="fei zhai" w:date="2026-05-06T15:34:00Z">
              <w:r w:rsidDel="00E2773A">
                <w:delText>一级产品类别</w:delText>
              </w:r>
            </w:del>
          </w:p>
        </w:tc>
        <w:tc>
          <w:tcPr>
            <w:tcW w:w="4261" w:type="dxa"/>
            <w:tcBorders>
              <w:bottom w:val="single" w:sz="6" w:space="0" w:color="auto"/>
              <w:tl2br w:val="nil"/>
              <w:tr2bl w:val="nil"/>
            </w:tcBorders>
          </w:tcPr>
          <w:p w14:paraId="5765F7F7" w14:textId="35FFEE8C" w:rsidR="007D28D6" w:rsidDel="00E2773A" w:rsidRDefault="00000000">
            <w:pPr>
              <w:pStyle w:val="af"/>
              <w:rPr>
                <w:del w:id="1642" w:author="fei zhai" w:date="2026-05-06T15:34:00Z"/>
                <w:rFonts w:hint="default"/>
              </w:rPr>
            </w:pPr>
            <w:del w:id="1643" w:author="fei zhai" w:date="2026-05-06T15:34:00Z">
              <w:r w:rsidDel="00E2773A">
                <w:delText>数量</w:delText>
              </w:r>
            </w:del>
          </w:p>
        </w:tc>
      </w:tr>
      <w:tr w:rsidR="007D28D6" w:rsidDel="00E2773A" w14:paraId="3F5DF1A9" w14:textId="2B397716">
        <w:trPr>
          <w:del w:id="1644" w:author="fei zhai" w:date="2026-05-06T15:34:00Z"/>
        </w:trPr>
        <w:tc>
          <w:tcPr>
            <w:tcW w:w="4261" w:type="dxa"/>
            <w:tcBorders>
              <w:top w:val="single" w:sz="6" w:space="0" w:color="auto"/>
            </w:tcBorders>
            <w:vAlign w:val="bottom"/>
          </w:tcPr>
          <w:p w14:paraId="1235CDB0" w14:textId="4CF9BB0D" w:rsidR="007D28D6" w:rsidDel="00E2773A" w:rsidRDefault="00000000">
            <w:pPr>
              <w:pStyle w:val="af"/>
              <w:rPr>
                <w:del w:id="1645" w:author="fei zhai" w:date="2026-05-06T15:34:00Z"/>
                <w:rFonts w:hint="default"/>
              </w:rPr>
            </w:pPr>
            <w:del w:id="1646" w:author="fei zhai" w:date="2026-05-06T15:34:00Z">
              <w:r w:rsidDel="00E2773A">
                <w:delText>医用成像器械</w:delText>
              </w:r>
            </w:del>
          </w:p>
        </w:tc>
        <w:tc>
          <w:tcPr>
            <w:tcW w:w="4261" w:type="dxa"/>
            <w:tcBorders>
              <w:top w:val="single" w:sz="6" w:space="0" w:color="auto"/>
            </w:tcBorders>
            <w:vAlign w:val="bottom"/>
          </w:tcPr>
          <w:p w14:paraId="35209E19" w14:textId="74102A73" w:rsidR="007D28D6" w:rsidDel="00E2773A" w:rsidRDefault="00000000">
            <w:pPr>
              <w:pStyle w:val="af"/>
              <w:rPr>
                <w:del w:id="1647" w:author="fei zhai" w:date="2026-05-06T15:34:00Z"/>
                <w:rFonts w:hint="default"/>
              </w:rPr>
            </w:pPr>
            <w:del w:id="1648" w:author="fei zhai" w:date="2026-05-06T15:34:00Z">
              <w:r w:rsidDel="00E2773A">
                <w:delText>13544</w:delText>
              </w:r>
            </w:del>
          </w:p>
        </w:tc>
      </w:tr>
      <w:tr w:rsidR="007D28D6" w:rsidDel="00E2773A" w14:paraId="66EC2251" w14:textId="7797964B">
        <w:trPr>
          <w:del w:id="1649" w:author="fei zhai" w:date="2026-05-06T15:34:00Z"/>
        </w:trPr>
        <w:tc>
          <w:tcPr>
            <w:tcW w:w="4261" w:type="dxa"/>
            <w:tcBorders>
              <w:tl2br w:val="nil"/>
              <w:tr2bl w:val="nil"/>
            </w:tcBorders>
            <w:vAlign w:val="bottom"/>
          </w:tcPr>
          <w:p w14:paraId="120CAC4D" w14:textId="7BF497E0" w:rsidR="007D28D6" w:rsidDel="00E2773A" w:rsidRDefault="00000000">
            <w:pPr>
              <w:pStyle w:val="af"/>
              <w:rPr>
                <w:del w:id="1650" w:author="fei zhai" w:date="2026-05-06T15:34:00Z"/>
                <w:rFonts w:hint="default"/>
              </w:rPr>
            </w:pPr>
            <w:del w:id="1651" w:author="fei zhai" w:date="2026-05-06T15:34:00Z">
              <w:r w:rsidDel="00E2773A">
                <w:delText>医用诊察和监护器械</w:delText>
              </w:r>
            </w:del>
          </w:p>
        </w:tc>
        <w:tc>
          <w:tcPr>
            <w:tcW w:w="4261" w:type="dxa"/>
            <w:tcBorders>
              <w:tl2br w:val="nil"/>
              <w:tr2bl w:val="nil"/>
            </w:tcBorders>
            <w:vAlign w:val="bottom"/>
          </w:tcPr>
          <w:p w14:paraId="0B3AB987" w14:textId="72530FF1" w:rsidR="007D28D6" w:rsidDel="00E2773A" w:rsidRDefault="00000000">
            <w:pPr>
              <w:pStyle w:val="af"/>
              <w:rPr>
                <w:del w:id="1652" w:author="fei zhai" w:date="2026-05-06T15:34:00Z"/>
                <w:rFonts w:hint="default"/>
              </w:rPr>
            </w:pPr>
            <w:del w:id="1653" w:author="fei zhai" w:date="2026-05-06T15:34:00Z">
              <w:r w:rsidDel="00E2773A">
                <w:delText>11377</w:delText>
              </w:r>
            </w:del>
          </w:p>
        </w:tc>
      </w:tr>
      <w:tr w:rsidR="007D28D6" w:rsidDel="00E2773A" w14:paraId="2263D1F5" w14:textId="3EA53254">
        <w:trPr>
          <w:del w:id="1654" w:author="fei zhai" w:date="2026-05-06T15:34:00Z"/>
        </w:trPr>
        <w:tc>
          <w:tcPr>
            <w:tcW w:w="4261" w:type="dxa"/>
            <w:tcBorders>
              <w:tl2br w:val="nil"/>
              <w:tr2bl w:val="nil"/>
            </w:tcBorders>
            <w:vAlign w:val="bottom"/>
          </w:tcPr>
          <w:p w14:paraId="0BED7910" w14:textId="47102D43" w:rsidR="007D28D6" w:rsidDel="00E2773A" w:rsidRDefault="00000000">
            <w:pPr>
              <w:pStyle w:val="af"/>
              <w:rPr>
                <w:del w:id="1655" w:author="fei zhai" w:date="2026-05-06T15:34:00Z"/>
                <w:rFonts w:hint="default"/>
              </w:rPr>
            </w:pPr>
            <w:del w:id="1656" w:author="fei zhai" w:date="2026-05-06T15:34:00Z">
              <w:r w:rsidDel="00E2773A">
                <w:delText>无源手术器械</w:delText>
              </w:r>
            </w:del>
          </w:p>
        </w:tc>
        <w:tc>
          <w:tcPr>
            <w:tcW w:w="4261" w:type="dxa"/>
            <w:tcBorders>
              <w:tl2br w:val="nil"/>
              <w:tr2bl w:val="nil"/>
            </w:tcBorders>
            <w:vAlign w:val="bottom"/>
          </w:tcPr>
          <w:p w14:paraId="304A030D" w14:textId="2B001EAA" w:rsidR="007D28D6" w:rsidDel="00E2773A" w:rsidRDefault="00000000">
            <w:pPr>
              <w:pStyle w:val="af"/>
              <w:rPr>
                <w:del w:id="1657" w:author="fei zhai" w:date="2026-05-06T15:34:00Z"/>
                <w:rFonts w:hint="default"/>
              </w:rPr>
            </w:pPr>
            <w:del w:id="1658" w:author="fei zhai" w:date="2026-05-06T15:34:00Z">
              <w:r w:rsidDel="00E2773A">
                <w:delText>7646</w:delText>
              </w:r>
            </w:del>
          </w:p>
        </w:tc>
      </w:tr>
      <w:tr w:rsidR="007D28D6" w:rsidDel="00E2773A" w14:paraId="548B8DC3" w14:textId="42DD49B9">
        <w:trPr>
          <w:del w:id="1659" w:author="fei zhai" w:date="2026-05-06T15:34:00Z"/>
        </w:trPr>
        <w:tc>
          <w:tcPr>
            <w:tcW w:w="4261" w:type="dxa"/>
            <w:tcBorders>
              <w:tl2br w:val="nil"/>
              <w:tr2bl w:val="nil"/>
            </w:tcBorders>
            <w:vAlign w:val="bottom"/>
          </w:tcPr>
          <w:p w14:paraId="6A7A5B60" w14:textId="2E8D9B9C" w:rsidR="007D28D6" w:rsidDel="00E2773A" w:rsidRDefault="00000000">
            <w:pPr>
              <w:pStyle w:val="af"/>
              <w:rPr>
                <w:del w:id="1660" w:author="fei zhai" w:date="2026-05-06T15:34:00Z"/>
                <w:rFonts w:hint="default"/>
              </w:rPr>
            </w:pPr>
            <w:del w:id="1661" w:author="fei zhai" w:date="2026-05-06T15:34:00Z">
              <w:r w:rsidDel="00E2773A">
                <w:delText>骨科手术器械</w:delText>
              </w:r>
            </w:del>
          </w:p>
        </w:tc>
        <w:tc>
          <w:tcPr>
            <w:tcW w:w="4261" w:type="dxa"/>
            <w:tcBorders>
              <w:tl2br w:val="nil"/>
              <w:tr2bl w:val="nil"/>
            </w:tcBorders>
            <w:vAlign w:val="bottom"/>
          </w:tcPr>
          <w:p w14:paraId="731054A1" w14:textId="141348D2" w:rsidR="007D28D6" w:rsidDel="00E2773A" w:rsidRDefault="00000000">
            <w:pPr>
              <w:pStyle w:val="af"/>
              <w:rPr>
                <w:del w:id="1662" w:author="fei zhai" w:date="2026-05-06T15:34:00Z"/>
                <w:rFonts w:hint="default"/>
              </w:rPr>
            </w:pPr>
            <w:del w:id="1663" w:author="fei zhai" w:date="2026-05-06T15:34:00Z">
              <w:r w:rsidDel="00E2773A">
                <w:delText>4706</w:delText>
              </w:r>
            </w:del>
          </w:p>
        </w:tc>
      </w:tr>
      <w:tr w:rsidR="007D28D6" w:rsidDel="00E2773A" w14:paraId="1C8346E7" w14:textId="1B776BFF">
        <w:trPr>
          <w:del w:id="1664" w:author="fei zhai" w:date="2026-05-06T15:34:00Z"/>
        </w:trPr>
        <w:tc>
          <w:tcPr>
            <w:tcW w:w="4261" w:type="dxa"/>
            <w:tcBorders>
              <w:tl2br w:val="nil"/>
              <w:tr2bl w:val="nil"/>
            </w:tcBorders>
            <w:vAlign w:val="bottom"/>
          </w:tcPr>
          <w:p w14:paraId="08CA53A0" w14:textId="56D3986A" w:rsidR="007D28D6" w:rsidDel="00E2773A" w:rsidRDefault="00000000">
            <w:pPr>
              <w:pStyle w:val="af"/>
              <w:rPr>
                <w:del w:id="1665" w:author="fei zhai" w:date="2026-05-06T15:34:00Z"/>
                <w:rFonts w:hint="default"/>
              </w:rPr>
            </w:pPr>
            <w:del w:id="1666" w:author="fei zhai" w:date="2026-05-06T15:34:00Z">
              <w:r w:rsidDel="00E2773A">
                <w:delText>有源手术器械</w:delText>
              </w:r>
            </w:del>
          </w:p>
        </w:tc>
        <w:tc>
          <w:tcPr>
            <w:tcW w:w="4261" w:type="dxa"/>
            <w:tcBorders>
              <w:tl2br w:val="nil"/>
              <w:tr2bl w:val="nil"/>
            </w:tcBorders>
            <w:vAlign w:val="bottom"/>
          </w:tcPr>
          <w:p w14:paraId="54F6D62C" w14:textId="0608D246" w:rsidR="007D28D6" w:rsidDel="00E2773A" w:rsidRDefault="00000000">
            <w:pPr>
              <w:pStyle w:val="af"/>
              <w:rPr>
                <w:del w:id="1667" w:author="fei zhai" w:date="2026-05-06T15:34:00Z"/>
                <w:rFonts w:hint="default"/>
              </w:rPr>
            </w:pPr>
            <w:del w:id="1668" w:author="fei zhai" w:date="2026-05-06T15:34:00Z">
              <w:r w:rsidDel="00E2773A">
                <w:delText>4599</w:delText>
              </w:r>
            </w:del>
          </w:p>
        </w:tc>
      </w:tr>
      <w:tr w:rsidR="007D28D6" w:rsidDel="00E2773A" w14:paraId="28D38140" w14:textId="336D1B68">
        <w:trPr>
          <w:del w:id="1669" w:author="fei zhai" w:date="2026-05-06T15:34:00Z"/>
        </w:trPr>
        <w:tc>
          <w:tcPr>
            <w:tcW w:w="4261" w:type="dxa"/>
            <w:tcBorders>
              <w:tl2br w:val="nil"/>
              <w:tr2bl w:val="nil"/>
            </w:tcBorders>
            <w:vAlign w:val="bottom"/>
          </w:tcPr>
          <w:p w14:paraId="7343DB7D" w14:textId="1EBD04CA" w:rsidR="007D28D6" w:rsidDel="00E2773A" w:rsidRDefault="00000000">
            <w:pPr>
              <w:pStyle w:val="af"/>
              <w:rPr>
                <w:del w:id="1670" w:author="fei zhai" w:date="2026-05-06T15:34:00Z"/>
                <w:rFonts w:hint="default"/>
              </w:rPr>
            </w:pPr>
            <w:del w:id="1671" w:author="fei zhai" w:date="2026-05-06T15:34:00Z">
              <w:r w:rsidDel="00E2773A">
                <w:delText>医用软件</w:delText>
              </w:r>
            </w:del>
          </w:p>
        </w:tc>
        <w:tc>
          <w:tcPr>
            <w:tcW w:w="4261" w:type="dxa"/>
            <w:tcBorders>
              <w:tl2br w:val="nil"/>
              <w:tr2bl w:val="nil"/>
            </w:tcBorders>
            <w:vAlign w:val="bottom"/>
          </w:tcPr>
          <w:p w14:paraId="0D4846DF" w14:textId="094B93AD" w:rsidR="007D28D6" w:rsidDel="00E2773A" w:rsidRDefault="00000000">
            <w:pPr>
              <w:pStyle w:val="af"/>
              <w:rPr>
                <w:del w:id="1672" w:author="fei zhai" w:date="2026-05-06T15:34:00Z"/>
                <w:rFonts w:hint="default"/>
              </w:rPr>
            </w:pPr>
            <w:del w:id="1673" w:author="fei zhai" w:date="2026-05-06T15:34:00Z">
              <w:r w:rsidDel="00E2773A">
                <w:delText>3352</w:delText>
              </w:r>
            </w:del>
          </w:p>
        </w:tc>
      </w:tr>
      <w:tr w:rsidR="007D28D6" w:rsidDel="00E2773A" w14:paraId="2060A3A1" w14:textId="516B25A9">
        <w:trPr>
          <w:del w:id="1674" w:author="fei zhai" w:date="2026-05-06T15:34:00Z"/>
        </w:trPr>
        <w:tc>
          <w:tcPr>
            <w:tcW w:w="4261" w:type="dxa"/>
            <w:tcBorders>
              <w:tl2br w:val="nil"/>
              <w:tr2bl w:val="nil"/>
            </w:tcBorders>
            <w:vAlign w:val="bottom"/>
          </w:tcPr>
          <w:p w14:paraId="55123C7B" w14:textId="3C7B6EBD" w:rsidR="007D28D6" w:rsidDel="00E2773A" w:rsidRDefault="00000000">
            <w:pPr>
              <w:pStyle w:val="af"/>
              <w:rPr>
                <w:del w:id="1675" w:author="fei zhai" w:date="2026-05-06T15:34:00Z"/>
                <w:rFonts w:hint="default"/>
              </w:rPr>
            </w:pPr>
            <w:del w:id="1676" w:author="fei zhai" w:date="2026-05-06T15:34:00Z">
              <w:r w:rsidDel="00E2773A">
                <w:delText>无源植入器械</w:delText>
              </w:r>
            </w:del>
          </w:p>
        </w:tc>
        <w:tc>
          <w:tcPr>
            <w:tcW w:w="4261" w:type="dxa"/>
            <w:tcBorders>
              <w:tl2br w:val="nil"/>
              <w:tr2bl w:val="nil"/>
            </w:tcBorders>
            <w:vAlign w:val="bottom"/>
          </w:tcPr>
          <w:p w14:paraId="37A7186B" w14:textId="468E0539" w:rsidR="007D28D6" w:rsidDel="00E2773A" w:rsidRDefault="00000000">
            <w:pPr>
              <w:pStyle w:val="af"/>
              <w:rPr>
                <w:del w:id="1677" w:author="fei zhai" w:date="2026-05-06T15:34:00Z"/>
                <w:rFonts w:hint="default"/>
              </w:rPr>
            </w:pPr>
            <w:del w:id="1678" w:author="fei zhai" w:date="2026-05-06T15:34:00Z">
              <w:r w:rsidDel="00E2773A">
                <w:delText>1900</w:delText>
              </w:r>
            </w:del>
          </w:p>
        </w:tc>
      </w:tr>
      <w:tr w:rsidR="007D28D6" w:rsidDel="00E2773A" w14:paraId="0569B94A" w14:textId="7567EF72">
        <w:trPr>
          <w:del w:id="1679" w:author="fei zhai" w:date="2026-05-06T15:34:00Z"/>
        </w:trPr>
        <w:tc>
          <w:tcPr>
            <w:tcW w:w="4261" w:type="dxa"/>
            <w:tcBorders>
              <w:tl2br w:val="nil"/>
              <w:tr2bl w:val="nil"/>
            </w:tcBorders>
            <w:vAlign w:val="bottom"/>
          </w:tcPr>
          <w:p w14:paraId="36721A66" w14:textId="46AE42FA" w:rsidR="007D28D6" w:rsidDel="00E2773A" w:rsidRDefault="00000000">
            <w:pPr>
              <w:pStyle w:val="af"/>
              <w:rPr>
                <w:del w:id="1680" w:author="fei zhai" w:date="2026-05-06T15:34:00Z"/>
                <w:rFonts w:hint="default"/>
              </w:rPr>
            </w:pPr>
            <w:del w:id="1681" w:author="fei zhai" w:date="2026-05-06T15:34:00Z">
              <w:r w:rsidDel="00E2773A">
                <w:delText>注输、护理和防护器械</w:delText>
              </w:r>
            </w:del>
          </w:p>
        </w:tc>
        <w:tc>
          <w:tcPr>
            <w:tcW w:w="4261" w:type="dxa"/>
            <w:tcBorders>
              <w:tl2br w:val="nil"/>
              <w:tr2bl w:val="nil"/>
            </w:tcBorders>
            <w:vAlign w:val="bottom"/>
          </w:tcPr>
          <w:p w14:paraId="526B9CC3" w14:textId="55B3FFC4" w:rsidR="007D28D6" w:rsidDel="00E2773A" w:rsidRDefault="00000000">
            <w:pPr>
              <w:pStyle w:val="af"/>
              <w:rPr>
                <w:del w:id="1682" w:author="fei zhai" w:date="2026-05-06T15:34:00Z"/>
                <w:rFonts w:hint="default"/>
              </w:rPr>
            </w:pPr>
            <w:del w:id="1683" w:author="fei zhai" w:date="2026-05-06T15:34:00Z">
              <w:r w:rsidDel="00E2773A">
                <w:delText>1802</w:delText>
              </w:r>
            </w:del>
          </w:p>
        </w:tc>
      </w:tr>
      <w:tr w:rsidR="007D28D6" w:rsidDel="00E2773A" w14:paraId="72295666" w14:textId="7156C03B">
        <w:trPr>
          <w:del w:id="1684" w:author="fei zhai" w:date="2026-05-06T15:34:00Z"/>
        </w:trPr>
        <w:tc>
          <w:tcPr>
            <w:tcW w:w="4261" w:type="dxa"/>
            <w:tcBorders>
              <w:tl2br w:val="nil"/>
              <w:tr2bl w:val="nil"/>
            </w:tcBorders>
            <w:vAlign w:val="bottom"/>
          </w:tcPr>
          <w:p w14:paraId="43F5F432" w14:textId="26469245" w:rsidR="007D28D6" w:rsidDel="00E2773A" w:rsidRDefault="00000000">
            <w:pPr>
              <w:pStyle w:val="af"/>
              <w:rPr>
                <w:del w:id="1685" w:author="fei zhai" w:date="2026-05-06T15:34:00Z"/>
                <w:rFonts w:hint="default"/>
              </w:rPr>
            </w:pPr>
            <w:del w:id="1686" w:author="fei zhai" w:date="2026-05-06T15:34:00Z">
              <w:r w:rsidDel="00E2773A">
                <w:delText>眼科器械</w:delText>
              </w:r>
            </w:del>
          </w:p>
        </w:tc>
        <w:tc>
          <w:tcPr>
            <w:tcW w:w="4261" w:type="dxa"/>
            <w:tcBorders>
              <w:tl2br w:val="nil"/>
              <w:tr2bl w:val="nil"/>
            </w:tcBorders>
            <w:vAlign w:val="bottom"/>
          </w:tcPr>
          <w:p w14:paraId="4DA5F15D" w14:textId="7587AF23" w:rsidR="007D28D6" w:rsidDel="00E2773A" w:rsidRDefault="00000000">
            <w:pPr>
              <w:pStyle w:val="af"/>
              <w:rPr>
                <w:del w:id="1687" w:author="fei zhai" w:date="2026-05-06T15:34:00Z"/>
                <w:rFonts w:hint="default"/>
              </w:rPr>
            </w:pPr>
            <w:del w:id="1688" w:author="fei zhai" w:date="2026-05-06T15:34:00Z">
              <w:r w:rsidDel="00E2773A">
                <w:delText>1796</w:delText>
              </w:r>
            </w:del>
          </w:p>
        </w:tc>
      </w:tr>
      <w:tr w:rsidR="007D28D6" w:rsidDel="00E2773A" w14:paraId="38A6DBFD" w14:textId="314C18F5">
        <w:trPr>
          <w:del w:id="1689" w:author="fei zhai" w:date="2026-05-06T15:34:00Z"/>
        </w:trPr>
        <w:tc>
          <w:tcPr>
            <w:tcW w:w="4261" w:type="dxa"/>
            <w:tcBorders>
              <w:tl2br w:val="nil"/>
              <w:tr2bl w:val="nil"/>
            </w:tcBorders>
            <w:vAlign w:val="bottom"/>
          </w:tcPr>
          <w:p w14:paraId="36E46A30" w14:textId="78681F22" w:rsidR="007D28D6" w:rsidDel="00E2773A" w:rsidRDefault="00000000">
            <w:pPr>
              <w:pStyle w:val="af"/>
              <w:rPr>
                <w:del w:id="1690" w:author="fei zhai" w:date="2026-05-06T15:34:00Z"/>
                <w:rFonts w:hint="default"/>
              </w:rPr>
            </w:pPr>
            <w:del w:id="1691" w:author="fei zhai" w:date="2026-05-06T15:34:00Z">
              <w:r w:rsidDel="00E2773A">
                <w:delText>临床检验器械</w:delText>
              </w:r>
            </w:del>
          </w:p>
        </w:tc>
        <w:tc>
          <w:tcPr>
            <w:tcW w:w="4261" w:type="dxa"/>
            <w:tcBorders>
              <w:tl2br w:val="nil"/>
              <w:tr2bl w:val="nil"/>
            </w:tcBorders>
            <w:vAlign w:val="bottom"/>
          </w:tcPr>
          <w:p w14:paraId="73CA72E6" w14:textId="26D76BB7" w:rsidR="007D28D6" w:rsidDel="00E2773A" w:rsidRDefault="00000000">
            <w:pPr>
              <w:pStyle w:val="af"/>
              <w:rPr>
                <w:del w:id="1692" w:author="fei zhai" w:date="2026-05-06T15:34:00Z"/>
                <w:rFonts w:hint="default"/>
              </w:rPr>
            </w:pPr>
            <w:del w:id="1693" w:author="fei zhai" w:date="2026-05-06T15:34:00Z">
              <w:r w:rsidDel="00E2773A">
                <w:delText>1775</w:delText>
              </w:r>
            </w:del>
          </w:p>
        </w:tc>
      </w:tr>
      <w:tr w:rsidR="007D28D6" w:rsidDel="00E2773A" w14:paraId="5B4DE8B5" w14:textId="72159A5A">
        <w:trPr>
          <w:del w:id="1694" w:author="fei zhai" w:date="2026-05-06T15:34:00Z"/>
        </w:trPr>
        <w:tc>
          <w:tcPr>
            <w:tcW w:w="4261" w:type="dxa"/>
            <w:tcBorders>
              <w:tl2br w:val="nil"/>
              <w:tr2bl w:val="nil"/>
            </w:tcBorders>
            <w:vAlign w:val="bottom"/>
          </w:tcPr>
          <w:p w14:paraId="74524B41" w14:textId="20F7244D" w:rsidR="007D28D6" w:rsidDel="00E2773A" w:rsidRDefault="00000000">
            <w:pPr>
              <w:pStyle w:val="af"/>
              <w:rPr>
                <w:del w:id="1695" w:author="fei zhai" w:date="2026-05-06T15:34:00Z"/>
                <w:rFonts w:hint="default"/>
              </w:rPr>
            </w:pPr>
            <w:del w:id="1696" w:author="fei zhai" w:date="2026-05-06T15:34:00Z">
              <w:r w:rsidDel="00E2773A">
                <w:delText>神经和心血管手术器械</w:delText>
              </w:r>
            </w:del>
          </w:p>
        </w:tc>
        <w:tc>
          <w:tcPr>
            <w:tcW w:w="4261" w:type="dxa"/>
            <w:tcBorders>
              <w:tl2br w:val="nil"/>
              <w:tr2bl w:val="nil"/>
            </w:tcBorders>
            <w:vAlign w:val="bottom"/>
          </w:tcPr>
          <w:p w14:paraId="141DEE5C" w14:textId="4017F4C2" w:rsidR="007D28D6" w:rsidDel="00E2773A" w:rsidRDefault="00000000">
            <w:pPr>
              <w:pStyle w:val="af"/>
              <w:rPr>
                <w:del w:id="1697" w:author="fei zhai" w:date="2026-05-06T15:34:00Z"/>
                <w:rFonts w:hint="default"/>
              </w:rPr>
            </w:pPr>
            <w:del w:id="1698" w:author="fei zhai" w:date="2026-05-06T15:34:00Z">
              <w:r w:rsidDel="00E2773A">
                <w:delText>1360</w:delText>
              </w:r>
            </w:del>
          </w:p>
        </w:tc>
      </w:tr>
      <w:tr w:rsidR="007D28D6" w:rsidDel="00E2773A" w14:paraId="3F7E0E84" w14:textId="5EE31174">
        <w:trPr>
          <w:del w:id="1699" w:author="fei zhai" w:date="2026-05-06T15:34:00Z"/>
        </w:trPr>
        <w:tc>
          <w:tcPr>
            <w:tcW w:w="4261" w:type="dxa"/>
            <w:tcBorders>
              <w:tl2br w:val="nil"/>
              <w:tr2bl w:val="nil"/>
            </w:tcBorders>
            <w:vAlign w:val="bottom"/>
          </w:tcPr>
          <w:p w14:paraId="56E544D0" w14:textId="4E9916D2" w:rsidR="007D28D6" w:rsidDel="00E2773A" w:rsidRDefault="00000000">
            <w:pPr>
              <w:pStyle w:val="af"/>
              <w:rPr>
                <w:del w:id="1700" w:author="fei zhai" w:date="2026-05-06T15:34:00Z"/>
                <w:rFonts w:hint="default"/>
              </w:rPr>
            </w:pPr>
            <w:del w:id="1701" w:author="fei zhai" w:date="2026-05-06T15:34:00Z">
              <w:r w:rsidDel="00E2773A">
                <w:delText>物理治疗器械</w:delText>
              </w:r>
            </w:del>
          </w:p>
        </w:tc>
        <w:tc>
          <w:tcPr>
            <w:tcW w:w="4261" w:type="dxa"/>
            <w:tcBorders>
              <w:tl2br w:val="nil"/>
              <w:tr2bl w:val="nil"/>
            </w:tcBorders>
            <w:vAlign w:val="bottom"/>
          </w:tcPr>
          <w:p w14:paraId="348DD055" w14:textId="33D07346" w:rsidR="007D28D6" w:rsidDel="00E2773A" w:rsidRDefault="00000000">
            <w:pPr>
              <w:pStyle w:val="af"/>
              <w:rPr>
                <w:del w:id="1702" w:author="fei zhai" w:date="2026-05-06T15:34:00Z"/>
                <w:rFonts w:hint="default"/>
              </w:rPr>
            </w:pPr>
            <w:del w:id="1703" w:author="fei zhai" w:date="2026-05-06T15:34:00Z">
              <w:r w:rsidDel="00E2773A">
                <w:delText>941</w:delText>
              </w:r>
            </w:del>
          </w:p>
        </w:tc>
      </w:tr>
      <w:tr w:rsidR="007D28D6" w:rsidDel="00E2773A" w14:paraId="02428BB4" w14:textId="3B70F5E2">
        <w:trPr>
          <w:del w:id="1704" w:author="fei zhai" w:date="2026-05-06T15:34:00Z"/>
        </w:trPr>
        <w:tc>
          <w:tcPr>
            <w:tcW w:w="4261" w:type="dxa"/>
            <w:tcBorders>
              <w:tl2br w:val="nil"/>
              <w:tr2bl w:val="nil"/>
            </w:tcBorders>
            <w:vAlign w:val="bottom"/>
          </w:tcPr>
          <w:p w14:paraId="61FFBC49" w14:textId="48F286BF" w:rsidR="007D28D6" w:rsidDel="00E2773A" w:rsidRDefault="00000000">
            <w:pPr>
              <w:pStyle w:val="af"/>
              <w:rPr>
                <w:del w:id="1705" w:author="fei zhai" w:date="2026-05-06T15:34:00Z"/>
                <w:rFonts w:hint="default"/>
              </w:rPr>
            </w:pPr>
            <w:del w:id="1706" w:author="fei zhai" w:date="2026-05-06T15:34:00Z">
              <w:r w:rsidDel="00E2773A">
                <w:delText>妇产科、辅助生殖和避孕器械</w:delText>
              </w:r>
            </w:del>
          </w:p>
        </w:tc>
        <w:tc>
          <w:tcPr>
            <w:tcW w:w="4261" w:type="dxa"/>
            <w:tcBorders>
              <w:tl2br w:val="nil"/>
              <w:tr2bl w:val="nil"/>
            </w:tcBorders>
            <w:vAlign w:val="bottom"/>
          </w:tcPr>
          <w:p w14:paraId="2AE730A9" w14:textId="6E9DEBEE" w:rsidR="007D28D6" w:rsidDel="00E2773A" w:rsidRDefault="00000000">
            <w:pPr>
              <w:pStyle w:val="af"/>
              <w:rPr>
                <w:del w:id="1707" w:author="fei zhai" w:date="2026-05-06T15:34:00Z"/>
                <w:rFonts w:hint="default"/>
              </w:rPr>
            </w:pPr>
            <w:del w:id="1708" w:author="fei zhai" w:date="2026-05-06T15:34:00Z">
              <w:r w:rsidDel="00E2773A">
                <w:delText>869</w:delText>
              </w:r>
            </w:del>
          </w:p>
        </w:tc>
      </w:tr>
      <w:tr w:rsidR="007D28D6" w:rsidDel="00E2773A" w14:paraId="5103F554" w14:textId="5D5F6B3C">
        <w:trPr>
          <w:del w:id="1709" w:author="fei zhai" w:date="2026-05-06T15:34:00Z"/>
        </w:trPr>
        <w:tc>
          <w:tcPr>
            <w:tcW w:w="4261" w:type="dxa"/>
            <w:tcBorders>
              <w:tl2br w:val="nil"/>
              <w:tr2bl w:val="nil"/>
            </w:tcBorders>
            <w:vAlign w:val="bottom"/>
          </w:tcPr>
          <w:p w14:paraId="4DF636BB" w14:textId="44F35216" w:rsidR="007D28D6" w:rsidDel="00E2773A" w:rsidRDefault="00000000">
            <w:pPr>
              <w:pStyle w:val="af"/>
              <w:rPr>
                <w:del w:id="1710" w:author="fei zhai" w:date="2026-05-06T15:34:00Z"/>
                <w:rFonts w:hint="default"/>
              </w:rPr>
            </w:pPr>
            <w:del w:id="1711" w:author="fei zhai" w:date="2026-05-06T15:34:00Z">
              <w:r w:rsidDel="00E2773A">
                <w:delText>医用康复器械</w:delText>
              </w:r>
            </w:del>
          </w:p>
        </w:tc>
        <w:tc>
          <w:tcPr>
            <w:tcW w:w="4261" w:type="dxa"/>
            <w:tcBorders>
              <w:tl2br w:val="nil"/>
              <w:tr2bl w:val="nil"/>
            </w:tcBorders>
            <w:vAlign w:val="bottom"/>
          </w:tcPr>
          <w:p w14:paraId="799E8291" w14:textId="4A348F04" w:rsidR="007D28D6" w:rsidDel="00E2773A" w:rsidRDefault="00000000">
            <w:pPr>
              <w:pStyle w:val="af"/>
              <w:rPr>
                <w:del w:id="1712" w:author="fei zhai" w:date="2026-05-06T15:34:00Z"/>
                <w:rFonts w:hint="default"/>
              </w:rPr>
            </w:pPr>
            <w:del w:id="1713" w:author="fei zhai" w:date="2026-05-06T15:34:00Z">
              <w:r w:rsidDel="00E2773A">
                <w:delText>591</w:delText>
              </w:r>
            </w:del>
          </w:p>
        </w:tc>
      </w:tr>
      <w:tr w:rsidR="007D28D6" w:rsidDel="00E2773A" w14:paraId="6614171A" w14:textId="1A23FC44">
        <w:trPr>
          <w:del w:id="1714" w:author="fei zhai" w:date="2026-05-06T15:34:00Z"/>
        </w:trPr>
        <w:tc>
          <w:tcPr>
            <w:tcW w:w="4261" w:type="dxa"/>
            <w:tcBorders>
              <w:tl2br w:val="nil"/>
              <w:tr2bl w:val="nil"/>
            </w:tcBorders>
            <w:vAlign w:val="bottom"/>
          </w:tcPr>
          <w:p w14:paraId="1FE76CB6" w14:textId="4B5D898B" w:rsidR="007D28D6" w:rsidDel="00E2773A" w:rsidRDefault="00000000">
            <w:pPr>
              <w:pStyle w:val="af"/>
              <w:rPr>
                <w:del w:id="1715" w:author="fei zhai" w:date="2026-05-06T15:34:00Z"/>
                <w:rFonts w:hint="default"/>
              </w:rPr>
            </w:pPr>
            <w:del w:id="1716" w:author="fei zhai" w:date="2026-05-06T15:34:00Z">
              <w:r w:rsidDel="00E2773A">
                <w:delText>呼吸、麻醉和急救器械</w:delText>
              </w:r>
            </w:del>
          </w:p>
        </w:tc>
        <w:tc>
          <w:tcPr>
            <w:tcW w:w="4261" w:type="dxa"/>
            <w:tcBorders>
              <w:tl2br w:val="nil"/>
              <w:tr2bl w:val="nil"/>
            </w:tcBorders>
            <w:vAlign w:val="bottom"/>
          </w:tcPr>
          <w:p w14:paraId="0C4249C1" w14:textId="69B68548" w:rsidR="007D28D6" w:rsidDel="00E2773A" w:rsidRDefault="00000000">
            <w:pPr>
              <w:pStyle w:val="af"/>
              <w:rPr>
                <w:del w:id="1717" w:author="fei zhai" w:date="2026-05-06T15:34:00Z"/>
                <w:rFonts w:hint="default"/>
              </w:rPr>
            </w:pPr>
            <w:del w:id="1718" w:author="fei zhai" w:date="2026-05-06T15:34:00Z">
              <w:r w:rsidDel="00E2773A">
                <w:delText>463</w:delText>
              </w:r>
            </w:del>
          </w:p>
        </w:tc>
      </w:tr>
      <w:tr w:rsidR="007D28D6" w:rsidDel="00E2773A" w14:paraId="7BF4860C" w14:textId="083216A9">
        <w:trPr>
          <w:del w:id="1719" w:author="fei zhai" w:date="2026-05-06T15:34:00Z"/>
        </w:trPr>
        <w:tc>
          <w:tcPr>
            <w:tcW w:w="4261" w:type="dxa"/>
            <w:tcBorders>
              <w:tl2br w:val="nil"/>
              <w:tr2bl w:val="nil"/>
            </w:tcBorders>
            <w:vAlign w:val="bottom"/>
          </w:tcPr>
          <w:p w14:paraId="2BC71DCF" w14:textId="75DF4B7B" w:rsidR="007D28D6" w:rsidDel="00E2773A" w:rsidRDefault="00000000">
            <w:pPr>
              <w:pStyle w:val="af"/>
              <w:rPr>
                <w:del w:id="1720" w:author="fei zhai" w:date="2026-05-06T15:34:00Z"/>
                <w:rFonts w:hint="default"/>
              </w:rPr>
            </w:pPr>
            <w:del w:id="1721" w:author="fei zhai" w:date="2026-05-06T15:34:00Z">
              <w:r w:rsidDel="00E2773A">
                <w:delText>口腔科器械</w:delText>
              </w:r>
            </w:del>
          </w:p>
        </w:tc>
        <w:tc>
          <w:tcPr>
            <w:tcW w:w="4261" w:type="dxa"/>
            <w:tcBorders>
              <w:tl2br w:val="nil"/>
              <w:tr2bl w:val="nil"/>
            </w:tcBorders>
            <w:vAlign w:val="bottom"/>
          </w:tcPr>
          <w:p w14:paraId="10CF4E1E" w14:textId="7999467D" w:rsidR="007D28D6" w:rsidDel="00E2773A" w:rsidRDefault="00000000">
            <w:pPr>
              <w:pStyle w:val="af"/>
              <w:rPr>
                <w:del w:id="1722" w:author="fei zhai" w:date="2026-05-06T15:34:00Z"/>
                <w:rFonts w:hint="default"/>
              </w:rPr>
            </w:pPr>
            <w:del w:id="1723" w:author="fei zhai" w:date="2026-05-06T15:34:00Z">
              <w:r w:rsidDel="00E2773A">
                <w:delText>447</w:delText>
              </w:r>
            </w:del>
          </w:p>
        </w:tc>
      </w:tr>
      <w:tr w:rsidR="007D28D6" w:rsidDel="00E2773A" w14:paraId="4D640F22" w14:textId="704636B4">
        <w:trPr>
          <w:del w:id="1724" w:author="fei zhai" w:date="2026-05-06T15:34:00Z"/>
        </w:trPr>
        <w:tc>
          <w:tcPr>
            <w:tcW w:w="4261" w:type="dxa"/>
            <w:tcBorders>
              <w:tl2br w:val="nil"/>
              <w:tr2bl w:val="nil"/>
            </w:tcBorders>
            <w:vAlign w:val="bottom"/>
          </w:tcPr>
          <w:p w14:paraId="6EC7808E" w14:textId="6F823B8B" w:rsidR="007D28D6" w:rsidDel="00E2773A" w:rsidRDefault="00000000">
            <w:pPr>
              <w:pStyle w:val="af"/>
              <w:rPr>
                <w:del w:id="1725" w:author="fei zhai" w:date="2026-05-06T15:34:00Z"/>
                <w:rFonts w:hint="default"/>
              </w:rPr>
            </w:pPr>
            <w:del w:id="1726" w:author="fei zhai" w:date="2026-05-06T15:34:00Z">
              <w:r w:rsidDel="00E2773A">
                <w:delText>中医器械</w:delText>
              </w:r>
            </w:del>
          </w:p>
        </w:tc>
        <w:tc>
          <w:tcPr>
            <w:tcW w:w="4261" w:type="dxa"/>
            <w:tcBorders>
              <w:tl2br w:val="nil"/>
              <w:tr2bl w:val="nil"/>
            </w:tcBorders>
            <w:vAlign w:val="bottom"/>
          </w:tcPr>
          <w:p w14:paraId="769BADB6" w14:textId="33CA3B00" w:rsidR="007D28D6" w:rsidDel="00E2773A" w:rsidRDefault="00000000">
            <w:pPr>
              <w:pStyle w:val="af"/>
              <w:rPr>
                <w:del w:id="1727" w:author="fei zhai" w:date="2026-05-06T15:34:00Z"/>
                <w:rFonts w:hint="default"/>
              </w:rPr>
            </w:pPr>
            <w:del w:id="1728" w:author="fei zhai" w:date="2026-05-06T15:34:00Z">
              <w:r w:rsidDel="00E2773A">
                <w:delText>319</w:delText>
              </w:r>
            </w:del>
          </w:p>
        </w:tc>
      </w:tr>
      <w:tr w:rsidR="007D28D6" w:rsidDel="00E2773A" w14:paraId="6012A64B" w14:textId="146208C4">
        <w:trPr>
          <w:del w:id="1729" w:author="fei zhai" w:date="2026-05-06T15:34:00Z"/>
        </w:trPr>
        <w:tc>
          <w:tcPr>
            <w:tcW w:w="4261" w:type="dxa"/>
            <w:tcBorders>
              <w:tl2br w:val="nil"/>
              <w:tr2bl w:val="nil"/>
            </w:tcBorders>
            <w:vAlign w:val="bottom"/>
          </w:tcPr>
          <w:p w14:paraId="12A57A79" w14:textId="2DA35F25" w:rsidR="007D28D6" w:rsidDel="00E2773A" w:rsidRDefault="00000000">
            <w:pPr>
              <w:pStyle w:val="af"/>
              <w:rPr>
                <w:del w:id="1730" w:author="fei zhai" w:date="2026-05-06T15:34:00Z"/>
                <w:rFonts w:hint="default"/>
              </w:rPr>
            </w:pPr>
            <w:del w:id="1731" w:author="fei zhai" w:date="2026-05-06T15:34:00Z">
              <w:r w:rsidDel="00E2773A">
                <w:delText>患者承载器械</w:delText>
              </w:r>
            </w:del>
          </w:p>
        </w:tc>
        <w:tc>
          <w:tcPr>
            <w:tcW w:w="4261" w:type="dxa"/>
            <w:tcBorders>
              <w:tl2br w:val="nil"/>
              <w:tr2bl w:val="nil"/>
            </w:tcBorders>
            <w:vAlign w:val="bottom"/>
          </w:tcPr>
          <w:p w14:paraId="715835BE" w14:textId="7B58AFED" w:rsidR="007D28D6" w:rsidDel="00E2773A" w:rsidRDefault="00000000">
            <w:pPr>
              <w:pStyle w:val="af"/>
              <w:rPr>
                <w:del w:id="1732" w:author="fei zhai" w:date="2026-05-06T15:34:00Z"/>
                <w:rFonts w:hint="default"/>
              </w:rPr>
            </w:pPr>
            <w:del w:id="1733" w:author="fei zhai" w:date="2026-05-06T15:34:00Z">
              <w:r w:rsidDel="00E2773A">
                <w:delText>281</w:delText>
              </w:r>
            </w:del>
          </w:p>
        </w:tc>
      </w:tr>
      <w:tr w:rsidR="007D28D6" w:rsidDel="00E2773A" w14:paraId="0ED142B1" w14:textId="51C036CF">
        <w:trPr>
          <w:del w:id="1734" w:author="fei zhai" w:date="2026-05-06T15:34:00Z"/>
        </w:trPr>
        <w:tc>
          <w:tcPr>
            <w:tcW w:w="4261" w:type="dxa"/>
            <w:tcBorders>
              <w:tl2br w:val="nil"/>
              <w:tr2bl w:val="nil"/>
            </w:tcBorders>
            <w:vAlign w:val="bottom"/>
          </w:tcPr>
          <w:p w14:paraId="46827738" w14:textId="1426526A" w:rsidR="007D28D6" w:rsidDel="00E2773A" w:rsidRDefault="00000000">
            <w:pPr>
              <w:pStyle w:val="af"/>
              <w:rPr>
                <w:del w:id="1735" w:author="fei zhai" w:date="2026-05-06T15:34:00Z"/>
                <w:rFonts w:hint="default"/>
              </w:rPr>
            </w:pPr>
            <w:del w:id="1736" w:author="fei zhai" w:date="2026-05-06T15:34:00Z">
              <w:r w:rsidDel="00E2773A">
                <w:delText>有源植入器械</w:delText>
              </w:r>
            </w:del>
          </w:p>
        </w:tc>
        <w:tc>
          <w:tcPr>
            <w:tcW w:w="4261" w:type="dxa"/>
            <w:tcBorders>
              <w:tl2br w:val="nil"/>
              <w:tr2bl w:val="nil"/>
            </w:tcBorders>
            <w:vAlign w:val="bottom"/>
          </w:tcPr>
          <w:p w14:paraId="16246F5F" w14:textId="01526A2F" w:rsidR="007D28D6" w:rsidDel="00E2773A" w:rsidRDefault="00000000">
            <w:pPr>
              <w:pStyle w:val="af"/>
              <w:rPr>
                <w:del w:id="1737" w:author="fei zhai" w:date="2026-05-06T15:34:00Z"/>
                <w:rFonts w:hint="default"/>
              </w:rPr>
            </w:pPr>
            <w:del w:id="1738" w:author="fei zhai" w:date="2026-05-06T15:34:00Z">
              <w:r w:rsidDel="00E2773A">
                <w:delText>280</w:delText>
              </w:r>
            </w:del>
          </w:p>
        </w:tc>
      </w:tr>
      <w:tr w:rsidR="007D28D6" w:rsidDel="00E2773A" w14:paraId="21EEF1BC" w14:textId="1D4338BA">
        <w:trPr>
          <w:del w:id="1739" w:author="fei zhai" w:date="2026-05-06T15:34:00Z"/>
        </w:trPr>
        <w:tc>
          <w:tcPr>
            <w:tcW w:w="4261" w:type="dxa"/>
            <w:tcBorders>
              <w:tl2br w:val="nil"/>
              <w:tr2bl w:val="nil"/>
            </w:tcBorders>
            <w:vAlign w:val="bottom"/>
          </w:tcPr>
          <w:p w14:paraId="0CF8361A" w14:textId="5FE09A42" w:rsidR="007D28D6" w:rsidDel="00E2773A" w:rsidRDefault="00000000">
            <w:pPr>
              <w:pStyle w:val="af"/>
              <w:rPr>
                <w:del w:id="1740" w:author="fei zhai" w:date="2026-05-06T15:34:00Z"/>
                <w:rFonts w:hint="default"/>
              </w:rPr>
            </w:pPr>
            <w:del w:id="1741" w:author="fei zhai" w:date="2026-05-06T15:34:00Z">
              <w:r w:rsidDel="00E2773A">
                <w:delText>放射治疗器械</w:delText>
              </w:r>
            </w:del>
          </w:p>
        </w:tc>
        <w:tc>
          <w:tcPr>
            <w:tcW w:w="4261" w:type="dxa"/>
            <w:tcBorders>
              <w:tl2br w:val="nil"/>
              <w:tr2bl w:val="nil"/>
            </w:tcBorders>
            <w:vAlign w:val="bottom"/>
          </w:tcPr>
          <w:p w14:paraId="294046F5" w14:textId="52C9A81D" w:rsidR="007D28D6" w:rsidDel="00E2773A" w:rsidRDefault="00000000">
            <w:pPr>
              <w:pStyle w:val="af"/>
              <w:rPr>
                <w:del w:id="1742" w:author="fei zhai" w:date="2026-05-06T15:34:00Z"/>
                <w:rFonts w:hint="default"/>
              </w:rPr>
            </w:pPr>
            <w:del w:id="1743" w:author="fei zhai" w:date="2026-05-06T15:34:00Z">
              <w:r w:rsidDel="00E2773A">
                <w:delText>250</w:delText>
              </w:r>
            </w:del>
          </w:p>
        </w:tc>
      </w:tr>
      <w:tr w:rsidR="007D28D6" w:rsidDel="00E2773A" w14:paraId="21CE2256" w14:textId="27EDBFF1">
        <w:trPr>
          <w:del w:id="1744" w:author="fei zhai" w:date="2026-05-06T15:34:00Z"/>
        </w:trPr>
        <w:tc>
          <w:tcPr>
            <w:tcW w:w="4261" w:type="dxa"/>
            <w:tcBorders>
              <w:tl2br w:val="nil"/>
              <w:tr2bl w:val="nil"/>
            </w:tcBorders>
            <w:vAlign w:val="bottom"/>
          </w:tcPr>
          <w:p w14:paraId="66BC6CC5" w14:textId="654928A7" w:rsidR="007D28D6" w:rsidDel="00E2773A" w:rsidRDefault="00000000">
            <w:pPr>
              <w:pStyle w:val="af"/>
              <w:rPr>
                <w:del w:id="1745" w:author="fei zhai" w:date="2026-05-06T15:34:00Z"/>
                <w:rFonts w:hint="default"/>
              </w:rPr>
            </w:pPr>
            <w:del w:id="1746" w:author="fei zhai" w:date="2026-05-06T15:34:00Z">
              <w:r w:rsidDel="00E2773A">
                <w:delText>医疗器械消毒灭菌器械</w:delText>
              </w:r>
            </w:del>
          </w:p>
        </w:tc>
        <w:tc>
          <w:tcPr>
            <w:tcW w:w="4261" w:type="dxa"/>
            <w:tcBorders>
              <w:tl2br w:val="nil"/>
              <w:tr2bl w:val="nil"/>
            </w:tcBorders>
            <w:vAlign w:val="bottom"/>
          </w:tcPr>
          <w:p w14:paraId="65A5B999" w14:textId="7AE114F4" w:rsidR="007D28D6" w:rsidDel="00E2773A" w:rsidRDefault="00000000">
            <w:pPr>
              <w:pStyle w:val="af"/>
              <w:rPr>
                <w:del w:id="1747" w:author="fei zhai" w:date="2026-05-06T15:34:00Z"/>
                <w:rFonts w:hint="default"/>
              </w:rPr>
            </w:pPr>
            <w:del w:id="1748" w:author="fei zhai" w:date="2026-05-06T15:34:00Z">
              <w:r w:rsidDel="00E2773A">
                <w:delText>151</w:delText>
              </w:r>
            </w:del>
          </w:p>
        </w:tc>
      </w:tr>
      <w:tr w:rsidR="007D28D6" w:rsidDel="00E2773A" w14:paraId="0E421063" w14:textId="1835B614">
        <w:trPr>
          <w:del w:id="1749" w:author="fei zhai" w:date="2026-05-06T15:34:00Z"/>
        </w:trPr>
        <w:tc>
          <w:tcPr>
            <w:tcW w:w="4261" w:type="dxa"/>
            <w:tcBorders>
              <w:tl2br w:val="nil"/>
              <w:tr2bl w:val="nil"/>
            </w:tcBorders>
            <w:vAlign w:val="bottom"/>
          </w:tcPr>
          <w:p w14:paraId="7C080B77" w14:textId="1C1EBAFA" w:rsidR="007D28D6" w:rsidDel="00E2773A" w:rsidRDefault="00000000">
            <w:pPr>
              <w:pStyle w:val="af"/>
              <w:rPr>
                <w:del w:id="1750" w:author="fei zhai" w:date="2026-05-06T15:34:00Z"/>
                <w:rFonts w:hint="default"/>
              </w:rPr>
            </w:pPr>
            <w:del w:id="1751" w:author="fei zhai" w:date="2026-05-06T15:34:00Z">
              <w:r w:rsidDel="00E2773A">
                <w:delText>输血、透析和体外循环器械</w:delText>
              </w:r>
            </w:del>
          </w:p>
        </w:tc>
        <w:tc>
          <w:tcPr>
            <w:tcW w:w="4261" w:type="dxa"/>
            <w:tcBorders>
              <w:tl2br w:val="nil"/>
              <w:tr2bl w:val="nil"/>
            </w:tcBorders>
            <w:vAlign w:val="bottom"/>
          </w:tcPr>
          <w:p w14:paraId="5BACC658" w14:textId="77D74317" w:rsidR="007D28D6" w:rsidDel="00E2773A" w:rsidRDefault="00000000">
            <w:pPr>
              <w:pStyle w:val="af"/>
              <w:rPr>
                <w:del w:id="1752" w:author="fei zhai" w:date="2026-05-06T15:34:00Z"/>
                <w:rFonts w:hint="default"/>
              </w:rPr>
            </w:pPr>
            <w:del w:id="1753" w:author="fei zhai" w:date="2026-05-06T15:34:00Z">
              <w:r w:rsidDel="00E2773A">
                <w:delText>138</w:delText>
              </w:r>
            </w:del>
          </w:p>
        </w:tc>
      </w:tr>
    </w:tbl>
    <w:p w14:paraId="177B6774" w14:textId="2F7601F6" w:rsidR="007D28D6" w:rsidDel="00E2773A" w:rsidRDefault="00000000">
      <w:pPr>
        <w:pStyle w:val="2"/>
        <w:numPr>
          <w:ilvl w:val="1"/>
          <w:numId w:val="1"/>
        </w:numPr>
        <w:tabs>
          <w:tab w:val="clear" w:pos="420"/>
        </w:tabs>
        <w:rPr>
          <w:del w:id="1754" w:author="fei zhai" w:date="2026-05-06T15:34:00Z"/>
        </w:rPr>
      </w:pPr>
      <w:bookmarkStart w:id="1755" w:name="_Toc216114495"/>
      <w:bookmarkStart w:id="1756" w:name="_Toc20959"/>
      <w:del w:id="1757" w:author="fei zhai" w:date="2026-05-06T15:34:00Z">
        <w:r w:rsidDel="00E2773A">
          <w:rPr>
            <w:rFonts w:hint="eastAsia"/>
          </w:rPr>
          <w:delText>数据清洗</w:delText>
        </w:r>
        <w:bookmarkEnd w:id="1755"/>
        <w:bookmarkEnd w:id="1756"/>
      </w:del>
    </w:p>
    <w:p w14:paraId="743C9D89" w14:textId="12A31A72" w:rsidR="007D28D6" w:rsidDel="00E2773A" w:rsidRDefault="00000000">
      <w:pPr>
        <w:ind w:firstLine="480"/>
        <w:rPr>
          <w:del w:id="1758" w:author="fei zhai" w:date="2026-05-06T15:34:00Z"/>
        </w:rPr>
      </w:pPr>
      <w:del w:id="1759" w:author="fei zhai" w:date="2026-05-06T15:34:00Z">
        <w:r w:rsidDel="00E2773A">
          <w:rPr>
            <w:rFonts w:hint="eastAsia"/>
          </w:rPr>
          <w:delText>原始专利文本一般带有</w:delText>
        </w:r>
        <w:r w:rsidDel="00E2773A">
          <w:rPr>
            <w:rFonts w:hint="eastAsia"/>
          </w:rPr>
          <w:delText>HTML</w:delText>
        </w:r>
        <w:r w:rsidDel="00E2773A">
          <w:rPr>
            <w:rFonts w:hint="eastAsia"/>
          </w:rPr>
          <w:delText>标签、非标准的特殊字符以及标点符号等噪声信息，这会影响模型对于其语义的理解。因此，在此基础上本文对原始数据中的摘要部分进行规范化操作。即：</w:delText>
        </w:r>
      </w:del>
    </w:p>
    <w:p w14:paraId="54748D26" w14:textId="201A4BCF" w:rsidR="007D28D6" w:rsidDel="00E2773A" w:rsidRDefault="00000000">
      <w:pPr>
        <w:numPr>
          <w:ilvl w:val="0"/>
          <w:numId w:val="5"/>
        </w:numPr>
        <w:ind w:firstLine="480"/>
        <w:rPr>
          <w:del w:id="1760" w:author="fei zhai" w:date="2026-05-06T15:34:00Z"/>
        </w:rPr>
      </w:pPr>
      <w:del w:id="1761" w:author="fei zhai" w:date="2026-05-06T15:34:00Z">
        <w:r w:rsidDel="00E2773A">
          <w:delText>去除</w:delText>
        </w:r>
        <w:r w:rsidDel="00E2773A">
          <w:delText>HTML</w:delText>
        </w:r>
        <w:r w:rsidDel="00E2773A">
          <w:delText>标签</w:delText>
        </w:r>
      </w:del>
    </w:p>
    <w:p w14:paraId="1657D8BA" w14:textId="1F20F23B" w:rsidR="007D28D6" w:rsidDel="00E2773A" w:rsidRDefault="00000000">
      <w:pPr>
        <w:ind w:firstLineChars="0" w:firstLine="420"/>
        <w:rPr>
          <w:del w:id="1762" w:author="fei zhai" w:date="2026-05-06T15:34:00Z"/>
        </w:rPr>
      </w:pPr>
      <w:del w:id="1763" w:author="fei zhai" w:date="2026-05-06T15:34:00Z">
        <w:r w:rsidDel="00E2773A">
          <w:rPr>
            <w:rFonts w:hint="eastAsia"/>
          </w:rPr>
          <w:delText>专利数据采集或者存储时往往带有网页渲染相关</w:delText>
        </w:r>
        <w:r w:rsidDel="00E2773A">
          <w:rPr>
            <w:rFonts w:hint="eastAsia"/>
          </w:rPr>
          <w:delText>HTML</w:delText>
        </w:r>
        <w:r w:rsidDel="00E2773A">
          <w:rPr>
            <w:rFonts w:hint="eastAsia"/>
          </w:rPr>
          <w:delText>标签，例如</w:delText>
        </w:r>
        <w:r w:rsidDel="00E2773A">
          <w:rPr>
            <w:rFonts w:hint="eastAsia"/>
          </w:rPr>
          <w:delText>&lt;br&gt;</w:delText>
        </w:r>
        <w:r w:rsidDel="00E2773A">
          <w:rPr>
            <w:rFonts w:hint="eastAsia"/>
          </w:rPr>
          <w:delText>、</w:delText>
        </w:r>
        <w:r w:rsidDel="00E2773A">
          <w:rPr>
            <w:rFonts w:hint="eastAsia"/>
          </w:rPr>
          <w:delText>&lt;p&gt;</w:delText>
        </w:r>
        <w:r w:rsidDel="00E2773A">
          <w:rPr>
            <w:rFonts w:hint="eastAsia"/>
          </w:rPr>
          <w:delText>等，这些都并非自然语言文本内容，在送入模型之前应当将其去除，否则会作为普通符号被编码，造成无效</w:delText>
        </w:r>
        <w:r w:rsidDel="00E2773A">
          <w:rPr>
            <w:rFonts w:hint="eastAsia"/>
          </w:rPr>
          <w:delText>token</w:delText>
        </w:r>
        <w:r w:rsidDel="00E2773A">
          <w:rPr>
            <w:rFonts w:hint="eastAsia"/>
          </w:rPr>
          <w:delText>比例提升，不利于模型关注到实际语义信息，在预处理阶段去除所有的</w:delText>
        </w:r>
        <w:r w:rsidDel="00E2773A">
          <w:rPr>
            <w:rFonts w:hint="eastAsia"/>
          </w:rPr>
          <w:delText>HTML</w:delText>
        </w:r>
        <w:r w:rsidDel="00E2773A">
          <w:rPr>
            <w:rFonts w:hint="eastAsia"/>
          </w:rPr>
          <w:delText>标签只保留纯文本部分。</w:delText>
        </w:r>
      </w:del>
    </w:p>
    <w:p w14:paraId="43221CF4" w14:textId="785425CD" w:rsidR="007D28D6" w:rsidDel="00E2773A" w:rsidRDefault="00000000">
      <w:pPr>
        <w:numPr>
          <w:ilvl w:val="0"/>
          <w:numId w:val="5"/>
        </w:numPr>
        <w:ind w:firstLine="480"/>
        <w:rPr>
          <w:del w:id="1764" w:author="fei zhai" w:date="2026-05-06T15:34:00Z"/>
        </w:rPr>
      </w:pPr>
      <w:del w:id="1765" w:author="fei zhai" w:date="2026-05-06T15:34:00Z">
        <w:r w:rsidDel="00E2773A">
          <w:delText>去除不可见字符</w:delText>
        </w:r>
      </w:del>
    </w:p>
    <w:p w14:paraId="0EBD9E20" w14:textId="5F78B64E" w:rsidR="007D28D6" w:rsidDel="00E2773A" w:rsidRDefault="00000000">
      <w:pPr>
        <w:ind w:firstLine="480"/>
        <w:rPr>
          <w:del w:id="1766" w:author="fei zhai" w:date="2026-05-06T15:34:00Z"/>
        </w:rPr>
      </w:pPr>
      <w:del w:id="1767" w:author="fei zhai" w:date="2026-05-06T15:34:00Z">
        <w:r w:rsidDel="00E2773A">
          <w:rPr>
            <w:rFonts w:hint="eastAsia"/>
          </w:rPr>
          <w:delText>原始文本中可能包含制表符、回车符以外的控制字符。这些字符虽然眼睛看不见，但是会造成分词错误或者导致文本长度计算有误，在处理时本文尽量保留必要的换行符以便保持文章大致结构，而去除其他不可见控制字符，使得文本编码统一、可控。</w:delText>
        </w:r>
      </w:del>
    </w:p>
    <w:p w14:paraId="1B67F12B" w14:textId="77704311" w:rsidR="007D28D6" w:rsidDel="00E2773A" w:rsidRDefault="00000000">
      <w:pPr>
        <w:numPr>
          <w:ilvl w:val="0"/>
          <w:numId w:val="5"/>
        </w:numPr>
        <w:ind w:firstLine="480"/>
        <w:rPr>
          <w:del w:id="1768" w:author="fei zhai" w:date="2026-05-06T15:34:00Z"/>
        </w:rPr>
      </w:pPr>
      <w:del w:id="1769" w:author="fei zhai" w:date="2026-05-06T15:34:00Z">
        <w:r w:rsidDel="00E2773A">
          <w:delText>标点统一</w:delText>
        </w:r>
      </w:del>
    </w:p>
    <w:p w14:paraId="7D9BB34B" w14:textId="2148E016" w:rsidR="007D28D6" w:rsidDel="00E2773A" w:rsidRDefault="00000000">
      <w:pPr>
        <w:ind w:firstLine="480"/>
        <w:rPr>
          <w:del w:id="1770" w:author="fei zhai" w:date="2026-05-06T15:34:00Z"/>
        </w:rPr>
      </w:pPr>
      <w:del w:id="1771" w:author="fei zhai" w:date="2026-05-06T15:34:00Z">
        <w:r w:rsidDel="00E2773A">
          <w:rPr>
            <w:rFonts w:hint="eastAsia"/>
          </w:rPr>
          <w:delText>因为数据来源多样化，在专利文本当中经常出现中英文标点混用的情况。同样的一个语义结构因为使用不同的标点而被当作不同的模式给模型学习造成困扰，为了降低由这种无关的形式所带来的影响，本文把所有的英文字母标点都替换成了相应的中文全角标点，使文本格式更加统一并且有利于模型更好地学习句子之间的语法关系</w:delText>
        </w:r>
        <w:r w:rsidDel="00E2773A">
          <w:delText>。</w:delText>
        </w:r>
      </w:del>
    </w:p>
    <w:p w14:paraId="593A38AF" w14:textId="625CEDDD" w:rsidR="007D28D6" w:rsidDel="00E2773A" w:rsidRDefault="00000000">
      <w:pPr>
        <w:numPr>
          <w:ilvl w:val="0"/>
          <w:numId w:val="5"/>
        </w:numPr>
        <w:ind w:firstLine="480"/>
        <w:rPr>
          <w:del w:id="1772" w:author="fei zhai" w:date="2026-05-06T15:34:00Z"/>
        </w:rPr>
      </w:pPr>
      <w:del w:id="1773" w:author="fei zhai" w:date="2026-05-06T15:34:00Z">
        <w:r w:rsidDel="00E2773A">
          <w:delText>空格处理</w:delText>
        </w:r>
      </w:del>
    </w:p>
    <w:p w14:paraId="299D75E8" w14:textId="0B444FD3" w:rsidR="007D28D6" w:rsidDel="00E2773A" w:rsidRDefault="00000000">
      <w:pPr>
        <w:ind w:firstLine="480"/>
        <w:rPr>
          <w:del w:id="1774" w:author="fei zhai" w:date="2026-05-06T15:34:00Z"/>
        </w:rPr>
      </w:pPr>
      <w:del w:id="1775" w:author="fei zhai" w:date="2026-05-06T15:34:00Z">
        <w:r w:rsidDel="00E2773A">
          <w:rPr>
            <w:rFonts w:hint="eastAsia"/>
          </w:rPr>
          <w:delText>在某些专利文本中，有较多连续空格或者多余的空白符，在一定程度上会使得文本过长，也会影响模型运行速度。本文对连续空格进行合并操作以缩短文本表示，在不影响文章内容的情况下删去不必要的字符，以便加快之后训练以及预测的速度。</w:delText>
        </w:r>
      </w:del>
    </w:p>
    <w:p w14:paraId="18C10114" w14:textId="0ADB1999" w:rsidR="007D28D6" w:rsidDel="00E2773A" w:rsidRDefault="00000000">
      <w:pPr>
        <w:pStyle w:val="2"/>
        <w:numPr>
          <w:ilvl w:val="1"/>
          <w:numId w:val="1"/>
        </w:numPr>
        <w:tabs>
          <w:tab w:val="clear" w:pos="420"/>
        </w:tabs>
        <w:rPr>
          <w:del w:id="1776" w:author="fei zhai" w:date="2026-05-06T15:34:00Z"/>
          <w:rFonts w:eastAsia="宋体"/>
        </w:rPr>
      </w:pPr>
      <w:bookmarkStart w:id="1777" w:name="_Toc15795"/>
      <w:del w:id="1778" w:author="fei zhai" w:date="2026-05-06T15:34:00Z">
        <w:r w:rsidDel="00E2773A">
          <w:rPr>
            <w:rFonts w:hint="eastAsia"/>
          </w:rPr>
          <w:delText>专家标注数据集构建</w:delText>
        </w:r>
        <w:bookmarkEnd w:id="1777"/>
      </w:del>
    </w:p>
    <w:p w14:paraId="3F530DCB" w14:textId="15CEF8AF" w:rsidR="007D28D6" w:rsidDel="00E2773A" w:rsidRDefault="00000000">
      <w:pPr>
        <w:ind w:firstLine="480"/>
        <w:rPr>
          <w:del w:id="1779" w:author="fei zhai" w:date="2026-05-06T15:34:00Z"/>
        </w:rPr>
      </w:pPr>
      <w:del w:id="1780" w:author="fei zhai" w:date="2026-05-06T15:34:00Z">
        <w:r w:rsidDel="00E2773A">
          <w:rPr>
            <w:rFonts w:hint="eastAsia"/>
          </w:rPr>
          <w:delText>因为原始数据缺少对《医疗器械分类目录》的优质标签，需要在数据集中中采样，获得一个由人工标注的小样本数据集用于评估自动标注流水线效果。</w:delText>
        </w:r>
      </w:del>
    </w:p>
    <w:p w14:paraId="7045010E" w14:textId="6A6CED0C" w:rsidR="007D28D6" w:rsidDel="00E2773A" w:rsidRDefault="00000000">
      <w:pPr>
        <w:pStyle w:val="3"/>
        <w:numPr>
          <w:ilvl w:val="2"/>
          <w:numId w:val="1"/>
        </w:numPr>
        <w:tabs>
          <w:tab w:val="clear" w:pos="420"/>
        </w:tabs>
        <w:rPr>
          <w:del w:id="1781" w:author="fei zhai" w:date="2026-05-06T15:34:00Z"/>
        </w:rPr>
      </w:pPr>
      <w:bookmarkStart w:id="1782" w:name="_Toc216114497"/>
      <w:bookmarkStart w:id="1783" w:name="_Toc26368"/>
      <w:bookmarkStart w:id="1784" w:name="_Toc216114498"/>
      <w:del w:id="1785" w:author="fei zhai" w:date="2026-05-06T15:34:00Z">
        <w:r w:rsidDel="00E2773A">
          <w:rPr>
            <w:rFonts w:hint="eastAsia"/>
          </w:rPr>
          <w:delText>二级标签获取</w:delText>
        </w:r>
        <w:bookmarkEnd w:id="1782"/>
        <w:bookmarkEnd w:id="1783"/>
        <w:bookmarkEnd w:id="1784"/>
      </w:del>
    </w:p>
    <w:p w14:paraId="22466DE6" w14:textId="3AEB0620" w:rsidR="007D28D6" w:rsidDel="00E2773A" w:rsidRDefault="00000000">
      <w:pPr>
        <w:ind w:firstLine="480"/>
        <w:rPr>
          <w:del w:id="1786" w:author="fei zhai" w:date="2026-05-06T15:34:00Z"/>
        </w:rPr>
      </w:pPr>
      <w:del w:id="1787" w:author="fei zhai" w:date="2026-05-06T15:34:00Z">
        <w:r w:rsidDel="00E2773A">
          <w:rPr>
            <w:rFonts w:hint="eastAsia"/>
          </w:rPr>
          <w:delText>数据集</w:delText>
        </w:r>
        <w:r w:rsidDel="00E2773A">
          <w:rPr>
            <w:rFonts w:hAnsi="Cambria Math" w:hint="eastAsia"/>
          </w:rPr>
          <w:delText>仅有产品的第一级产品类别标签而无第二级产品类别标签，为了实现准确的二层分层抽样，在此之前需要先获得这些数据的第二级产品类标签。因此本文用《医疗器械分类目录》训练多个分类器，对数据集</w:delText>
        </w:r>
        <w:r w:rsidDel="00E2773A">
          <w:rPr>
            <w:rFonts w:hint="eastAsia"/>
          </w:rPr>
          <w:delText>的摘要进行预测从而大致得到它们对应的第二级产品类标签。</w:delText>
        </w:r>
      </w:del>
    </w:p>
    <w:p w14:paraId="02F2D51E" w14:textId="3D8E73FD" w:rsidR="007D28D6" w:rsidDel="00E2773A" w:rsidRDefault="00000000">
      <w:pPr>
        <w:ind w:firstLine="480"/>
        <w:rPr>
          <w:del w:id="1788" w:author="fei zhai" w:date="2026-05-06T15:34:00Z"/>
        </w:rPr>
      </w:pPr>
      <w:del w:id="1789" w:author="fei zhai" w:date="2026-05-06T15:34:00Z">
        <w:r w:rsidDel="00E2773A">
          <w:rPr>
            <w:rFonts w:hint="eastAsia"/>
          </w:rPr>
          <w:delText>本文所使用《医疗器械分类目录》来源于中国食品药品检定研究院公开数据</w:delText>
        </w:r>
        <w:r w:rsidDel="00E2773A">
          <w:rPr>
            <w:rStyle w:val="af1"/>
          </w:rPr>
          <w:fldChar w:fldCharType="begin"/>
        </w:r>
        <w:r w:rsidDel="00E2773A">
          <w:rPr>
            <w:rStyle w:val="af1"/>
          </w:rPr>
          <w:delInstrText xml:space="preserve"> ADDIN ZOTERO_ITEM CSL_CITATION {"citationID":"VDVb5WlU","properties":{"formattedCitation":"\\super [62]\\nosupersub{}","plainCitation":"[62]","noteIndex":0},"citationItems":[{"id":177,"uris":["http://zotero.org/users/local/2JDDwpa7/items/FWUWJZEM"],"item</w:delInstrText>
        </w:r>
        <w:r w:rsidDel="00E2773A">
          <w:rPr>
            <w:rStyle w:val="af1"/>
            <w:rFonts w:hint="eastAsia"/>
          </w:rPr>
          <w:delInstrText>Data":{"id":177,"type":"webpage","title":"</w:delInstrText>
        </w:r>
        <w:r w:rsidDel="00E2773A">
          <w:rPr>
            <w:rStyle w:val="af1"/>
            <w:rFonts w:hint="eastAsia"/>
          </w:rPr>
          <w:delInstrText>分类目录库</w:delInstrText>
        </w:r>
        <w:r w:rsidDel="00E2773A">
          <w:rPr>
            <w:rStyle w:val="af1"/>
            <w:rFonts w:hint="eastAsia"/>
          </w:rPr>
          <w:delInstrText>","URL":"https://app.nifdc.org.cn/biaogzx/dataGk.do?formAction=listFlmlk","accessed":{"date-parts":[["2026",3,17]]}}}],"schema":"https://github.com/citation-style-language/schema/raw/master/csl-citation.json"</w:delInstrText>
        </w:r>
        <w:r w:rsidDel="00E2773A">
          <w:rPr>
            <w:rStyle w:val="af1"/>
          </w:rPr>
          <w:delInstrText xml:space="preserve">} </w:delInstrText>
        </w:r>
        <w:r w:rsidDel="00E2773A">
          <w:rPr>
            <w:rStyle w:val="af1"/>
          </w:rPr>
          <w:fldChar w:fldCharType="separate"/>
        </w:r>
        <w:r w:rsidDel="00E2773A">
          <w:rPr>
            <w:rStyle w:val="af1"/>
          </w:rPr>
          <w:delText>[62]</w:delText>
        </w:r>
        <w:r w:rsidDel="00E2773A">
          <w:rPr>
            <w:rStyle w:val="af1"/>
          </w:rPr>
          <w:fldChar w:fldCharType="end"/>
        </w:r>
        <w:r w:rsidDel="00E2773A">
          <w:rPr>
            <w:rFonts w:hint="eastAsia"/>
          </w:rPr>
          <w:delText>，网站的查询接口参数为“</w:delText>
        </w:r>
        <w:r w:rsidDel="00E2773A">
          <w:rPr>
            <w:rFonts w:hint="eastAsia"/>
          </w:rPr>
          <w:delText>20240618</w:delText>
        </w:r>
        <w:r w:rsidDel="00E2773A">
          <w:rPr>
            <w:rFonts w:hint="eastAsia"/>
          </w:rPr>
          <w:delText>”，预计是</w:delText>
        </w:r>
        <w:r w:rsidDel="00E2773A">
          <w:rPr>
            <w:rFonts w:hint="eastAsia"/>
          </w:rPr>
          <w:delText>2024</w:delText>
        </w:r>
        <w:r w:rsidDel="00E2773A">
          <w:rPr>
            <w:rFonts w:hint="eastAsia"/>
          </w:rPr>
          <w:delText>年</w:delText>
        </w:r>
        <w:r w:rsidDel="00E2773A">
          <w:rPr>
            <w:rFonts w:hint="eastAsia"/>
          </w:rPr>
          <w:delText>6</w:delText>
        </w:r>
        <w:r w:rsidDel="00E2773A">
          <w:rPr>
            <w:rFonts w:hint="eastAsia"/>
          </w:rPr>
          <w:delText>月</w:delText>
        </w:r>
        <w:r w:rsidDel="00E2773A">
          <w:rPr>
            <w:rFonts w:hint="eastAsia"/>
          </w:rPr>
          <w:delText>18</w:delText>
        </w:r>
        <w:r w:rsidDel="00E2773A">
          <w:rPr>
            <w:rFonts w:hint="eastAsia"/>
          </w:rPr>
          <w:delText>日版本，共有</w:delText>
        </w:r>
        <w:r w:rsidDel="00E2773A">
          <w:rPr>
            <w:rFonts w:hint="eastAsia"/>
          </w:rPr>
          <w:delText>206</w:delText>
        </w:r>
        <w:r w:rsidDel="00E2773A">
          <w:rPr>
            <w:rFonts w:hint="eastAsia"/>
          </w:rPr>
          <w:delText>个二级产品类别，</w:delText>
        </w:r>
        <w:r w:rsidDel="00E2773A">
          <w:rPr>
            <w:rFonts w:hint="eastAsia"/>
          </w:rPr>
          <w:delText>1701</w:delText>
        </w:r>
        <w:r w:rsidDel="00E2773A">
          <w:rPr>
            <w:rFonts w:hint="eastAsia"/>
          </w:rPr>
          <w:delText>条记录。</w:delText>
        </w:r>
      </w:del>
    </w:p>
    <w:p w14:paraId="38E69B18" w14:textId="4A206A3A" w:rsidR="007D28D6" w:rsidDel="00E2773A" w:rsidRDefault="00000000">
      <w:pPr>
        <w:ind w:firstLine="480"/>
        <w:rPr>
          <w:del w:id="1790" w:author="fei zhai" w:date="2026-05-06T15:34:00Z"/>
        </w:rPr>
      </w:pPr>
      <w:del w:id="1791" w:author="fei zhai" w:date="2026-05-06T15:34:00Z">
        <w:r w:rsidDel="00E2773A">
          <w:rPr>
            <w:rFonts w:hint="eastAsia"/>
          </w:rPr>
          <w:delText>目录中单条数据的字段构成如表</w:delText>
        </w:r>
        <w:r w:rsidDel="00E2773A">
          <w:rPr>
            <w:rFonts w:hint="eastAsia"/>
          </w:rPr>
          <w:delText>3-2</w:delText>
        </w:r>
        <w:r w:rsidDel="00E2773A">
          <w:rPr>
            <w:rFonts w:hint="eastAsia"/>
          </w:rPr>
          <w:delText>所示。为实现语义与摘要的对齐，本文将“三级序号</w:delText>
        </w:r>
        <w:r w:rsidDel="00E2773A">
          <w:rPr>
            <w:rFonts w:hint="eastAsia"/>
          </w:rPr>
          <w:delText>/</w:delText>
        </w:r>
        <w:r w:rsidDel="00E2773A">
          <w:rPr>
            <w:rFonts w:hint="eastAsia"/>
          </w:rPr>
          <w:delText>产品类别”、“产品描述”和“预期用途”字段进行了拼接，格式为：“三级序号</w:delText>
        </w:r>
        <w:r w:rsidDel="00E2773A">
          <w:rPr>
            <w:rFonts w:hint="eastAsia"/>
          </w:rPr>
          <w:delText>/</w:delText>
        </w:r>
        <w:r w:rsidDel="00E2773A">
          <w:rPr>
            <w:rFonts w:hint="eastAsia"/>
          </w:rPr>
          <w:delText>产品类别：产品描述预期用途”。以表中数据为例，拼接后的文本为：“超声手术设备：通常由超声波发生器和带有外科尖端的手持部件组成，手持部件通常由一个换能器、一个连接构件和一个治疗头尖端组成。用于软组织的切割、止血、整形。”。</w:delText>
        </w:r>
      </w:del>
    </w:p>
    <w:p w14:paraId="01D8AE3C" w14:textId="1E9FDEEB" w:rsidR="007D28D6" w:rsidDel="00E2773A" w:rsidRDefault="00000000">
      <w:pPr>
        <w:pStyle w:val="ae"/>
        <w:rPr>
          <w:del w:id="1792" w:author="fei zhai" w:date="2026-05-06T15:34:00Z"/>
          <w:rFonts w:hint="default"/>
        </w:rPr>
      </w:pPr>
      <w:del w:id="1793" w:author="fei zhai" w:date="2026-05-06T15:34:00Z">
        <w:r w:rsidDel="00E2773A">
          <w:delText>表</w:delText>
        </w:r>
        <w:r w:rsidDel="00E2773A">
          <w:delText xml:space="preserve">3-2  </w:delText>
        </w:r>
        <w:r w:rsidDel="00E2773A">
          <w:delText>《医疗器械分类目录》的字段和值</w:delText>
        </w:r>
      </w:del>
    </w:p>
    <w:tbl>
      <w:tblPr>
        <w:tblStyle w:val="aa"/>
        <w:tblW w:w="0" w:type="auto"/>
        <w:tblLook w:val="04A0" w:firstRow="1" w:lastRow="0" w:firstColumn="1" w:lastColumn="0" w:noHBand="0" w:noVBand="1"/>
      </w:tblPr>
      <w:tblGrid>
        <w:gridCol w:w="4150"/>
        <w:gridCol w:w="4156"/>
      </w:tblGrid>
      <w:tr w:rsidR="007D28D6" w:rsidDel="00E2773A" w14:paraId="5F05FA97" w14:textId="1103CC0F">
        <w:trPr>
          <w:del w:id="1794" w:author="fei zhai" w:date="2026-05-06T15:34:00Z"/>
        </w:trPr>
        <w:tc>
          <w:tcPr>
            <w:tcW w:w="4261" w:type="dxa"/>
            <w:tcBorders>
              <w:top w:val="single" w:sz="8" w:space="0" w:color="auto"/>
              <w:left w:val="nil"/>
              <w:bottom w:val="single" w:sz="6" w:space="0" w:color="auto"/>
              <w:right w:val="nil"/>
            </w:tcBorders>
            <w:vAlign w:val="center"/>
          </w:tcPr>
          <w:p w14:paraId="70A0D4FD" w14:textId="4FB3845C" w:rsidR="007D28D6" w:rsidDel="00E2773A" w:rsidRDefault="00000000">
            <w:pPr>
              <w:pStyle w:val="af"/>
              <w:rPr>
                <w:del w:id="1795" w:author="fei zhai" w:date="2026-05-06T15:34:00Z"/>
                <w:rFonts w:hint="default"/>
              </w:rPr>
            </w:pPr>
            <w:del w:id="1796" w:author="fei zhai" w:date="2026-05-06T15:34:00Z">
              <w:r w:rsidDel="00E2773A">
                <w:delText>字段</w:delText>
              </w:r>
            </w:del>
          </w:p>
        </w:tc>
        <w:tc>
          <w:tcPr>
            <w:tcW w:w="4261" w:type="dxa"/>
            <w:tcBorders>
              <w:top w:val="single" w:sz="8" w:space="0" w:color="auto"/>
              <w:left w:val="nil"/>
              <w:bottom w:val="single" w:sz="6" w:space="0" w:color="auto"/>
              <w:right w:val="nil"/>
            </w:tcBorders>
            <w:vAlign w:val="center"/>
          </w:tcPr>
          <w:p w14:paraId="6517D9A8" w14:textId="04000D1D" w:rsidR="007D28D6" w:rsidDel="00E2773A" w:rsidRDefault="00000000">
            <w:pPr>
              <w:pStyle w:val="af"/>
              <w:rPr>
                <w:del w:id="1797" w:author="fei zhai" w:date="2026-05-06T15:34:00Z"/>
                <w:rFonts w:hint="default"/>
              </w:rPr>
            </w:pPr>
            <w:del w:id="1798" w:author="fei zhai" w:date="2026-05-06T15:34:00Z">
              <w:r w:rsidDel="00E2773A">
                <w:delText>值</w:delText>
              </w:r>
            </w:del>
          </w:p>
        </w:tc>
      </w:tr>
      <w:tr w:rsidR="007D28D6" w:rsidDel="00E2773A" w14:paraId="3A163217" w14:textId="1CCB944F">
        <w:trPr>
          <w:del w:id="1799" w:author="fei zhai" w:date="2026-05-06T15:34:00Z"/>
        </w:trPr>
        <w:tc>
          <w:tcPr>
            <w:tcW w:w="4261" w:type="dxa"/>
            <w:tcBorders>
              <w:top w:val="single" w:sz="6" w:space="0" w:color="auto"/>
              <w:left w:val="nil"/>
              <w:bottom w:val="nil"/>
              <w:right w:val="nil"/>
            </w:tcBorders>
            <w:shd w:val="clear" w:color="auto" w:fill="auto"/>
            <w:vAlign w:val="center"/>
          </w:tcPr>
          <w:p w14:paraId="036B56AA" w14:textId="619B6FD5" w:rsidR="007D28D6" w:rsidDel="00E2773A" w:rsidRDefault="00000000">
            <w:pPr>
              <w:pStyle w:val="af"/>
              <w:rPr>
                <w:del w:id="1800" w:author="fei zhai" w:date="2026-05-06T15:34:00Z"/>
                <w:rFonts w:hint="default"/>
              </w:rPr>
            </w:pPr>
            <w:del w:id="1801" w:author="fei zhai" w:date="2026-05-06T15:34:00Z">
              <w:r w:rsidDel="00E2773A">
                <w:delText>一级序号</w:delText>
              </w:r>
              <w:r w:rsidDel="00E2773A">
                <w:delText>/</w:delText>
              </w:r>
              <w:r w:rsidDel="00E2773A">
                <w:delText>产品类别</w:delText>
              </w:r>
            </w:del>
          </w:p>
        </w:tc>
        <w:tc>
          <w:tcPr>
            <w:tcW w:w="4261" w:type="dxa"/>
            <w:tcBorders>
              <w:top w:val="single" w:sz="6" w:space="0" w:color="auto"/>
              <w:left w:val="nil"/>
              <w:bottom w:val="nil"/>
              <w:right w:val="nil"/>
            </w:tcBorders>
            <w:shd w:val="clear" w:color="auto" w:fill="auto"/>
            <w:vAlign w:val="center"/>
          </w:tcPr>
          <w:p w14:paraId="47E86923" w14:textId="754CC26C" w:rsidR="007D28D6" w:rsidDel="00E2773A" w:rsidRDefault="00000000">
            <w:pPr>
              <w:pStyle w:val="af"/>
              <w:rPr>
                <w:del w:id="1802" w:author="fei zhai" w:date="2026-05-06T15:34:00Z"/>
                <w:rFonts w:hint="default"/>
              </w:rPr>
            </w:pPr>
            <w:del w:id="1803" w:author="fei zhai" w:date="2026-05-06T15:34:00Z">
              <w:r w:rsidDel="00E2773A">
                <w:delText xml:space="preserve">01 </w:delText>
              </w:r>
              <w:r w:rsidDel="00E2773A">
                <w:delText>有源手术器械</w:delText>
              </w:r>
            </w:del>
          </w:p>
        </w:tc>
      </w:tr>
      <w:tr w:rsidR="007D28D6" w:rsidDel="00E2773A" w14:paraId="4421705A" w14:textId="54651509">
        <w:trPr>
          <w:del w:id="1804" w:author="fei zhai" w:date="2026-05-06T15:34:00Z"/>
        </w:trPr>
        <w:tc>
          <w:tcPr>
            <w:tcW w:w="4261" w:type="dxa"/>
            <w:tcBorders>
              <w:top w:val="nil"/>
              <w:left w:val="nil"/>
              <w:bottom w:val="nil"/>
              <w:right w:val="nil"/>
            </w:tcBorders>
            <w:shd w:val="clear" w:color="auto" w:fill="auto"/>
            <w:vAlign w:val="center"/>
          </w:tcPr>
          <w:p w14:paraId="008C760D" w14:textId="2FE4C55C" w:rsidR="007D28D6" w:rsidDel="00E2773A" w:rsidRDefault="00000000">
            <w:pPr>
              <w:pStyle w:val="af"/>
              <w:rPr>
                <w:del w:id="1805" w:author="fei zhai" w:date="2026-05-06T15:34:00Z"/>
                <w:rFonts w:hint="default"/>
              </w:rPr>
            </w:pPr>
            <w:del w:id="1806" w:author="fei zhai" w:date="2026-05-06T15:34:00Z">
              <w:r w:rsidDel="00E2773A">
                <w:delText>二级序号</w:delText>
              </w:r>
              <w:r w:rsidDel="00E2773A">
                <w:delText>/</w:delText>
              </w:r>
              <w:r w:rsidDel="00E2773A">
                <w:delText>产品类别</w:delText>
              </w:r>
            </w:del>
          </w:p>
        </w:tc>
        <w:tc>
          <w:tcPr>
            <w:tcW w:w="4261" w:type="dxa"/>
            <w:tcBorders>
              <w:top w:val="nil"/>
              <w:left w:val="nil"/>
              <w:bottom w:val="nil"/>
              <w:right w:val="nil"/>
            </w:tcBorders>
            <w:shd w:val="clear" w:color="auto" w:fill="auto"/>
            <w:vAlign w:val="center"/>
          </w:tcPr>
          <w:p w14:paraId="27996E19" w14:textId="070B37B7" w:rsidR="007D28D6" w:rsidDel="00E2773A" w:rsidRDefault="00000000">
            <w:pPr>
              <w:pStyle w:val="af"/>
              <w:rPr>
                <w:del w:id="1807" w:author="fei zhai" w:date="2026-05-06T15:34:00Z"/>
                <w:rFonts w:hint="default"/>
              </w:rPr>
            </w:pPr>
            <w:del w:id="1808" w:author="fei zhai" w:date="2026-05-06T15:34:00Z">
              <w:r w:rsidDel="00E2773A">
                <w:delText xml:space="preserve">01 </w:delText>
              </w:r>
              <w:r w:rsidDel="00E2773A">
                <w:delText>超声手术设备及附件</w:delText>
              </w:r>
            </w:del>
          </w:p>
        </w:tc>
      </w:tr>
      <w:tr w:rsidR="007D28D6" w:rsidDel="00E2773A" w14:paraId="1C98A1C4" w14:textId="442AD03D">
        <w:trPr>
          <w:del w:id="1809" w:author="fei zhai" w:date="2026-05-06T15:34:00Z"/>
        </w:trPr>
        <w:tc>
          <w:tcPr>
            <w:tcW w:w="4261" w:type="dxa"/>
            <w:tcBorders>
              <w:top w:val="nil"/>
              <w:left w:val="nil"/>
              <w:bottom w:val="nil"/>
              <w:right w:val="nil"/>
            </w:tcBorders>
            <w:shd w:val="clear" w:color="auto" w:fill="auto"/>
            <w:vAlign w:val="center"/>
          </w:tcPr>
          <w:p w14:paraId="51E005AC" w14:textId="7A356D90" w:rsidR="007D28D6" w:rsidDel="00E2773A" w:rsidRDefault="00000000">
            <w:pPr>
              <w:pStyle w:val="af"/>
              <w:rPr>
                <w:del w:id="1810" w:author="fei zhai" w:date="2026-05-06T15:34:00Z"/>
                <w:rFonts w:hint="default"/>
              </w:rPr>
            </w:pPr>
            <w:del w:id="1811" w:author="fei zhai" w:date="2026-05-06T15:34:00Z">
              <w:r w:rsidDel="00E2773A">
                <w:delText>三级序号</w:delText>
              </w:r>
              <w:r w:rsidDel="00E2773A">
                <w:delText>/</w:delText>
              </w:r>
              <w:r w:rsidDel="00E2773A">
                <w:delText>产品类别</w:delText>
              </w:r>
            </w:del>
          </w:p>
        </w:tc>
        <w:tc>
          <w:tcPr>
            <w:tcW w:w="4261" w:type="dxa"/>
            <w:tcBorders>
              <w:top w:val="nil"/>
              <w:left w:val="nil"/>
              <w:bottom w:val="nil"/>
              <w:right w:val="nil"/>
            </w:tcBorders>
            <w:shd w:val="clear" w:color="auto" w:fill="auto"/>
            <w:vAlign w:val="center"/>
          </w:tcPr>
          <w:p w14:paraId="1A4678E5" w14:textId="07398187" w:rsidR="007D28D6" w:rsidDel="00E2773A" w:rsidRDefault="00000000">
            <w:pPr>
              <w:pStyle w:val="af"/>
              <w:rPr>
                <w:del w:id="1812" w:author="fei zhai" w:date="2026-05-06T15:34:00Z"/>
                <w:rFonts w:hint="default"/>
              </w:rPr>
            </w:pPr>
            <w:del w:id="1813" w:author="fei zhai" w:date="2026-05-06T15:34:00Z">
              <w:r w:rsidDel="00E2773A">
                <w:delText xml:space="preserve">01.1 </w:delText>
              </w:r>
              <w:r w:rsidDel="00E2773A">
                <w:delText>超声手术设备</w:delText>
              </w:r>
            </w:del>
          </w:p>
        </w:tc>
      </w:tr>
      <w:tr w:rsidR="007D28D6" w:rsidDel="00E2773A" w14:paraId="24C430BB" w14:textId="5100823D">
        <w:trPr>
          <w:del w:id="1814" w:author="fei zhai" w:date="2026-05-06T15:34:00Z"/>
        </w:trPr>
        <w:tc>
          <w:tcPr>
            <w:tcW w:w="4261" w:type="dxa"/>
            <w:tcBorders>
              <w:top w:val="nil"/>
              <w:left w:val="nil"/>
              <w:bottom w:val="nil"/>
              <w:right w:val="nil"/>
            </w:tcBorders>
            <w:shd w:val="clear" w:color="auto" w:fill="auto"/>
            <w:vAlign w:val="center"/>
          </w:tcPr>
          <w:p w14:paraId="26829500" w14:textId="083E986A" w:rsidR="007D28D6" w:rsidDel="00E2773A" w:rsidRDefault="00000000">
            <w:pPr>
              <w:pStyle w:val="af"/>
              <w:rPr>
                <w:del w:id="1815" w:author="fei zhai" w:date="2026-05-06T15:34:00Z"/>
                <w:rFonts w:hint="default"/>
              </w:rPr>
            </w:pPr>
            <w:del w:id="1816" w:author="fei zhai" w:date="2026-05-06T15:34:00Z">
              <w:r w:rsidDel="00E2773A">
                <w:delText>产品描述</w:delText>
              </w:r>
            </w:del>
          </w:p>
        </w:tc>
        <w:tc>
          <w:tcPr>
            <w:tcW w:w="4261" w:type="dxa"/>
            <w:tcBorders>
              <w:top w:val="nil"/>
              <w:left w:val="nil"/>
              <w:bottom w:val="nil"/>
              <w:right w:val="nil"/>
            </w:tcBorders>
            <w:shd w:val="clear" w:color="auto" w:fill="auto"/>
            <w:vAlign w:val="center"/>
          </w:tcPr>
          <w:p w14:paraId="7A9AEEB3" w14:textId="4BDBF987" w:rsidR="007D28D6" w:rsidDel="00E2773A" w:rsidRDefault="00000000">
            <w:pPr>
              <w:pStyle w:val="af"/>
              <w:rPr>
                <w:del w:id="1817" w:author="fei zhai" w:date="2026-05-06T15:34:00Z"/>
                <w:rFonts w:hint="default"/>
              </w:rPr>
            </w:pPr>
            <w:del w:id="1818" w:author="fei zhai" w:date="2026-05-06T15:34:00Z">
              <w:r w:rsidDel="00E2773A">
                <w:delText>通常由超声波发生器和带有外科尖端的手持部件组成，手持部件通常由一个换能器、一个连接构件和一个治疗头尖端组成。</w:delText>
              </w:r>
            </w:del>
          </w:p>
        </w:tc>
      </w:tr>
      <w:tr w:rsidR="007D28D6" w:rsidDel="00E2773A" w14:paraId="505F4F72" w14:textId="00FAEAC7">
        <w:trPr>
          <w:del w:id="1819" w:author="fei zhai" w:date="2026-05-06T15:34:00Z"/>
        </w:trPr>
        <w:tc>
          <w:tcPr>
            <w:tcW w:w="4261" w:type="dxa"/>
            <w:tcBorders>
              <w:top w:val="nil"/>
              <w:left w:val="nil"/>
              <w:bottom w:val="nil"/>
              <w:right w:val="nil"/>
            </w:tcBorders>
            <w:shd w:val="clear" w:color="auto" w:fill="auto"/>
            <w:vAlign w:val="center"/>
          </w:tcPr>
          <w:p w14:paraId="158E3866" w14:textId="2E9C7879" w:rsidR="007D28D6" w:rsidDel="00E2773A" w:rsidRDefault="00000000">
            <w:pPr>
              <w:pStyle w:val="af"/>
              <w:rPr>
                <w:del w:id="1820" w:author="fei zhai" w:date="2026-05-06T15:34:00Z"/>
                <w:rFonts w:hint="default"/>
              </w:rPr>
            </w:pPr>
            <w:del w:id="1821" w:author="fei zhai" w:date="2026-05-06T15:34:00Z">
              <w:r w:rsidDel="00E2773A">
                <w:delText>预期用途</w:delText>
              </w:r>
            </w:del>
          </w:p>
        </w:tc>
        <w:tc>
          <w:tcPr>
            <w:tcW w:w="4261" w:type="dxa"/>
            <w:tcBorders>
              <w:top w:val="nil"/>
              <w:left w:val="nil"/>
              <w:bottom w:val="nil"/>
              <w:right w:val="nil"/>
            </w:tcBorders>
            <w:shd w:val="clear" w:color="auto" w:fill="auto"/>
            <w:vAlign w:val="center"/>
          </w:tcPr>
          <w:p w14:paraId="0C1658F4" w14:textId="3268FE92" w:rsidR="007D28D6" w:rsidDel="00E2773A" w:rsidRDefault="00000000">
            <w:pPr>
              <w:pStyle w:val="af"/>
              <w:rPr>
                <w:del w:id="1822" w:author="fei zhai" w:date="2026-05-06T15:34:00Z"/>
                <w:rFonts w:hint="default"/>
              </w:rPr>
            </w:pPr>
            <w:del w:id="1823" w:author="fei zhai" w:date="2026-05-06T15:34:00Z">
              <w:r w:rsidDel="00E2773A">
                <w:delText>用于软组织的切割、止血、整形。</w:delText>
              </w:r>
            </w:del>
          </w:p>
        </w:tc>
      </w:tr>
      <w:tr w:rsidR="007D28D6" w:rsidDel="00E2773A" w14:paraId="16A3AC94" w14:textId="05B1D610">
        <w:trPr>
          <w:del w:id="1824" w:author="fei zhai" w:date="2026-05-06T15:34:00Z"/>
        </w:trPr>
        <w:tc>
          <w:tcPr>
            <w:tcW w:w="4261" w:type="dxa"/>
            <w:tcBorders>
              <w:top w:val="nil"/>
              <w:left w:val="nil"/>
              <w:bottom w:val="nil"/>
              <w:right w:val="nil"/>
            </w:tcBorders>
            <w:shd w:val="clear" w:color="auto" w:fill="auto"/>
            <w:vAlign w:val="center"/>
          </w:tcPr>
          <w:p w14:paraId="7377BB34" w14:textId="644954CA" w:rsidR="007D28D6" w:rsidDel="00E2773A" w:rsidRDefault="00000000">
            <w:pPr>
              <w:pStyle w:val="af"/>
              <w:rPr>
                <w:del w:id="1825" w:author="fei zhai" w:date="2026-05-06T15:34:00Z"/>
                <w:rFonts w:hint="default"/>
              </w:rPr>
            </w:pPr>
            <w:del w:id="1826" w:author="fei zhai" w:date="2026-05-06T15:34:00Z">
              <w:r w:rsidDel="00E2773A">
                <w:delText>品名举例</w:delText>
              </w:r>
            </w:del>
          </w:p>
        </w:tc>
        <w:tc>
          <w:tcPr>
            <w:tcW w:w="4261" w:type="dxa"/>
            <w:tcBorders>
              <w:top w:val="nil"/>
              <w:left w:val="nil"/>
              <w:bottom w:val="nil"/>
              <w:right w:val="nil"/>
            </w:tcBorders>
            <w:shd w:val="clear" w:color="auto" w:fill="auto"/>
            <w:vAlign w:val="center"/>
          </w:tcPr>
          <w:p w14:paraId="53559E38" w14:textId="6D9B9BB8" w:rsidR="007D28D6" w:rsidDel="00E2773A" w:rsidRDefault="00000000">
            <w:pPr>
              <w:pStyle w:val="af"/>
              <w:rPr>
                <w:del w:id="1827" w:author="fei zhai" w:date="2026-05-06T15:34:00Z"/>
                <w:rFonts w:hint="default"/>
              </w:rPr>
            </w:pPr>
            <w:del w:id="1828" w:author="fei zhai" w:date="2026-05-06T15:34:00Z">
              <w:r w:rsidDel="00E2773A">
                <w:delText>软组织超声手术仪、外科超声手术系统、超声手术系统、超声切割止血刀系统、软组织超声手术系统、超声手术刀、超声刀系统</w:delText>
              </w:r>
            </w:del>
          </w:p>
        </w:tc>
      </w:tr>
      <w:tr w:rsidR="007D28D6" w:rsidDel="00E2773A" w14:paraId="17C43F3B" w14:textId="3BEA1074">
        <w:trPr>
          <w:del w:id="1829" w:author="fei zhai" w:date="2026-05-06T15:34:00Z"/>
        </w:trPr>
        <w:tc>
          <w:tcPr>
            <w:tcW w:w="4261" w:type="dxa"/>
            <w:tcBorders>
              <w:top w:val="nil"/>
              <w:left w:val="nil"/>
              <w:bottom w:val="single" w:sz="8" w:space="0" w:color="auto"/>
              <w:right w:val="nil"/>
            </w:tcBorders>
            <w:shd w:val="clear" w:color="auto" w:fill="auto"/>
            <w:vAlign w:val="center"/>
          </w:tcPr>
          <w:p w14:paraId="20206244" w14:textId="195695AA" w:rsidR="007D28D6" w:rsidDel="00E2773A" w:rsidRDefault="00000000">
            <w:pPr>
              <w:pStyle w:val="af"/>
              <w:rPr>
                <w:del w:id="1830" w:author="fei zhai" w:date="2026-05-06T15:34:00Z"/>
                <w:rFonts w:hint="default"/>
              </w:rPr>
            </w:pPr>
            <w:del w:id="1831" w:author="fei zhai" w:date="2026-05-06T15:34:00Z">
              <w:r w:rsidDel="00E2773A">
                <w:delText>管理类别</w:delText>
              </w:r>
            </w:del>
          </w:p>
        </w:tc>
        <w:tc>
          <w:tcPr>
            <w:tcW w:w="4261" w:type="dxa"/>
            <w:tcBorders>
              <w:top w:val="nil"/>
              <w:left w:val="nil"/>
              <w:bottom w:val="single" w:sz="8" w:space="0" w:color="auto"/>
              <w:right w:val="nil"/>
            </w:tcBorders>
            <w:shd w:val="clear" w:color="auto" w:fill="auto"/>
            <w:vAlign w:val="center"/>
          </w:tcPr>
          <w:p w14:paraId="15667C89" w14:textId="1EC663A9" w:rsidR="007D28D6" w:rsidDel="00E2773A" w:rsidRDefault="00000000">
            <w:pPr>
              <w:pStyle w:val="af"/>
              <w:rPr>
                <w:del w:id="1832" w:author="fei zhai" w:date="2026-05-06T15:34:00Z"/>
                <w:rFonts w:hint="default"/>
              </w:rPr>
            </w:pPr>
            <w:del w:id="1833" w:author="fei zhai" w:date="2026-05-06T15:34:00Z">
              <w:r w:rsidDel="00E2773A">
                <w:delText>Ⅲ</w:delText>
              </w:r>
            </w:del>
          </w:p>
        </w:tc>
      </w:tr>
    </w:tbl>
    <w:p w14:paraId="5EBA7B65" w14:textId="792996A5" w:rsidR="007D28D6" w:rsidDel="00E2773A" w:rsidRDefault="00000000">
      <w:pPr>
        <w:ind w:firstLineChars="0" w:firstLine="420"/>
        <w:rPr>
          <w:del w:id="1834" w:author="fei zhai" w:date="2026-05-06T15:34:00Z"/>
        </w:rPr>
      </w:pPr>
      <w:del w:id="1835" w:author="fei zhai" w:date="2026-05-06T15:34:00Z">
        <w:r w:rsidDel="00E2773A">
          <w:rPr>
            <w:rFonts w:hint="eastAsia"/>
          </w:rPr>
          <w:delText>基于《医疗器械分类目录》中每个一级产品类别的数据，本文分别训练了</w:delText>
        </w:r>
        <w:r w:rsidDel="00E2773A">
          <w:rPr>
            <w:rFonts w:hint="eastAsia"/>
          </w:rPr>
          <w:delText xml:space="preserve"> LR</w:delText>
        </w:r>
        <w:r w:rsidDel="00E2773A">
          <w:rPr>
            <w:rFonts w:hint="eastAsia"/>
          </w:rPr>
          <w:delText>、</w:delText>
        </w:r>
        <w:r w:rsidDel="00E2773A">
          <w:rPr>
            <w:rFonts w:hint="eastAsia"/>
          </w:rPr>
          <w:delText>KNN</w:delText>
        </w:r>
        <w:r w:rsidDel="00E2773A">
          <w:rPr>
            <w:rFonts w:hint="eastAsia"/>
          </w:rPr>
          <w:delText>、</w:delText>
        </w:r>
        <w:r w:rsidDel="00E2773A">
          <w:rPr>
            <w:rFonts w:hint="eastAsia"/>
          </w:rPr>
          <w:delText>RF</w:delText>
        </w:r>
        <w:r w:rsidDel="00E2773A">
          <w:rPr>
            <w:rFonts w:hint="eastAsia"/>
          </w:rPr>
          <w:delText>、</w:delText>
        </w:r>
        <w:r w:rsidDel="00E2773A">
          <w:rPr>
            <w:rFonts w:hint="eastAsia"/>
          </w:rPr>
          <w:delText>XGBoost</w:delText>
        </w:r>
        <w:r w:rsidDel="00E2773A">
          <w:rPr>
            <w:rFonts w:hint="eastAsia"/>
          </w:rPr>
          <w:delText>和</w:delText>
        </w:r>
        <w:r w:rsidDel="00E2773A">
          <w:rPr>
            <w:rFonts w:hint="eastAsia"/>
          </w:rPr>
          <w:delText>MLP</w:delText>
        </w:r>
        <w:r w:rsidDel="00E2773A">
          <w:rPr>
            <w:rFonts w:hint="eastAsia"/>
          </w:rPr>
          <w:delText>五种模型，具体流程如图</w:delText>
        </w:r>
        <w:r w:rsidDel="00E2773A">
          <w:rPr>
            <w:rFonts w:hint="eastAsia"/>
          </w:rPr>
          <w:delText>3-2</w:delText>
        </w:r>
        <w:r w:rsidDel="00E2773A">
          <w:rPr>
            <w:rFonts w:hint="eastAsia"/>
          </w:rPr>
          <w:delText>所示。</w:delText>
        </w:r>
      </w:del>
    </w:p>
    <w:p w14:paraId="331CBE0A" w14:textId="69895896" w:rsidR="007D28D6" w:rsidDel="00E2773A" w:rsidRDefault="00000000">
      <w:pPr>
        <w:ind w:firstLineChars="0" w:firstLine="0"/>
        <w:jc w:val="center"/>
        <w:rPr>
          <w:del w:id="1836" w:author="fei zhai" w:date="2026-05-06T15:34:00Z"/>
        </w:rPr>
      </w:pPr>
      <w:del w:id="1837" w:author="fei zhai" w:date="2026-05-06T15:34:00Z">
        <w:r w:rsidDel="00E2773A">
          <w:rPr>
            <w:rFonts w:hint="eastAsia"/>
            <w:noProof/>
          </w:rPr>
          <w:drawing>
            <wp:inline distT="0" distB="0" distL="0" distR="0" wp14:anchorId="5B158BDB" wp14:editId="64A335EF">
              <wp:extent cx="5274310" cy="2343150"/>
              <wp:effectExtent l="0" t="0" r="2540" b="0"/>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343150"/>
                      </a:xfrm>
                      <a:prstGeom prst="rect">
                        <a:avLst/>
                      </a:prstGeom>
                    </pic:spPr>
                  </pic:pic>
                </a:graphicData>
              </a:graphic>
            </wp:inline>
          </w:drawing>
        </w:r>
      </w:del>
    </w:p>
    <w:p w14:paraId="70B35222" w14:textId="38F8EE42" w:rsidR="007D28D6" w:rsidDel="00E2773A" w:rsidRDefault="00000000">
      <w:pPr>
        <w:pStyle w:val="ae"/>
        <w:rPr>
          <w:del w:id="1838" w:author="fei zhai" w:date="2026-05-06T15:34:00Z"/>
          <w:rFonts w:hint="default"/>
        </w:rPr>
      </w:pPr>
      <w:del w:id="1839" w:author="fei zhai" w:date="2026-05-06T15:34:00Z">
        <w:r w:rsidDel="00E2773A">
          <w:delText>图</w:delText>
        </w:r>
        <w:r w:rsidDel="00E2773A">
          <w:delText xml:space="preserve">3-2  </w:delText>
        </w:r>
        <w:r w:rsidDel="00E2773A">
          <w:delText>二级产品类别分类模型</w:delText>
        </w:r>
      </w:del>
    </w:p>
    <w:p w14:paraId="2A62CDA7" w14:textId="2A63DA9B" w:rsidR="007D28D6" w:rsidDel="00E2773A" w:rsidRDefault="00000000">
      <w:pPr>
        <w:ind w:firstLineChars="0" w:firstLine="420"/>
        <w:rPr>
          <w:del w:id="1840" w:author="fei zhai" w:date="2026-05-06T15:34:00Z"/>
        </w:rPr>
      </w:pPr>
      <w:del w:id="1841" w:author="fei zhai" w:date="2026-05-06T15:34:00Z">
        <w:r w:rsidDel="00E2773A">
          <w:rPr>
            <w:rFonts w:hint="eastAsia"/>
          </w:rPr>
          <w:delText>首先，使用</w:delText>
        </w:r>
        <w:r w:rsidDel="00E2773A">
          <w:rPr>
            <w:rFonts w:hint="eastAsia"/>
          </w:rPr>
          <w:delText>bge-large-zh-v1.5</w:delText>
        </w:r>
        <w:r w:rsidDel="00E2773A">
          <w:rPr>
            <w:rStyle w:val="af1"/>
          </w:rPr>
          <w:fldChar w:fldCharType="begin"/>
        </w:r>
        <w:r w:rsidDel="00E2773A">
          <w:rPr>
            <w:rStyle w:val="af1"/>
          </w:rPr>
          <w:delInstrText xml:space="preserve"> ADDIN ZOTERO_ITEM CSL_CITATION {"citationID":"CrVAKYrp","properties":{"formattedCitation":"\\super [63]\\nosupersub{}","plainCitation":"[63]","noteIndex":0},"citationItems":[{"id":179,"uris":["http://zotero.org/users/local/2JDDwpa7/items/8US49FKZ"],"itemData":{"id":179,"type":"webpage","abstract":"We’re on a journey to advance and democratize artificial intelligence through open source and open science.","title":"BAAI/bge-large-zh-v1.5 · Hugging Face","URL":"https://huggingface.co/BAAI/bge-large-zh-v1.5","accessed":{"date-parts":[["2026",3,17]]},"issued":{"date-parts":[["2026",2,4]]}}}],"schema":"https://github.com/citation-style-language/schema/raw/master/csl-citation.json"} </w:delInstrText>
        </w:r>
        <w:r w:rsidDel="00E2773A">
          <w:rPr>
            <w:rStyle w:val="af1"/>
          </w:rPr>
          <w:fldChar w:fldCharType="separate"/>
        </w:r>
        <w:r w:rsidDel="00E2773A">
          <w:rPr>
            <w:rStyle w:val="af1"/>
          </w:rPr>
          <w:delText>[63]</w:delText>
        </w:r>
        <w:r w:rsidDel="00E2773A">
          <w:rPr>
            <w:rStyle w:val="af1"/>
          </w:rPr>
          <w:fldChar w:fldCharType="end"/>
        </w:r>
        <w:r w:rsidDel="00E2773A">
          <w:rPr>
            <w:rFonts w:hint="eastAsia"/>
          </w:rPr>
          <w:delText>模型对文本进行嵌入，移除</w:delText>
        </w:r>
        <w:r w:rsidDel="00E2773A">
          <w:rPr>
            <w:rFonts w:hint="eastAsia"/>
          </w:rPr>
          <w:delText>L2</w:delText>
        </w:r>
        <w:r w:rsidDel="00E2773A">
          <w:rPr>
            <w:rFonts w:hint="eastAsia"/>
          </w:rPr>
          <w:delText>归一化。其次，对数据进行上采样以解决部分二级类别数据稀疏问题，并按</w:delText>
        </w:r>
        <w:r w:rsidDel="00E2773A">
          <w:rPr>
            <w:rFonts w:hint="eastAsia"/>
          </w:rPr>
          <w:delText>6:2:2</w:delText>
        </w:r>
        <w:r w:rsidDel="00E2773A">
          <w:rPr>
            <w:rFonts w:hint="eastAsia"/>
          </w:rPr>
          <w:delText>的比例划分训练集、验证集和测试集。在预处理阶段，</w:delText>
        </w:r>
        <w:r w:rsidDel="00E2773A">
          <w:rPr>
            <w:rFonts w:hint="eastAsia"/>
          </w:rPr>
          <w:delText>LR</w:delText>
        </w:r>
        <w:r w:rsidDel="00E2773A">
          <w:rPr>
            <w:rFonts w:hint="eastAsia"/>
          </w:rPr>
          <w:delText>、</w:delText>
        </w:r>
        <w:r w:rsidDel="00E2773A">
          <w:rPr>
            <w:rFonts w:hint="eastAsia"/>
          </w:rPr>
          <w:delText>KNN</w:delText>
        </w:r>
        <w:r w:rsidDel="00E2773A">
          <w:rPr>
            <w:rFonts w:hint="eastAsia"/>
          </w:rPr>
          <w:delText>和</w:delText>
        </w:r>
        <w:r w:rsidDel="00E2773A">
          <w:rPr>
            <w:rFonts w:hint="eastAsia"/>
          </w:rPr>
          <w:delText>MLP</w:delText>
        </w:r>
        <w:r w:rsidDel="00E2773A">
          <w:rPr>
            <w:rFonts w:hint="eastAsia"/>
          </w:rPr>
          <w:delText>模型训练前对嵌入向量进行了</w:delText>
        </w:r>
        <w:r w:rsidDel="00E2773A">
          <w:rPr>
            <w:rFonts w:hint="eastAsia"/>
          </w:rPr>
          <w:delText>L2</w:delText>
        </w:r>
        <w:r w:rsidDel="00E2773A">
          <w:rPr>
            <w:rFonts w:hint="eastAsia"/>
          </w:rPr>
          <w:delText>归一化，而</w:delText>
        </w:r>
        <w:r w:rsidDel="00E2773A">
          <w:rPr>
            <w:rFonts w:hint="eastAsia"/>
          </w:rPr>
          <w:delText>RF</w:delText>
        </w:r>
        <w:r w:rsidDel="00E2773A">
          <w:rPr>
            <w:rFonts w:hint="eastAsia"/>
          </w:rPr>
          <w:delText>与</w:delText>
        </w:r>
        <w:r w:rsidDel="00E2773A">
          <w:rPr>
            <w:rFonts w:hint="eastAsia"/>
          </w:rPr>
          <w:delText>XGBoost</w:delText>
        </w:r>
        <w:r w:rsidDel="00E2773A">
          <w:rPr>
            <w:rFonts w:hint="eastAsia"/>
          </w:rPr>
          <w:delText>作为基于决策树的模型，其划分依赖于单一特征维度的阈值比较，不涉及向量距离或模长，且归一化可能破坏特征间的独立性，因此未进行</w:delText>
        </w:r>
        <w:r w:rsidDel="00E2773A">
          <w:rPr>
            <w:rFonts w:hint="eastAsia"/>
          </w:rPr>
          <w:delText>L2</w:delText>
        </w:r>
        <w:r w:rsidDel="00E2773A">
          <w:rPr>
            <w:rFonts w:hint="eastAsia"/>
          </w:rPr>
          <w:delText>归一化处理。最后，通过网格搜索在验证集上确定最优超参数，并在测试集上评估模型性能，并使用模型对数据集</w:delText>
        </w:r>
        <w:r w:rsidDel="00E2773A">
          <w:rPr>
            <w:rFonts w:hAnsi="Cambria Math" w:hint="eastAsia"/>
          </w:rPr>
          <w:delText>的摘要</w:delText>
        </w:r>
        <w:r w:rsidDel="00E2773A">
          <w:rPr>
            <w:rFonts w:hint="eastAsia"/>
          </w:rPr>
          <w:delText>进行预测，得到二级产品类别。</w:delText>
        </w:r>
      </w:del>
    </w:p>
    <w:p w14:paraId="2B783757" w14:textId="3F6F5F60" w:rsidR="007D28D6" w:rsidDel="00E2773A" w:rsidRDefault="00000000">
      <w:pPr>
        <w:ind w:firstLineChars="0" w:firstLine="420"/>
        <w:rPr>
          <w:del w:id="1842" w:author="fei zhai" w:date="2026-05-06T15:34:00Z"/>
        </w:rPr>
      </w:pPr>
      <w:del w:id="1843" w:author="fei zhai" w:date="2026-05-06T15:34:00Z">
        <w:r w:rsidDel="00E2773A">
          <w:rPr>
            <w:rFonts w:hint="eastAsia"/>
          </w:rPr>
          <w:delText>模型具体的结果如表</w:delText>
        </w:r>
        <w:r w:rsidDel="00E2773A">
          <w:rPr>
            <w:rFonts w:hint="eastAsia"/>
          </w:rPr>
          <w:delText>3-3</w:delText>
        </w:r>
        <w:r w:rsidDel="00E2773A">
          <w:rPr>
            <w:rFonts w:hint="eastAsia"/>
          </w:rPr>
          <w:delText>所示，</w:delText>
        </w:r>
      </w:del>
      <m:oMath>
        <m:r>
          <w:del w:id="1844" w:author="fei zhai" w:date="2026-05-06T15:34:00Z">
            <m:rPr>
              <m:nor/>
            </m:rPr>
            <w:rPr>
              <w:rFonts w:cs="Times New Roman"/>
              <w:iCs/>
            </w:rPr>
            <m:t>Count</m:t>
          </w:del>
        </m:r>
      </m:oMath>
      <w:del w:id="1845" w:author="fei zhai" w:date="2026-05-06T15:34:00Z">
        <w:r w:rsidDel="00E2773A">
          <w:rPr>
            <w:rFonts w:hint="eastAsia"/>
            <w:iCs/>
          </w:rPr>
          <w:delText>代</w:delText>
        </w:r>
        <w:r w:rsidDel="00E2773A">
          <w:rPr>
            <w:rFonts w:hint="eastAsia"/>
          </w:rPr>
          <w:delText>表模型在数据集上预测出的二级产品类别数量，</w:delText>
        </w:r>
      </w:del>
      <m:oMath>
        <m:r>
          <w:del w:id="1846" w:author="fei zhai" w:date="2026-05-06T15:34:00Z">
            <m:rPr>
              <m:nor/>
            </m:rPr>
            <w:rPr>
              <w:rFonts w:cs="Times New Roman"/>
              <w:iCs/>
            </w:rPr>
            <m:t>Value</m:t>
          </w:del>
        </m:r>
      </m:oMath>
      <w:del w:id="1847" w:author="fei zhai" w:date="2026-05-06T15:34:00Z">
        <w:r w:rsidDel="00E2773A">
          <w:rPr>
            <w:rFonts w:hint="eastAsia"/>
            <w:iCs/>
          </w:rPr>
          <w:delText>代表</w:delText>
        </w:r>
        <w:r w:rsidDel="00E2773A">
          <w:rPr>
            <w:rFonts w:hint="eastAsia"/>
          </w:rPr>
          <w:delText>模型在每个一级产品类别的测试集中</w:delText>
        </w:r>
        <w:r w:rsidDel="00E2773A">
          <w:rPr>
            <w:rFonts w:hint="eastAsia"/>
          </w:rPr>
          <w:delText>Precision</w:delText>
        </w:r>
        <w:r w:rsidDel="00E2773A">
          <w:rPr>
            <w:rFonts w:hint="eastAsia"/>
          </w:rPr>
          <w:delText>的最小值。这两个指标分别从不同侧面反映了模型对数据分布和类别边界的刻画能力。</w:delText>
        </w:r>
      </w:del>
    </w:p>
    <w:p w14:paraId="3DEFDCDF" w14:textId="716EF62C" w:rsidR="007D28D6" w:rsidDel="00E2773A" w:rsidRDefault="00000000">
      <w:pPr>
        <w:pStyle w:val="ae"/>
        <w:rPr>
          <w:del w:id="1848" w:author="fei zhai" w:date="2026-05-06T15:34:00Z"/>
          <w:rFonts w:hint="default"/>
        </w:rPr>
      </w:pPr>
      <w:del w:id="1849" w:author="fei zhai" w:date="2026-05-06T15:34:00Z">
        <w:r w:rsidDel="00E2773A">
          <w:delText>表</w:delText>
        </w:r>
        <w:r w:rsidDel="00E2773A">
          <w:delText xml:space="preserve">3-3  </w:delText>
        </w:r>
        <w:r w:rsidDel="00E2773A">
          <w:delText>模型结果</w:delText>
        </w:r>
      </w:del>
    </w:p>
    <w:tbl>
      <w:tblPr>
        <w:tblStyle w:val="aa"/>
        <w:tblW w:w="0" w:type="auto"/>
        <w:tblLook w:val="04A0" w:firstRow="1" w:lastRow="0" w:firstColumn="1" w:lastColumn="0" w:noHBand="0" w:noVBand="1"/>
      </w:tblPr>
      <w:tblGrid>
        <w:gridCol w:w="2208"/>
        <w:gridCol w:w="3331"/>
        <w:gridCol w:w="2767"/>
      </w:tblGrid>
      <w:tr w:rsidR="007D28D6" w:rsidDel="00E2773A" w14:paraId="5FB71D05" w14:textId="1094B561">
        <w:trPr>
          <w:del w:id="1850" w:author="fei zhai" w:date="2026-05-06T15:34:00Z"/>
        </w:trPr>
        <w:tc>
          <w:tcPr>
            <w:tcW w:w="2253" w:type="dxa"/>
            <w:tcBorders>
              <w:top w:val="single" w:sz="8" w:space="0" w:color="auto"/>
              <w:left w:val="nil"/>
              <w:bottom w:val="single" w:sz="6" w:space="0" w:color="auto"/>
              <w:right w:val="nil"/>
            </w:tcBorders>
          </w:tcPr>
          <w:p w14:paraId="35F92FCD" w14:textId="5CED1EE0" w:rsidR="007D28D6" w:rsidDel="00E2773A" w:rsidRDefault="00000000">
            <w:pPr>
              <w:pStyle w:val="af"/>
              <w:rPr>
                <w:del w:id="1851" w:author="fei zhai" w:date="2026-05-06T15:34:00Z"/>
                <w:rFonts w:hint="default"/>
              </w:rPr>
            </w:pPr>
            <w:del w:id="1852" w:author="fei zhai" w:date="2026-05-06T15:34:00Z">
              <w:r w:rsidDel="00E2773A">
                <w:delText>模型</w:delText>
              </w:r>
            </w:del>
          </w:p>
        </w:tc>
        <w:tc>
          <w:tcPr>
            <w:tcW w:w="3428" w:type="dxa"/>
            <w:tcBorders>
              <w:top w:val="single" w:sz="8" w:space="0" w:color="auto"/>
              <w:left w:val="nil"/>
              <w:bottom w:val="single" w:sz="6" w:space="0" w:color="auto"/>
              <w:right w:val="nil"/>
            </w:tcBorders>
          </w:tcPr>
          <w:p w14:paraId="33ABAEAE" w14:textId="45DE9FE3" w:rsidR="007D28D6" w:rsidDel="00E2773A" w:rsidRDefault="00000000">
            <w:pPr>
              <w:pStyle w:val="af"/>
              <w:rPr>
                <w:del w:id="1853" w:author="fei zhai" w:date="2026-05-06T15:34:00Z"/>
                <w:rFonts w:hint="default"/>
                <w:iCs/>
              </w:rPr>
            </w:pPr>
            <m:oMathPara>
              <m:oMath>
                <m:r>
                  <w:del w:id="1854" w:author="fei zhai" w:date="2026-05-06T15:34:00Z">
                    <m:rPr>
                      <m:nor/>
                    </m:rPr>
                    <w:rPr>
                      <w:rFonts w:cs="Times New Roman" w:hint="default"/>
                      <w:iCs/>
                    </w:rPr>
                    <m:t>Count</m:t>
                  </w:del>
                </m:r>
              </m:oMath>
            </m:oMathPara>
          </w:p>
        </w:tc>
        <w:tc>
          <w:tcPr>
            <w:tcW w:w="2841" w:type="dxa"/>
            <w:tcBorders>
              <w:top w:val="single" w:sz="8" w:space="0" w:color="auto"/>
              <w:left w:val="nil"/>
              <w:bottom w:val="single" w:sz="6" w:space="0" w:color="auto"/>
              <w:right w:val="nil"/>
            </w:tcBorders>
          </w:tcPr>
          <w:p w14:paraId="5C590F91" w14:textId="4660F49B" w:rsidR="007D28D6" w:rsidDel="00E2773A" w:rsidRDefault="00000000">
            <w:pPr>
              <w:pStyle w:val="af"/>
              <w:rPr>
                <w:del w:id="1855" w:author="fei zhai" w:date="2026-05-06T15:34:00Z"/>
                <w:rFonts w:hint="default"/>
                <w:iCs/>
              </w:rPr>
            </w:pPr>
            <m:oMathPara>
              <m:oMath>
                <m:r>
                  <w:del w:id="1856" w:author="fei zhai" w:date="2026-05-06T15:34:00Z">
                    <m:rPr>
                      <m:nor/>
                    </m:rPr>
                    <w:rPr>
                      <w:rFonts w:cs="Times New Roman" w:hint="default"/>
                      <w:iCs/>
                    </w:rPr>
                    <m:t>Value</m:t>
                  </w:del>
                </m:r>
              </m:oMath>
            </m:oMathPara>
          </w:p>
        </w:tc>
      </w:tr>
      <w:tr w:rsidR="007D28D6" w:rsidDel="00E2773A" w14:paraId="69990070" w14:textId="473FD826">
        <w:trPr>
          <w:del w:id="1857" w:author="fei zhai" w:date="2026-05-06T15:34:00Z"/>
        </w:trPr>
        <w:tc>
          <w:tcPr>
            <w:tcW w:w="2253" w:type="dxa"/>
            <w:tcBorders>
              <w:top w:val="single" w:sz="6" w:space="0" w:color="auto"/>
              <w:left w:val="nil"/>
              <w:bottom w:val="nil"/>
              <w:right w:val="nil"/>
            </w:tcBorders>
          </w:tcPr>
          <w:p w14:paraId="0EE11F83" w14:textId="58B9E2C1" w:rsidR="007D28D6" w:rsidDel="00E2773A" w:rsidRDefault="00000000">
            <w:pPr>
              <w:pStyle w:val="af"/>
              <w:rPr>
                <w:del w:id="1858" w:author="fei zhai" w:date="2026-05-06T15:34:00Z"/>
                <w:rFonts w:hint="default"/>
              </w:rPr>
            </w:pPr>
            <w:del w:id="1859" w:author="fei zhai" w:date="2026-05-06T15:34:00Z">
              <w:r w:rsidDel="00E2773A">
                <w:delText>LR</w:delText>
              </w:r>
            </w:del>
          </w:p>
        </w:tc>
        <w:tc>
          <w:tcPr>
            <w:tcW w:w="3428" w:type="dxa"/>
            <w:tcBorders>
              <w:top w:val="single" w:sz="6" w:space="0" w:color="auto"/>
              <w:left w:val="nil"/>
              <w:bottom w:val="nil"/>
              <w:right w:val="nil"/>
            </w:tcBorders>
          </w:tcPr>
          <w:p w14:paraId="6D829E22" w14:textId="3256CF12" w:rsidR="007D28D6" w:rsidDel="00E2773A" w:rsidRDefault="00000000">
            <w:pPr>
              <w:pStyle w:val="af"/>
              <w:rPr>
                <w:del w:id="1860" w:author="fei zhai" w:date="2026-05-06T15:34:00Z"/>
                <w:rFonts w:hint="default"/>
              </w:rPr>
            </w:pPr>
            <w:del w:id="1861" w:author="fei zhai" w:date="2026-05-06T15:34:00Z">
              <w:r w:rsidDel="00E2773A">
                <w:delText>198</w:delText>
              </w:r>
            </w:del>
          </w:p>
        </w:tc>
        <w:tc>
          <w:tcPr>
            <w:tcW w:w="2841" w:type="dxa"/>
            <w:tcBorders>
              <w:top w:val="single" w:sz="6" w:space="0" w:color="auto"/>
              <w:left w:val="nil"/>
              <w:bottom w:val="nil"/>
              <w:right w:val="nil"/>
            </w:tcBorders>
          </w:tcPr>
          <w:p w14:paraId="46F96B5F" w14:textId="49BBDDFC" w:rsidR="007D28D6" w:rsidDel="00E2773A" w:rsidRDefault="00000000">
            <w:pPr>
              <w:pStyle w:val="af"/>
              <w:rPr>
                <w:del w:id="1862" w:author="fei zhai" w:date="2026-05-06T15:34:00Z"/>
                <w:rFonts w:hint="default"/>
              </w:rPr>
            </w:pPr>
            <w:del w:id="1863" w:author="fei zhai" w:date="2026-05-06T15:34:00Z">
              <w:r w:rsidDel="00E2773A">
                <w:rPr>
                  <w:rFonts w:hint="default"/>
                </w:rPr>
                <w:delText>0.9090</w:delText>
              </w:r>
            </w:del>
          </w:p>
        </w:tc>
      </w:tr>
      <w:tr w:rsidR="007D28D6" w:rsidDel="00E2773A" w14:paraId="7E2855C8" w14:textId="4B1170B5">
        <w:trPr>
          <w:del w:id="1864" w:author="fei zhai" w:date="2026-05-06T15:34:00Z"/>
        </w:trPr>
        <w:tc>
          <w:tcPr>
            <w:tcW w:w="2253" w:type="dxa"/>
            <w:tcBorders>
              <w:top w:val="nil"/>
              <w:left w:val="nil"/>
              <w:bottom w:val="nil"/>
              <w:right w:val="nil"/>
            </w:tcBorders>
          </w:tcPr>
          <w:p w14:paraId="2DB2BC3A" w14:textId="6EB1F060" w:rsidR="007D28D6" w:rsidDel="00E2773A" w:rsidRDefault="00000000">
            <w:pPr>
              <w:pStyle w:val="af"/>
              <w:rPr>
                <w:del w:id="1865" w:author="fei zhai" w:date="2026-05-06T15:34:00Z"/>
                <w:rFonts w:hint="default"/>
              </w:rPr>
            </w:pPr>
            <w:del w:id="1866" w:author="fei zhai" w:date="2026-05-06T15:34:00Z">
              <w:r w:rsidDel="00E2773A">
                <w:delText>KNN</w:delText>
              </w:r>
            </w:del>
          </w:p>
        </w:tc>
        <w:tc>
          <w:tcPr>
            <w:tcW w:w="3428" w:type="dxa"/>
            <w:tcBorders>
              <w:top w:val="nil"/>
              <w:left w:val="nil"/>
              <w:bottom w:val="nil"/>
              <w:right w:val="nil"/>
            </w:tcBorders>
          </w:tcPr>
          <w:p w14:paraId="3CEBDA5B" w14:textId="5BB4425B" w:rsidR="007D28D6" w:rsidDel="00E2773A" w:rsidRDefault="00000000">
            <w:pPr>
              <w:pStyle w:val="af"/>
              <w:rPr>
                <w:del w:id="1867" w:author="fei zhai" w:date="2026-05-06T15:34:00Z"/>
                <w:rFonts w:hint="default"/>
              </w:rPr>
            </w:pPr>
            <w:del w:id="1868" w:author="fei zhai" w:date="2026-05-06T15:34:00Z">
              <w:r w:rsidDel="00E2773A">
                <w:rPr>
                  <w:b/>
                  <w:bCs/>
                </w:rPr>
                <w:delText>206</w:delText>
              </w:r>
            </w:del>
          </w:p>
        </w:tc>
        <w:tc>
          <w:tcPr>
            <w:tcW w:w="2841" w:type="dxa"/>
            <w:tcBorders>
              <w:top w:val="nil"/>
              <w:left w:val="nil"/>
              <w:bottom w:val="nil"/>
              <w:right w:val="nil"/>
            </w:tcBorders>
          </w:tcPr>
          <w:p w14:paraId="3F24B45E" w14:textId="39DC14A9" w:rsidR="007D28D6" w:rsidDel="00E2773A" w:rsidRDefault="00000000">
            <w:pPr>
              <w:pStyle w:val="af"/>
              <w:rPr>
                <w:del w:id="1869" w:author="fei zhai" w:date="2026-05-06T15:34:00Z"/>
                <w:rFonts w:hint="default"/>
              </w:rPr>
            </w:pPr>
            <w:del w:id="1870" w:author="fei zhai" w:date="2026-05-06T15:34:00Z">
              <w:r w:rsidDel="00E2773A">
                <w:rPr>
                  <w:rFonts w:hint="default"/>
                </w:rPr>
                <w:delText>0.8882</w:delText>
              </w:r>
            </w:del>
          </w:p>
        </w:tc>
      </w:tr>
      <w:tr w:rsidR="007D28D6" w:rsidDel="00E2773A" w14:paraId="0ACF8FC3" w14:textId="7AB0C362">
        <w:trPr>
          <w:del w:id="1871" w:author="fei zhai" w:date="2026-05-06T15:34:00Z"/>
        </w:trPr>
        <w:tc>
          <w:tcPr>
            <w:tcW w:w="2253" w:type="dxa"/>
            <w:tcBorders>
              <w:top w:val="nil"/>
              <w:left w:val="nil"/>
              <w:bottom w:val="nil"/>
              <w:right w:val="nil"/>
            </w:tcBorders>
          </w:tcPr>
          <w:p w14:paraId="6C6FDF7A" w14:textId="4AF6DBC0" w:rsidR="007D28D6" w:rsidDel="00E2773A" w:rsidRDefault="00000000">
            <w:pPr>
              <w:pStyle w:val="af"/>
              <w:rPr>
                <w:del w:id="1872" w:author="fei zhai" w:date="2026-05-06T15:34:00Z"/>
                <w:rFonts w:hint="default"/>
              </w:rPr>
            </w:pPr>
            <w:del w:id="1873" w:author="fei zhai" w:date="2026-05-06T15:34:00Z">
              <w:r w:rsidDel="00E2773A">
                <w:delText>RF</w:delText>
              </w:r>
            </w:del>
          </w:p>
        </w:tc>
        <w:tc>
          <w:tcPr>
            <w:tcW w:w="3428" w:type="dxa"/>
            <w:tcBorders>
              <w:top w:val="nil"/>
              <w:left w:val="nil"/>
              <w:bottom w:val="nil"/>
              <w:right w:val="nil"/>
            </w:tcBorders>
          </w:tcPr>
          <w:p w14:paraId="1ADD350C" w14:textId="2540C0D8" w:rsidR="007D28D6" w:rsidDel="00E2773A" w:rsidRDefault="00000000">
            <w:pPr>
              <w:pStyle w:val="af"/>
              <w:rPr>
                <w:del w:id="1874" w:author="fei zhai" w:date="2026-05-06T15:34:00Z"/>
                <w:rFonts w:hint="default"/>
              </w:rPr>
            </w:pPr>
            <w:del w:id="1875" w:author="fei zhai" w:date="2026-05-06T15:34:00Z">
              <w:r w:rsidDel="00E2773A">
                <w:delText>200</w:delText>
              </w:r>
            </w:del>
          </w:p>
        </w:tc>
        <w:tc>
          <w:tcPr>
            <w:tcW w:w="2841" w:type="dxa"/>
            <w:tcBorders>
              <w:top w:val="nil"/>
              <w:left w:val="nil"/>
              <w:bottom w:val="nil"/>
              <w:right w:val="nil"/>
            </w:tcBorders>
          </w:tcPr>
          <w:p w14:paraId="3348CC3A" w14:textId="79C0F62B" w:rsidR="007D28D6" w:rsidDel="00E2773A" w:rsidRDefault="00000000">
            <w:pPr>
              <w:pStyle w:val="af"/>
              <w:rPr>
                <w:del w:id="1876" w:author="fei zhai" w:date="2026-05-06T15:34:00Z"/>
                <w:rFonts w:hint="default"/>
              </w:rPr>
            </w:pPr>
            <w:del w:id="1877" w:author="fei zhai" w:date="2026-05-06T15:34:00Z">
              <w:r w:rsidDel="00E2773A">
                <w:rPr>
                  <w:rFonts w:hint="default"/>
                </w:rPr>
                <w:delText>0.8476</w:delText>
              </w:r>
            </w:del>
          </w:p>
        </w:tc>
      </w:tr>
      <w:tr w:rsidR="007D28D6" w:rsidDel="00E2773A" w14:paraId="297F5CE7" w14:textId="4664388A">
        <w:trPr>
          <w:del w:id="1878" w:author="fei zhai" w:date="2026-05-06T15:34:00Z"/>
        </w:trPr>
        <w:tc>
          <w:tcPr>
            <w:tcW w:w="2253" w:type="dxa"/>
            <w:tcBorders>
              <w:top w:val="nil"/>
              <w:left w:val="nil"/>
              <w:bottom w:val="nil"/>
              <w:right w:val="nil"/>
            </w:tcBorders>
          </w:tcPr>
          <w:p w14:paraId="57CAD247" w14:textId="5FDDB6A3" w:rsidR="007D28D6" w:rsidDel="00E2773A" w:rsidRDefault="00000000">
            <w:pPr>
              <w:pStyle w:val="af"/>
              <w:rPr>
                <w:del w:id="1879" w:author="fei zhai" w:date="2026-05-06T15:34:00Z"/>
                <w:rFonts w:hint="default"/>
              </w:rPr>
            </w:pPr>
            <w:del w:id="1880" w:author="fei zhai" w:date="2026-05-06T15:34:00Z">
              <w:r w:rsidDel="00E2773A">
                <w:delText>XGBoost</w:delText>
              </w:r>
            </w:del>
          </w:p>
        </w:tc>
        <w:tc>
          <w:tcPr>
            <w:tcW w:w="3428" w:type="dxa"/>
            <w:tcBorders>
              <w:top w:val="nil"/>
              <w:left w:val="nil"/>
              <w:bottom w:val="nil"/>
              <w:right w:val="nil"/>
            </w:tcBorders>
          </w:tcPr>
          <w:p w14:paraId="1AF1CE9A" w14:textId="3F72F1CD" w:rsidR="007D28D6" w:rsidDel="00E2773A" w:rsidRDefault="00000000">
            <w:pPr>
              <w:pStyle w:val="af"/>
              <w:rPr>
                <w:del w:id="1881" w:author="fei zhai" w:date="2026-05-06T15:34:00Z"/>
                <w:rFonts w:hint="default"/>
              </w:rPr>
            </w:pPr>
            <w:del w:id="1882" w:author="fei zhai" w:date="2026-05-06T15:34:00Z">
              <w:r w:rsidDel="00E2773A">
                <w:delText>201</w:delText>
              </w:r>
            </w:del>
          </w:p>
        </w:tc>
        <w:tc>
          <w:tcPr>
            <w:tcW w:w="2841" w:type="dxa"/>
            <w:tcBorders>
              <w:top w:val="nil"/>
              <w:left w:val="nil"/>
              <w:bottom w:val="nil"/>
              <w:right w:val="nil"/>
            </w:tcBorders>
          </w:tcPr>
          <w:p w14:paraId="498FB77F" w14:textId="6C24447C" w:rsidR="007D28D6" w:rsidDel="00E2773A" w:rsidRDefault="00000000">
            <w:pPr>
              <w:pStyle w:val="af"/>
              <w:rPr>
                <w:del w:id="1883" w:author="fei zhai" w:date="2026-05-06T15:34:00Z"/>
                <w:rFonts w:hint="default"/>
              </w:rPr>
            </w:pPr>
            <w:del w:id="1884" w:author="fei zhai" w:date="2026-05-06T15:34:00Z">
              <w:r w:rsidDel="00E2773A">
                <w:rPr>
                  <w:rFonts w:hint="default"/>
                </w:rPr>
                <w:delText>0.7593</w:delText>
              </w:r>
            </w:del>
          </w:p>
        </w:tc>
      </w:tr>
      <w:tr w:rsidR="007D28D6" w:rsidDel="00E2773A" w14:paraId="4556F56E" w14:textId="55DF8020">
        <w:trPr>
          <w:del w:id="1885" w:author="fei zhai" w:date="2026-05-06T15:34:00Z"/>
        </w:trPr>
        <w:tc>
          <w:tcPr>
            <w:tcW w:w="2253" w:type="dxa"/>
            <w:tcBorders>
              <w:top w:val="nil"/>
              <w:left w:val="nil"/>
              <w:bottom w:val="single" w:sz="8" w:space="0" w:color="auto"/>
              <w:right w:val="nil"/>
            </w:tcBorders>
          </w:tcPr>
          <w:p w14:paraId="161BD4A0" w14:textId="0FA2CCA3" w:rsidR="007D28D6" w:rsidDel="00E2773A" w:rsidRDefault="00000000">
            <w:pPr>
              <w:pStyle w:val="af"/>
              <w:rPr>
                <w:del w:id="1886" w:author="fei zhai" w:date="2026-05-06T15:34:00Z"/>
                <w:rFonts w:hint="default"/>
              </w:rPr>
            </w:pPr>
            <w:del w:id="1887" w:author="fei zhai" w:date="2026-05-06T15:34:00Z">
              <w:r w:rsidDel="00E2773A">
                <w:delText>M</w:delText>
              </w:r>
              <w:r w:rsidDel="00E2773A">
                <w:rPr>
                  <w:rFonts w:hint="default"/>
                </w:rPr>
                <w:delText>LP</w:delText>
              </w:r>
            </w:del>
          </w:p>
        </w:tc>
        <w:tc>
          <w:tcPr>
            <w:tcW w:w="3428" w:type="dxa"/>
            <w:tcBorders>
              <w:top w:val="nil"/>
              <w:left w:val="nil"/>
              <w:bottom w:val="single" w:sz="8" w:space="0" w:color="auto"/>
              <w:right w:val="nil"/>
            </w:tcBorders>
          </w:tcPr>
          <w:p w14:paraId="44B8B546" w14:textId="266D5CFE" w:rsidR="007D28D6" w:rsidDel="00E2773A" w:rsidRDefault="00000000">
            <w:pPr>
              <w:pStyle w:val="af"/>
              <w:rPr>
                <w:del w:id="1888" w:author="fei zhai" w:date="2026-05-06T15:34:00Z"/>
                <w:rFonts w:hint="default"/>
              </w:rPr>
            </w:pPr>
            <w:del w:id="1889" w:author="fei zhai" w:date="2026-05-06T15:34:00Z">
              <w:r w:rsidDel="00E2773A">
                <w:delText>203</w:delText>
              </w:r>
            </w:del>
          </w:p>
        </w:tc>
        <w:tc>
          <w:tcPr>
            <w:tcW w:w="2841" w:type="dxa"/>
            <w:tcBorders>
              <w:top w:val="nil"/>
              <w:left w:val="nil"/>
              <w:bottom w:val="single" w:sz="8" w:space="0" w:color="auto"/>
              <w:right w:val="nil"/>
            </w:tcBorders>
          </w:tcPr>
          <w:p w14:paraId="7D0F0C47" w14:textId="13699E02" w:rsidR="007D28D6" w:rsidDel="00E2773A" w:rsidRDefault="00000000">
            <w:pPr>
              <w:pStyle w:val="af"/>
              <w:rPr>
                <w:del w:id="1890" w:author="fei zhai" w:date="2026-05-06T15:34:00Z"/>
                <w:rFonts w:hint="default"/>
              </w:rPr>
            </w:pPr>
            <w:del w:id="1891" w:author="fei zhai" w:date="2026-05-06T15:34:00Z">
              <w:r w:rsidDel="00E2773A">
                <w:rPr>
                  <w:rFonts w:hint="default"/>
                  <w:b/>
                  <w:bCs/>
                </w:rPr>
                <w:delText>0.9378</w:delText>
              </w:r>
            </w:del>
          </w:p>
        </w:tc>
      </w:tr>
    </w:tbl>
    <w:p w14:paraId="34125DB2" w14:textId="6934103A" w:rsidR="007D28D6" w:rsidDel="00E2773A" w:rsidRDefault="00000000">
      <w:pPr>
        <w:ind w:firstLineChars="0" w:firstLine="420"/>
        <w:rPr>
          <w:del w:id="1892" w:author="fei zhai" w:date="2026-05-06T15:34:00Z"/>
        </w:rPr>
      </w:pPr>
      <m:oMath>
        <m:r>
          <w:del w:id="1893" w:author="fei zhai" w:date="2026-05-06T15:34:00Z">
            <m:rPr>
              <m:nor/>
            </m:rPr>
            <w:rPr>
              <w:rFonts w:cs="Times New Roman"/>
              <w:iCs/>
            </w:rPr>
            <m:t>Count</m:t>
          </w:del>
        </m:r>
      </m:oMath>
      <w:del w:id="1894" w:author="fei zhai" w:date="2026-05-06T15:34:00Z">
        <w:r w:rsidDel="00E2773A">
          <w:rPr>
            <w:rFonts w:hint="eastAsia"/>
            <w:iCs/>
          </w:rPr>
          <w:delText>衡量的</w:delText>
        </w:r>
        <w:r w:rsidDel="00E2773A">
          <w:rPr>
            <w:rFonts w:hint="eastAsia"/>
          </w:rPr>
          <w:delText>是模型对于二级类别的覆盖率，在进行二级分层抽样的情况下，如果模型可以准确识别更多的二级产品类别，则说明该模型对于各类别有较好的区分能力，有利于防止抽样过程中出现一些比较稀少或者样本数量较少的二级类产品被忽略，进而提高抽样结果在类别的完整性和代表性，</w:delText>
        </w:r>
        <w:r w:rsidDel="00E2773A">
          <w:rPr>
            <w:rFonts w:hint="eastAsia"/>
          </w:rPr>
          <w:delText>KNN</w:delText>
        </w:r>
        <w:r w:rsidDel="00E2773A">
          <w:rPr>
            <w:rFonts w:hint="eastAsia"/>
          </w:rPr>
          <w:delText>在数据集上能识别所有的二级产品，因此它在类别的覆盖率上有较大优势。</w:delText>
        </w:r>
      </w:del>
    </w:p>
    <w:p w14:paraId="3FA13C3F" w14:textId="39809EF6" w:rsidR="007D28D6" w:rsidDel="00E2773A" w:rsidRDefault="00000000">
      <w:pPr>
        <w:ind w:firstLineChars="0" w:firstLine="420"/>
        <w:rPr>
          <w:del w:id="1895" w:author="fei zhai" w:date="2026-05-06T15:34:00Z"/>
        </w:rPr>
      </w:pPr>
      <w:del w:id="1896" w:author="fei zhai" w:date="2026-05-06T15:34:00Z">
        <w:r w:rsidDel="00E2773A">
          <w:rPr>
            <w:rFonts w:hint="eastAsia"/>
          </w:rPr>
          <w:delText>而</w:delText>
        </w:r>
      </w:del>
      <m:oMath>
        <m:r>
          <w:del w:id="1897" w:author="fei zhai" w:date="2026-05-06T15:34:00Z">
            <m:rPr>
              <m:nor/>
            </m:rPr>
            <w:rPr>
              <w:rFonts w:cs="Times New Roman"/>
              <w:iCs/>
            </w:rPr>
            <m:t>Valu</m:t>
          </w:del>
        </m:r>
        <m:r>
          <w:del w:id="1898" w:author="fei zhai" w:date="2026-05-06T15:34:00Z">
            <m:rPr>
              <m:nor/>
            </m:rPr>
            <w:rPr>
              <w:rFonts w:ascii="Cambria Math" w:cs="Times New Roman" w:hint="eastAsia"/>
              <w:iCs/>
            </w:rPr>
            <m:t>e</m:t>
          </w:del>
        </m:r>
      </m:oMath>
      <w:del w:id="1899" w:author="fei zhai" w:date="2026-05-06T15:34:00Z">
        <w:r w:rsidDel="00E2773A">
          <w:rPr>
            <w:rFonts w:hint="eastAsia"/>
            <w:iCs/>
          </w:rPr>
          <w:delText>衡量的</w:delText>
        </w:r>
        <w:r w:rsidDel="00E2773A">
          <w:rPr>
            <w:rFonts w:hint="eastAsia"/>
          </w:rPr>
          <w:delText>是以最差类别性能来评价模型的精确率，在最小</w:delText>
        </w:r>
        <w:r w:rsidDel="00E2773A">
          <w:rPr>
            <w:rFonts w:hint="eastAsia"/>
          </w:rPr>
          <w:delText>Precision</w:delText>
        </w:r>
        <w:r w:rsidDel="00E2773A">
          <w:rPr>
            <w:rFonts w:hint="eastAsia"/>
          </w:rPr>
          <w:delText>越高的情况下意味着模型对所有的一级类别的二级类别的预测错误被有效控制，特别是在难以区分或者界限不明的类别中仍然具有较好的识别能力，这有利于降低采样过程中由于系统性误判带来的标签噪声，而</w:delText>
        </w:r>
        <w:r w:rsidDel="00E2773A">
          <w:rPr>
            <w:rFonts w:hint="eastAsia"/>
          </w:rPr>
          <w:delText>MLP</w:delText>
        </w:r>
        <w:r w:rsidDel="00E2773A">
          <w:rPr>
            <w:rFonts w:hint="eastAsia"/>
          </w:rPr>
          <w:delText>获得最高的</w:delText>
        </w:r>
        <w:r w:rsidDel="00E2773A">
          <w:rPr>
            <w:rFonts w:hint="eastAsia"/>
          </w:rPr>
          <w:delText>Value</w:delText>
        </w:r>
        <w:r w:rsidDel="00E2773A">
          <w:rPr>
            <w:rFonts w:hint="eastAsia"/>
          </w:rPr>
          <w:delText>，也即它在一级类别的预测更均匀。</w:delText>
        </w:r>
      </w:del>
    </w:p>
    <w:p w14:paraId="27911AC6" w14:textId="639EFB5D" w:rsidR="007D28D6" w:rsidDel="00E2773A" w:rsidRDefault="00000000">
      <w:pPr>
        <w:ind w:firstLineChars="0" w:firstLine="420"/>
        <w:rPr>
          <w:del w:id="1900" w:author="fei zhai" w:date="2026-05-06T15:34:00Z"/>
        </w:rPr>
      </w:pPr>
      <m:oMath>
        <m:r>
          <w:del w:id="1901" w:author="fei zhai" w:date="2026-05-06T15:34:00Z">
            <m:rPr>
              <m:nor/>
            </m:rPr>
            <w:rPr>
              <w:rFonts w:cs="Times New Roman"/>
              <w:iCs/>
            </w:rPr>
            <m:t>Count</m:t>
          </w:del>
        </m:r>
      </m:oMath>
      <w:del w:id="1902" w:author="fei zhai" w:date="2026-05-06T15:34:00Z">
        <w:r w:rsidDel="00E2773A">
          <w:rPr>
            <w:rFonts w:hint="eastAsia"/>
            <w:iCs/>
          </w:rPr>
          <w:delText>和</w:delText>
        </w:r>
      </w:del>
      <m:oMath>
        <m:r>
          <w:del w:id="1903" w:author="fei zhai" w:date="2026-05-06T15:34:00Z">
            <m:rPr>
              <m:nor/>
            </m:rPr>
            <w:rPr>
              <w:rFonts w:cs="Times New Roman"/>
              <w:iCs/>
            </w:rPr>
            <m:t>Value</m:t>
          </w:del>
        </m:r>
      </m:oMath>
      <w:del w:id="1904" w:author="fei zhai" w:date="2026-05-06T15:34:00Z">
        <w:r w:rsidDel="00E2773A">
          <w:rPr>
            <w:rFonts w:hint="eastAsia"/>
            <w:iCs/>
          </w:rPr>
          <w:delText>分别从</w:delText>
        </w:r>
        <w:r w:rsidDel="00E2773A">
          <w:rPr>
            <w:rFonts w:hint="eastAsia"/>
          </w:rPr>
          <w:delText>类别覆盖性和预测可靠性两个方面对二级分层抽样有影响，均可使得得到更优更具有代表性的标注样本集，具体的抽样效果可见</w:delText>
        </w:r>
        <w:r w:rsidDel="00E2773A">
          <w:rPr>
            <w:rFonts w:hint="eastAsia"/>
          </w:rPr>
          <w:delText>3.3.3</w:delText>
        </w:r>
        <w:r w:rsidDel="00E2773A">
          <w:rPr>
            <w:rFonts w:hint="eastAsia"/>
          </w:rPr>
          <w:delText>节。</w:delText>
        </w:r>
      </w:del>
    </w:p>
    <w:p w14:paraId="04BCE843" w14:textId="3DF9372D" w:rsidR="007D28D6" w:rsidDel="00E2773A" w:rsidRDefault="00000000">
      <w:pPr>
        <w:pStyle w:val="3"/>
        <w:numPr>
          <w:ilvl w:val="2"/>
          <w:numId w:val="1"/>
        </w:numPr>
        <w:tabs>
          <w:tab w:val="clear" w:pos="420"/>
        </w:tabs>
        <w:rPr>
          <w:del w:id="1905" w:author="fei zhai" w:date="2026-05-06T15:34:00Z"/>
        </w:rPr>
      </w:pPr>
      <w:bookmarkStart w:id="1906" w:name="_Toc8939"/>
      <w:del w:id="1907" w:author="fei zhai" w:date="2026-05-06T15:34:00Z">
        <w:r w:rsidDel="00E2773A">
          <w:rPr>
            <w:rFonts w:hint="eastAsia"/>
          </w:rPr>
          <w:delText>抽样设计</w:delText>
        </w:r>
        <w:bookmarkEnd w:id="1906"/>
      </w:del>
    </w:p>
    <w:p w14:paraId="5E270D02" w14:textId="7CA5E17A" w:rsidR="007D28D6" w:rsidDel="00E2773A" w:rsidRDefault="00000000">
      <w:pPr>
        <w:ind w:firstLine="480"/>
        <w:rPr>
          <w:del w:id="1908" w:author="fei zhai" w:date="2026-05-06T15:34:00Z"/>
        </w:rPr>
      </w:pPr>
      <w:del w:id="1909" w:author="fei zhai" w:date="2026-05-06T15:34:00Z">
        <w:r w:rsidDel="00E2773A">
          <w:rPr>
            <w:rFonts w:hint="eastAsia"/>
          </w:rPr>
          <w:delText>为了使子集能较好反映整个数据集的分布特征，本文对数据集进行了一级类目分层、二级类目自适应抽取的方法进行抽样。对于每一个一级类目中的数据子集，本文提出了一个既有基本比例又有最低限度抽取以及总体数量保证补充的自适应方法来兼顾各个小类目的代表性的同时保证总的样本数量足够大。</w:delText>
        </w:r>
      </w:del>
    </w:p>
    <w:p w14:paraId="1B2AE82F" w14:textId="4BD9B643" w:rsidR="007D28D6" w:rsidDel="00E2773A" w:rsidRDefault="00000000">
      <w:pPr>
        <w:numPr>
          <w:ilvl w:val="0"/>
          <w:numId w:val="6"/>
        </w:numPr>
        <w:ind w:firstLine="480"/>
        <w:rPr>
          <w:del w:id="1910" w:author="fei zhai" w:date="2026-05-06T15:34:00Z"/>
        </w:rPr>
      </w:pPr>
      <w:del w:id="1911" w:author="fei zhai" w:date="2026-05-06T15:34:00Z">
        <w:r w:rsidDel="00E2773A">
          <w:rPr>
            <w:rFonts w:hint="eastAsia"/>
          </w:rPr>
          <w:delText>基础比例与最小阈值抽样</w:delText>
        </w:r>
      </w:del>
    </w:p>
    <w:p w14:paraId="581A2079" w14:textId="24DA81BC" w:rsidR="007D28D6" w:rsidDel="00E2773A" w:rsidRDefault="00000000">
      <w:pPr>
        <w:ind w:firstLine="480"/>
        <w:rPr>
          <w:del w:id="1912" w:author="fei zhai" w:date="2026-05-06T15:34:00Z"/>
        </w:rPr>
      </w:pPr>
      <w:del w:id="1913" w:author="fei zhai" w:date="2026-05-06T15:34:00Z">
        <w:r w:rsidDel="00E2773A">
          <w:rPr>
            <w:rFonts w:hint="eastAsia"/>
          </w:rPr>
          <w:delText>第一个步骤是遍历每个一级类别下面的所有二级类别。由于长尾类别在固定比例下采样的时候容易导致此类别样本数量不足，因此本文设置了一个最小样本数</w:delText>
        </w:r>
      </w:del>
      <m:oMath>
        <m:r>
          <w:del w:id="1914" w:author="fei zhai" w:date="2026-05-06T15:34:00Z">
            <m:rPr>
              <m:sty m:val="p"/>
            </m:rPr>
            <w:rPr>
              <w:rFonts w:ascii="Cambria Math" w:hAnsi="Cambria Math"/>
            </w:rPr>
            <m:t>τ</m:t>
          </w:del>
        </m:r>
      </m:oMath>
      <w:del w:id="1915" w:author="fei zhai" w:date="2026-05-06T15:34:00Z">
        <w:r w:rsidDel="00E2773A">
          <w:rPr>
            <w:rFonts w:hint="eastAsia"/>
          </w:rPr>
          <w:delText>。对于每个二级类别</w:delText>
        </w:r>
      </w:del>
      <m:oMath>
        <m:r>
          <w:del w:id="1916" w:author="fei zhai" w:date="2026-05-06T15:34:00Z">
            <m:rPr>
              <m:sty m:val="p"/>
            </m:rPr>
            <w:rPr>
              <w:rFonts w:ascii="Cambria Math" w:hAnsi="Cambria Math"/>
            </w:rPr>
            <m:t>i</m:t>
          </w:del>
        </m:r>
      </m:oMath>
      <w:del w:id="1917" w:author="fei zhai" w:date="2026-05-06T15:34:00Z">
        <w:r w:rsidDel="00E2773A">
          <w:rPr>
            <w:rFonts w:hint="eastAsia"/>
          </w:rPr>
          <w:delText>，令其总样本数目为，那么就有如下步骤：如果</w:delText>
        </w:r>
      </w:del>
      <m:oMath>
        <m:r>
          <w:del w:id="1918" w:author="fei zhai" w:date="2026-05-06T15:34:00Z">
            <m:rPr>
              <m:nor/>
            </m:rPr>
            <w:rPr>
              <w:rFonts w:cs="Times New Roman"/>
            </w:rPr>
            <m:t>≤τ</m:t>
          </w:del>
        </m:r>
      </m:oMath>
      <w:del w:id="1919" w:author="fei zhai" w:date="2026-05-06T15:34:00Z">
        <w:r w:rsidDel="00E2773A">
          <w:rPr>
            <w:rFonts w:hint="eastAsia"/>
          </w:rPr>
          <w:delText>，那么这个类别的所有样本都会被选取，尽可能多地保留这些稀有类别信息；否则当</w:delText>
        </w:r>
      </w:del>
      <m:oMath>
        <m:r>
          <w:del w:id="1920" w:author="fei zhai" w:date="2026-05-06T15:34:00Z">
            <m:rPr>
              <m:sty m:val="p"/>
            </m:rPr>
            <w:rPr>
              <w:rFonts w:ascii="Cambria Math" w:hAnsi="Cambria Math"/>
            </w:rPr>
            <m:t>&gt;τ</m:t>
          </w:del>
        </m:r>
      </m:oMath>
      <w:del w:id="1921" w:author="fei zhai" w:date="2026-05-06T15:34:00Z">
        <w:r w:rsidDel="00E2773A">
          <w:rPr>
            <w:rFonts w:hint="eastAsia"/>
          </w:rPr>
          <w:delText>时</w:delText>
        </w:r>
        <w:r w:rsidDel="00E2773A">
          <w:rPr>
            <w:rFonts w:hAnsi="Cambria Math" w:hint="eastAsia"/>
          </w:rPr>
          <w:delText>，</w:delText>
        </w:r>
        <w:r w:rsidDel="00E2773A">
          <w:rPr>
            <w:rFonts w:hint="eastAsia"/>
          </w:rPr>
          <w:delText>根据比例</w:delText>
        </w:r>
      </w:del>
      <m:oMath>
        <m:r>
          <w:del w:id="1922" w:author="fei zhai" w:date="2026-05-06T15:34:00Z">
            <m:rPr>
              <m:nor/>
            </m:rPr>
            <w:rPr>
              <w:rFonts w:cs="Times New Roman"/>
            </w:rPr>
            <m:t>α</m:t>
          </w:del>
        </m:r>
      </m:oMath>
      <w:del w:id="1923" w:author="fei zhai" w:date="2026-05-06T15:34:00Z">
        <w:r w:rsidDel="00E2773A">
          <w:rPr>
            <w:rFonts w:hint="eastAsia"/>
          </w:rPr>
          <w:delText>计算出需要采样的样本数量</w:delText>
        </w:r>
      </w:del>
      <m:oMath>
        <m:r>
          <w:del w:id="1924" w:author="fei zhai" w:date="2026-05-06T15:34:00Z">
            <m:rPr>
              <m:nor/>
            </m:rPr>
            <w:rPr>
              <w:rFonts w:cs="Times New Roman"/>
            </w:rPr>
            <m:t>=</m:t>
          </w:del>
        </m:r>
        <m:r>
          <w:del w:id="1925" w:author="fei zhai" w:date="2026-05-06T15:34:00Z">
            <m:rPr>
              <m:nor/>
            </m:rPr>
            <w:rPr>
              <w:rFonts w:ascii="Cambria" w:hAnsi="Cambria" w:cs="Cambria"/>
            </w:rPr>
            <m:t>⌈</m:t>
          </w:del>
        </m:r>
        <m:r>
          <w:del w:id="1926" w:author="fei zhai" w:date="2026-05-06T15:34:00Z">
            <m:rPr>
              <m:nor/>
            </m:rPr>
            <w:rPr>
              <w:rFonts w:cs="Times New Roman"/>
            </w:rPr>
            <m:t>×α</m:t>
          </w:del>
        </m:r>
        <m:r>
          <w:del w:id="1927" w:author="fei zhai" w:date="2026-05-06T15:34:00Z">
            <m:rPr>
              <m:nor/>
            </m:rPr>
            <w:rPr>
              <w:rFonts w:ascii="Cambria" w:hAnsi="Cambria" w:cs="Cambria"/>
            </w:rPr>
            <m:t>⌉</m:t>
          </w:del>
        </m:r>
      </m:oMath>
      <w:del w:id="1928" w:author="fei zhai" w:date="2026-05-06T15:34:00Z">
        <w:r w:rsidDel="00E2773A">
          <w:rPr>
            <w:rFonts w:hint="eastAsia"/>
          </w:rPr>
          <w:delText>，最后选取的数量为</w:delText>
        </w:r>
      </w:del>
      <m:oMath>
        <m:r>
          <w:del w:id="1929" w:author="fei zhai" w:date="2026-05-06T15:34:00Z">
            <m:rPr>
              <m:nor/>
            </m:rPr>
            <w:rPr>
              <w:rFonts w:cs="Times New Roman"/>
            </w:rPr>
            <m:t>=,τ)</m:t>
          </w:del>
        </m:r>
      </m:oMath>
      <w:del w:id="1930" w:author="fei zhai" w:date="2026-05-06T15:34:00Z">
        <w:r w:rsidDel="00E2773A">
          <w:rPr>
            <w:rFonts w:hAnsi="Cambria Math" w:hint="eastAsia"/>
          </w:rPr>
          <w:delText>，</w:delText>
        </w:r>
        <w:r w:rsidDel="00E2773A">
          <w:rPr>
            <w:rFonts w:hint="eastAsia"/>
          </w:rPr>
          <w:delText>这样可以保证主要类别的比例被放大，但是长尾类别的曝光度最小。</w:delText>
        </w:r>
      </w:del>
    </w:p>
    <w:p w14:paraId="7D5CB425" w14:textId="0E2578D9" w:rsidR="007D28D6" w:rsidDel="00E2773A" w:rsidRDefault="00000000">
      <w:pPr>
        <w:numPr>
          <w:ilvl w:val="0"/>
          <w:numId w:val="6"/>
        </w:numPr>
        <w:ind w:firstLine="480"/>
        <w:rPr>
          <w:del w:id="1931" w:author="fei zhai" w:date="2026-05-06T15:34:00Z"/>
        </w:rPr>
      </w:pPr>
      <w:del w:id="1932" w:author="fei zhai" w:date="2026-05-06T15:34:00Z">
        <w:r w:rsidDel="00E2773A">
          <w:rPr>
            <w:rFonts w:hint="eastAsia"/>
          </w:rPr>
          <w:delText>总量保底填充</w:delText>
        </w:r>
      </w:del>
    </w:p>
    <w:p w14:paraId="6877E8C0" w14:textId="6DE516D6" w:rsidR="007D28D6" w:rsidDel="00E2773A" w:rsidRDefault="00000000">
      <w:pPr>
        <w:ind w:firstLineChars="0" w:firstLine="420"/>
        <w:rPr>
          <w:del w:id="1933" w:author="fei zhai" w:date="2026-05-06T15:34:00Z"/>
        </w:rPr>
      </w:pPr>
      <w:del w:id="1934" w:author="fei zhai" w:date="2026-05-06T15:34:00Z">
        <w:r w:rsidDel="00E2773A">
          <w:rPr>
            <w:rFonts w:hint="eastAsia"/>
          </w:rPr>
          <w:delText>基础抽样结束后，程序判断已抽取样本总数</w:delText>
        </w:r>
      </w:del>
      <m:oMath>
        <m:r>
          <w:del w:id="1935" w:author="fei zhai" w:date="2026-05-06T15:34:00Z">
            <m:rPr>
              <m:nor/>
            </m:rPr>
            <w:rPr>
              <w:rFonts w:cs="Times New Roman"/>
            </w:rPr>
            <m:t>S</m:t>
          </w:del>
        </m:r>
      </m:oMath>
      <w:del w:id="1936" w:author="fei zhai" w:date="2026-05-06T15:34:00Z">
        <w:r w:rsidDel="00E2773A">
          <w:rPr>
            <w:rFonts w:hint="eastAsia"/>
          </w:rPr>
          <w:delText>是否小于所需的最小数量</w:delText>
        </w:r>
      </w:del>
      <m:oMath>
        <m:r>
          <w:del w:id="1937" w:author="fei zhai" w:date="2026-05-06T15:34:00Z">
            <m:rPr>
              <m:nor/>
            </m:rPr>
            <w:rPr>
              <w:rFonts w:cs="Times New Roman"/>
            </w:rPr>
            <m:t>M</m:t>
          </w:del>
        </m:r>
      </m:oMath>
      <w:del w:id="1938" w:author="fei zhai" w:date="2026-05-06T15:34:00Z">
        <w:r w:rsidDel="00E2773A">
          <w:rPr>
            <w:rFonts w:hint="eastAsia"/>
          </w:rPr>
          <w:delText>。若</w:delText>
        </w:r>
      </w:del>
      <m:oMath>
        <m:r>
          <w:del w:id="1939" w:author="fei zhai" w:date="2026-05-06T15:34:00Z">
            <m:rPr>
              <m:nor/>
            </m:rPr>
            <w:rPr>
              <w:rFonts w:cs="Times New Roman"/>
            </w:rPr>
            <m:t>S&lt;M</m:t>
          </w:del>
        </m:r>
      </m:oMath>
      <w:del w:id="1940" w:author="fei zhai" w:date="2026-05-06T15:34:00Z">
        <w:r w:rsidDel="00E2773A">
          <w:rPr>
            <w:rFonts w:hint="eastAsia"/>
          </w:rPr>
          <w:delText>，则执行填充操作。但是为了保持原有的第二级类别的比例关系，在填充时并不是简单地从剩下的所有样本中随机选取，而是根据剩余未抽取的数据中各个第二级类别的比例来决定各自要补充的数量。即求出还需要补充的数量</w:delText>
        </w:r>
      </w:del>
      <m:oMath>
        <m:r>
          <w:del w:id="1941" w:author="fei zhai" w:date="2026-05-06T15:34:00Z">
            <m:rPr>
              <m:nor/>
            </m:rPr>
            <w:rPr>
              <w:rFonts w:cs="Times New Roman"/>
            </w:rPr>
            <m:t>K=M-S</m:t>
          </w:del>
        </m:r>
      </m:oMath>
      <w:del w:id="1942" w:author="fei zhai" w:date="2026-05-06T15:34:00Z">
        <w:r w:rsidDel="00E2773A">
          <w:rPr>
            <w:rFonts w:hint="eastAsia"/>
          </w:rPr>
          <w:delText>，然后按照剩余数据中的各类别所占的比例为其分配相应的补充数量，最后将补充样本与基础样本合并得到最终的抽样结果。该抽样算法的伪代码见算法</w:delText>
        </w:r>
        <w:r w:rsidDel="00E2773A">
          <w:rPr>
            <w:rFonts w:hint="eastAsia"/>
          </w:rPr>
          <w:delText>3-1</w:delText>
        </w:r>
        <w:r w:rsidDel="00E2773A">
          <w:rPr>
            <w:rFonts w:hint="eastAsia"/>
          </w:rPr>
          <w:delText>。</w:delText>
        </w:r>
      </w:del>
    </w:p>
    <w:p w14:paraId="5B28EA96" w14:textId="08AA0D40" w:rsidR="007D28D6" w:rsidDel="00E2773A" w:rsidRDefault="007D28D6">
      <w:pPr>
        <w:ind w:firstLineChars="0" w:firstLine="420"/>
        <w:rPr>
          <w:del w:id="1943" w:author="fei zhai" w:date="2026-05-06T15:34:00Z"/>
        </w:rPr>
      </w:pPr>
    </w:p>
    <w:p w14:paraId="4BBC585B" w14:textId="7ECB0D50" w:rsidR="007D28D6" w:rsidDel="00E2773A" w:rsidRDefault="007D28D6">
      <w:pPr>
        <w:ind w:firstLineChars="0" w:firstLine="420"/>
        <w:rPr>
          <w:del w:id="1944" w:author="fei zhai" w:date="2026-05-06T15:34:00Z"/>
        </w:rPr>
      </w:pPr>
    </w:p>
    <w:p w14:paraId="13966910" w14:textId="4ECAB7B0" w:rsidR="007D28D6" w:rsidDel="00E2773A" w:rsidRDefault="007D28D6">
      <w:pPr>
        <w:ind w:firstLineChars="0" w:firstLine="420"/>
        <w:rPr>
          <w:del w:id="1945" w:author="fei zhai" w:date="2026-05-06T15:34:00Z"/>
        </w:rPr>
      </w:pPr>
    </w:p>
    <w:p w14:paraId="0C4941AA" w14:textId="523114A1" w:rsidR="007D28D6" w:rsidDel="00E2773A" w:rsidRDefault="00000000">
      <w:pPr>
        <w:pStyle w:val="ae"/>
        <w:rPr>
          <w:del w:id="1946" w:author="fei zhai" w:date="2026-05-06T15:34:00Z"/>
          <w:rFonts w:hint="default"/>
        </w:rPr>
      </w:pPr>
      <w:del w:id="1947" w:author="fei zhai" w:date="2026-05-06T15:34:00Z">
        <w:r w:rsidDel="00E2773A">
          <w:delText>算法</w:delText>
        </w:r>
        <w:r w:rsidDel="00E2773A">
          <w:delText xml:space="preserve">3-1  </w:delText>
        </w:r>
        <w:r w:rsidDel="00E2773A">
          <w:delText>抽样算法伪代码</w:delText>
        </w:r>
      </w:del>
    </w:p>
    <w:tbl>
      <w:tblPr>
        <w:tblStyle w:val="aa"/>
        <w:tblW w:w="0" w:type="auto"/>
        <w:tblLook w:val="04A0" w:firstRow="1" w:lastRow="0" w:firstColumn="1" w:lastColumn="0" w:noHBand="0" w:noVBand="1"/>
      </w:tblPr>
      <w:tblGrid>
        <w:gridCol w:w="8306"/>
      </w:tblGrid>
      <w:tr w:rsidR="007D28D6" w:rsidDel="00E2773A" w14:paraId="2FAD5C52" w14:textId="083511D8">
        <w:trPr>
          <w:del w:id="1948" w:author="fei zhai" w:date="2026-05-06T15:34:00Z"/>
        </w:trPr>
        <w:tc>
          <w:tcPr>
            <w:tcW w:w="8522" w:type="dxa"/>
            <w:tcBorders>
              <w:top w:val="single" w:sz="8" w:space="0" w:color="auto"/>
              <w:left w:val="nil"/>
              <w:bottom w:val="nil"/>
              <w:right w:val="nil"/>
            </w:tcBorders>
          </w:tcPr>
          <w:p w14:paraId="7168C8BB" w14:textId="2660DDA3" w:rsidR="007D28D6" w:rsidDel="00E2773A" w:rsidRDefault="00000000">
            <w:pPr>
              <w:pStyle w:val="af"/>
              <w:jc w:val="left"/>
              <w:rPr>
                <w:del w:id="1949" w:author="fei zhai" w:date="2026-05-06T15:34:00Z"/>
                <w:rFonts w:hint="default"/>
              </w:rPr>
            </w:pPr>
            <w:del w:id="1950" w:author="fei zhai" w:date="2026-05-06T15:34:00Z">
              <w:r w:rsidDel="00E2773A">
                <w:delText>Adaptive Stratified Sampling with Minimum Constraint</w:delText>
              </w:r>
            </w:del>
          </w:p>
          <w:p w14:paraId="5BE9B40E" w14:textId="4E575A6E" w:rsidR="007D28D6" w:rsidDel="00E2773A" w:rsidRDefault="00000000">
            <w:pPr>
              <w:pStyle w:val="af"/>
              <w:jc w:val="left"/>
              <w:rPr>
                <w:del w:id="1951" w:author="fei zhai" w:date="2026-05-06T15:34:00Z"/>
                <w:rFonts w:hint="default"/>
              </w:rPr>
            </w:pPr>
            <w:del w:id="1952" w:author="fei zhai" w:date="2026-05-06T15:34:00Z">
              <w:r w:rsidDel="00E2773A">
                <w:delText xml:space="preserve">Input:Data group </w:delText>
              </w:r>
            </w:del>
            <m:oMath>
              <m:r>
                <w:del w:id="1953" w:author="fei zhai" w:date="2026-05-06T15:34:00Z">
                  <m:rPr>
                    <m:nor/>
                  </m:rPr>
                  <w:rPr>
                    <w:rFonts w:cs="Times New Roman" w:hint="default"/>
                  </w:rPr>
                  <m:t>G</m:t>
                </w:del>
              </m:r>
            </m:oMath>
            <w:del w:id="1954" w:author="fei zhai" w:date="2026-05-06T15:34:00Z">
              <w:r w:rsidDel="00E2773A">
                <w:delText xml:space="preserve"> (subset of a primary category),Secondary stratification column </w:delText>
              </w:r>
            </w:del>
            <m:oMath>
              <m:r>
                <w:del w:id="1955" w:author="fei zhai" w:date="2026-05-06T15:34:00Z">
                  <m:rPr>
                    <m:nor/>
                  </m:rPr>
                  <w:rPr>
                    <w:rFonts w:cs="Times New Roman" w:hint="default"/>
                  </w:rPr>
                  <m:t>Co</m:t>
                </w:del>
              </m:r>
            </m:oMath>
            <w:del w:id="1956" w:author="fei zhai" w:date="2026-05-06T15:34:00Z">
              <w:r w:rsidDel="00E2773A">
                <w:delText>,Sampling rate</w:delText>
              </w:r>
            </w:del>
            <m:oMath>
              <m:r>
                <w:del w:id="1957" w:author="fei zhai" w:date="2026-05-06T15:34:00Z">
                  <m:rPr>
                    <m:sty m:val="p"/>
                  </m:rPr>
                  <w:rPr>
                    <w:rFonts w:ascii="Cambria Math" w:hAnsi="Cambria Math" w:hint="default"/>
                  </w:rPr>
                  <m:t>α</m:t>
                </w:del>
              </m:r>
            </m:oMath>
            <w:del w:id="1958" w:author="fei zhai" w:date="2026-05-06T15:34:00Z">
              <w:r w:rsidDel="00E2773A">
                <w:delText xml:space="preserve">,Minimum sample per subgroup </w:delText>
              </w:r>
            </w:del>
            <m:oMath>
              <m:r>
                <w:del w:id="1959" w:author="fei zhai" w:date="2026-05-06T15:34:00Z">
                  <m:rPr>
                    <m:nor/>
                  </m:rPr>
                  <w:rPr>
                    <w:rFonts w:cs="Times New Roman" w:hint="default"/>
                  </w:rPr>
                  <m:t>τ</m:t>
                </w:del>
              </m:r>
            </m:oMath>
            <w:del w:id="1960" w:author="fei zhai" w:date="2026-05-06T15:34:00Z">
              <w:r w:rsidDel="00E2773A">
                <w:rPr>
                  <w:rFonts w:hAnsi="Cambria Math"/>
                </w:rPr>
                <w:delText>,</w:delText>
              </w:r>
              <w:r w:rsidDel="00E2773A">
                <w:delText xml:space="preserve">Minimum total samples </w:delText>
              </w:r>
            </w:del>
            <m:oMath>
              <m:r>
                <w:del w:id="1961" w:author="fei zhai" w:date="2026-05-06T15:34:00Z">
                  <m:rPr>
                    <m:sty m:val="p"/>
                  </m:rPr>
                  <w:rPr>
                    <w:rFonts w:ascii="Cambria Math" w:hAnsi="Cambria Math" w:hint="default"/>
                  </w:rPr>
                  <m:t>M</m:t>
                </w:del>
              </m:r>
            </m:oMath>
            <w:del w:id="1962" w:author="fei zhai" w:date="2026-05-06T15:34:00Z">
              <w:r w:rsidDel="00E2773A">
                <w:rPr>
                  <w:rFonts w:hAnsi="Cambria Math"/>
                </w:rPr>
                <w:delText>.</w:delText>
              </w:r>
              <w:r w:rsidDel="00E2773A">
                <w:delText>Output: Sampled subset .</w:delText>
              </w:r>
            </w:del>
          </w:p>
        </w:tc>
      </w:tr>
      <w:tr w:rsidR="007D28D6" w:rsidDel="00E2773A" w14:paraId="3DBB8E16" w14:textId="3A16C374">
        <w:trPr>
          <w:del w:id="1963" w:author="fei zhai" w:date="2026-05-06T15:34:00Z"/>
        </w:trPr>
        <w:tc>
          <w:tcPr>
            <w:tcW w:w="8522" w:type="dxa"/>
            <w:tcBorders>
              <w:top w:val="nil"/>
              <w:left w:val="nil"/>
              <w:bottom w:val="nil"/>
              <w:right w:val="nil"/>
            </w:tcBorders>
          </w:tcPr>
          <w:p w14:paraId="28BB8A76" w14:textId="313785DA" w:rsidR="007D28D6" w:rsidDel="00E2773A" w:rsidRDefault="00000000">
            <w:pPr>
              <w:pStyle w:val="af"/>
              <w:numPr>
                <w:ilvl w:val="0"/>
                <w:numId w:val="7"/>
              </w:numPr>
              <w:jc w:val="left"/>
              <w:rPr>
                <w:del w:id="1964" w:author="fei zhai" w:date="2026-05-06T15:34:00Z"/>
                <w:rFonts w:hint="default"/>
              </w:rPr>
            </w:pPr>
            <w:del w:id="1965" w:author="fei zhai" w:date="2026-05-06T15:34:00Z">
              <w:r w:rsidDel="00E2773A">
                <w:delText xml:space="preserve">Initialize empty list </w:delText>
              </w:r>
            </w:del>
          </w:p>
        </w:tc>
      </w:tr>
      <w:tr w:rsidR="007D28D6" w:rsidDel="00E2773A" w14:paraId="342E33C1" w14:textId="36CC8048">
        <w:trPr>
          <w:del w:id="1966" w:author="fei zhai" w:date="2026-05-06T15:34:00Z"/>
        </w:trPr>
        <w:tc>
          <w:tcPr>
            <w:tcW w:w="8522" w:type="dxa"/>
            <w:tcBorders>
              <w:top w:val="nil"/>
              <w:left w:val="nil"/>
              <w:bottom w:val="nil"/>
              <w:right w:val="nil"/>
            </w:tcBorders>
          </w:tcPr>
          <w:p w14:paraId="5F46A4D4" w14:textId="217C40BE" w:rsidR="007D28D6" w:rsidDel="00E2773A" w:rsidRDefault="00000000">
            <w:pPr>
              <w:pStyle w:val="af"/>
              <w:numPr>
                <w:ilvl w:val="0"/>
                <w:numId w:val="7"/>
              </w:numPr>
              <w:jc w:val="left"/>
              <w:rPr>
                <w:del w:id="1967" w:author="fei zhai" w:date="2026-05-06T15:34:00Z"/>
                <w:rFonts w:hint="default"/>
              </w:rPr>
            </w:pPr>
            <w:del w:id="1968" w:author="fei zhai" w:date="2026-05-06T15:34:00Z">
              <w:r w:rsidDel="00E2773A">
                <w:delText xml:space="preserve">for each subgroup </w:delText>
              </w:r>
            </w:del>
            <m:oMath>
              <m:r>
                <w:del w:id="1969" w:author="fei zhai" w:date="2026-05-06T15:34:00Z">
                  <m:rPr>
                    <m:nor/>
                  </m:rPr>
                  <w:rPr>
                    <w:rFonts w:cs="Times New Roman" w:hint="default"/>
                  </w:rPr>
                  <m:t>g</m:t>
                </w:del>
              </m:r>
            </m:oMath>
            <w:del w:id="1970" w:author="fei zhai" w:date="2026-05-06T15:34:00Z">
              <w:r w:rsidDel="00E2773A">
                <w:delText xml:space="preserve"> in </w:delText>
              </w:r>
            </w:del>
            <m:oMath>
              <m:r>
                <w:del w:id="1971" w:author="fei zhai" w:date="2026-05-06T15:34:00Z">
                  <m:rPr>
                    <m:nor/>
                  </m:rPr>
                  <w:rPr>
                    <w:rFonts w:cs="Times New Roman" w:hint="default"/>
                  </w:rPr>
                  <m:t>G</m:t>
                </w:del>
              </m:r>
            </m:oMath>
            <w:del w:id="1972" w:author="fei zhai" w:date="2026-05-06T15:34:00Z">
              <w:r w:rsidDel="00E2773A">
                <w:delText xml:space="preserve"> grouped by </w:delText>
              </w:r>
            </w:del>
            <m:oMath>
              <m:r>
                <w:del w:id="1973" w:author="fei zhai" w:date="2026-05-06T15:34:00Z">
                  <m:rPr>
                    <m:nor/>
                  </m:rPr>
                  <w:rPr>
                    <w:rFonts w:cs="Times New Roman" w:hint="default"/>
                  </w:rPr>
                  <m:t>Co</m:t>
                </w:del>
              </m:r>
            </m:oMath>
            <w:del w:id="1974" w:author="fei zhai" w:date="2026-05-06T15:34:00Z">
              <w:r w:rsidDel="00E2773A">
                <w:delText xml:space="preserve"> do</w:delText>
              </w:r>
            </w:del>
          </w:p>
        </w:tc>
      </w:tr>
      <w:tr w:rsidR="007D28D6" w:rsidDel="00E2773A" w14:paraId="4D582083" w14:textId="69DAA964">
        <w:trPr>
          <w:del w:id="1975" w:author="fei zhai" w:date="2026-05-06T15:34:00Z"/>
        </w:trPr>
        <w:tc>
          <w:tcPr>
            <w:tcW w:w="8522" w:type="dxa"/>
            <w:tcBorders>
              <w:top w:val="nil"/>
              <w:left w:val="nil"/>
              <w:bottom w:val="nil"/>
              <w:right w:val="nil"/>
            </w:tcBorders>
          </w:tcPr>
          <w:p w14:paraId="6B844BAD" w14:textId="20BF66E2" w:rsidR="007D28D6" w:rsidDel="00E2773A" w:rsidRDefault="00000000">
            <w:pPr>
              <w:pStyle w:val="af"/>
              <w:numPr>
                <w:ilvl w:val="0"/>
                <w:numId w:val="7"/>
              </w:numPr>
              <w:jc w:val="left"/>
              <w:rPr>
                <w:del w:id="1976" w:author="fei zhai" w:date="2026-05-06T15:34:00Z"/>
                <w:rFonts w:hint="default"/>
              </w:rPr>
            </w:pPr>
            <w:del w:id="1977" w:author="fei zhai" w:date="2026-05-06T15:34:00Z">
              <w:r w:rsidDel="00E2773A">
                <w:rPr>
                  <w:rFonts w:hAnsi="Cambria Math"/>
                </w:rPr>
                <w:delText xml:space="preserve">    </w:delText>
              </w:r>
            </w:del>
            <m:oMath>
              <m:r>
                <w:del w:id="1978" w:author="fei zhai" w:date="2026-05-06T15:34:00Z">
                  <m:rPr>
                    <m:nor/>
                  </m:rPr>
                  <w:rPr>
                    <w:rFonts w:cs="Times New Roman" w:hint="default"/>
                  </w:rPr>
                  <m:t>N←</m:t>
                </w:del>
              </m:r>
            </m:oMath>
            <w:del w:id="1979" w:author="fei zhai" w:date="2026-05-06T15:34:00Z">
              <w:r w:rsidDel="00E2773A">
                <w:delText xml:space="preserve"> count of rows in </w:delText>
              </w:r>
            </w:del>
            <m:oMath>
              <m:r>
                <w:del w:id="1980" w:author="fei zhai" w:date="2026-05-06T15:34:00Z">
                  <m:rPr>
                    <m:nor/>
                  </m:rPr>
                  <w:rPr>
                    <w:rFonts w:cs="Times New Roman" w:hint="default"/>
                  </w:rPr>
                  <m:t>g</m:t>
                </w:del>
              </m:r>
            </m:oMath>
          </w:p>
        </w:tc>
      </w:tr>
      <w:tr w:rsidR="007D28D6" w:rsidDel="00E2773A" w14:paraId="70EEE8C9" w14:textId="00DE9DC5">
        <w:trPr>
          <w:del w:id="1981" w:author="fei zhai" w:date="2026-05-06T15:34:00Z"/>
        </w:trPr>
        <w:tc>
          <w:tcPr>
            <w:tcW w:w="8522" w:type="dxa"/>
            <w:tcBorders>
              <w:top w:val="nil"/>
              <w:left w:val="nil"/>
              <w:bottom w:val="nil"/>
              <w:right w:val="nil"/>
            </w:tcBorders>
          </w:tcPr>
          <w:p w14:paraId="48E41463" w14:textId="02D357DE" w:rsidR="007D28D6" w:rsidDel="00E2773A" w:rsidRDefault="00000000">
            <w:pPr>
              <w:pStyle w:val="af"/>
              <w:numPr>
                <w:ilvl w:val="0"/>
                <w:numId w:val="7"/>
              </w:numPr>
              <w:jc w:val="left"/>
              <w:rPr>
                <w:del w:id="1982" w:author="fei zhai" w:date="2026-05-06T15:34:00Z"/>
                <w:rFonts w:hint="default"/>
              </w:rPr>
            </w:pPr>
            <w:del w:id="1983" w:author="fei zhai" w:date="2026-05-06T15:34:00Z">
              <w:r w:rsidDel="00E2773A">
                <w:delText xml:space="preserve">    if </w:delText>
              </w:r>
            </w:del>
            <m:oMath>
              <m:r>
                <w:del w:id="1984" w:author="fei zhai" w:date="2026-05-06T15:34:00Z">
                  <m:rPr>
                    <m:nor/>
                  </m:rPr>
                  <w:rPr>
                    <w:rFonts w:cs="Times New Roman" w:hint="default"/>
                  </w:rPr>
                  <m:t>N≤τ</m:t>
                </w:del>
              </m:r>
            </m:oMath>
            <w:del w:id="1985" w:author="fei zhai" w:date="2026-05-06T15:34:00Z">
              <w:r w:rsidDel="00E2773A">
                <w:delText xml:space="preserve"> then</w:delText>
              </w:r>
            </w:del>
          </w:p>
        </w:tc>
      </w:tr>
      <w:tr w:rsidR="007D28D6" w:rsidDel="00E2773A" w14:paraId="05B441C4" w14:textId="62C64744">
        <w:trPr>
          <w:del w:id="1986" w:author="fei zhai" w:date="2026-05-06T15:34:00Z"/>
        </w:trPr>
        <w:tc>
          <w:tcPr>
            <w:tcW w:w="8522" w:type="dxa"/>
            <w:tcBorders>
              <w:top w:val="nil"/>
              <w:left w:val="nil"/>
              <w:bottom w:val="nil"/>
              <w:right w:val="nil"/>
            </w:tcBorders>
          </w:tcPr>
          <w:p w14:paraId="18656A85" w14:textId="65C21C58" w:rsidR="007D28D6" w:rsidDel="00E2773A" w:rsidRDefault="00000000">
            <w:pPr>
              <w:pStyle w:val="af"/>
              <w:numPr>
                <w:ilvl w:val="0"/>
                <w:numId w:val="7"/>
              </w:numPr>
              <w:jc w:val="left"/>
              <w:rPr>
                <w:del w:id="1987" w:author="fei zhai" w:date="2026-05-06T15:34:00Z"/>
                <w:rFonts w:hint="default"/>
              </w:rPr>
            </w:pPr>
            <w:del w:id="1988" w:author="fei zhai" w:date="2026-05-06T15:34:00Z">
              <w:r w:rsidDel="00E2773A">
                <w:delText xml:space="preserve">         Add all rows of </w:delText>
              </w:r>
            </w:del>
            <m:oMath>
              <m:r>
                <w:del w:id="1989" w:author="fei zhai" w:date="2026-05-06T15:34:00Z">
                  <m:rPr>
                    <m:nor/>
                  </m:rPr>
                  <w:rPr>
                    <w:rFonts w:cs="Times New Roman" w:hint="default"/>
                  </w:rPr>
                  <m:t>g</m:t>
                </w:del>
              </m:r>
            </m:oMath>
            <w:del w:id="1990" w:author="fei zhai" w:date="2026-05-06T15:34:00Z">
              <w:r w:rsidDel="00E2773A">
                <w:delText xml:space="preserve"> to </w:delText>
              </w:r>
            </w:del>
          </w:p>
        </w:tc>
      </w:tr>
      <w:tr w:rsidR="007D28D6" w:rsidDel="00E2773A" w14:paraId="482BFA87" w14:textId="2C28000A">
        <w:trPr>
          <w:del w:id="1991" w:author="fei zhai" w:date="2026-05-06T15:34:00Z"/>
        </w:trPr>
        <w:tc>
          <w:tcPr>
            <w:tcW w:w="8522" w:type="dxa"/>
            <w:tcBorders>
              <w:top w:val="nil"/>
              <w:left w:val="nil"/>
              <w:bottom w:val="nil"/>
              <w:right w:val="nil"/>
            </w:tcBorders>
          </w:tcPr>
          <w:p w14:paraId="6F4BC0AF" w14:textId="47B5FFED" w:rsidR="007D28D6" w:rsidDel="00E2773A" w:rsidRDefault="00000000">
            <w:pPr>
              <w:pStyle w:val="af"/>
              <w:numPr>
                <w:ilvl w:val="0"/>
                <w:numId w:val="7"/>
              </w:numPr>
              <w:jc w:val="left"/>
              <w:rPr>
                <w:del w:id="1992" w:author="fei zhai" w:date="2026-05-06T15:34:00Z"/>
                <w:rFonts w:hint="default"/>
              </w:rPr>
            </w:pPr>
            <w:del w:id="1993" w:author="fei zhai" w:date="2026-05-06T15:34:00Z">
              <w:r w:rsidDel="00E2773A">
                <w:delText xml:space="preserve">    else</w:delText>
              </w:r>
            </w:del>
          </w:p>
        </w:tc>
      </w:tr>
      <w:tr w:rsidR="007D28D6" w:rsidDel="00E2773A" w14:paraId="04FF97E7" w14:textId="4D69F050">
        <w:trPr>
          <w:del w:id="1994" w:author="fei zhai" w:date="2026-05-06T15:34:00Z"/>
        </w:trPr>
        <w:tc>
          <w:tcPr>
            <w:tcW w:w="8522" w:type="dxa"/>
            <w:tcBorders>
              <w:top w:val="nil"/>
              <w:left w:val="nil"/>
              <w:bottom w:val="nil"/>
              <w:right w:val="nil"/>
            </w:tcBorders>
          </w:tcPr>
          <w:p w14:paraId="5A36D7BF" w14:textId="0BD38A36" w:rsidR="007D28D6" w:rsidDel="00E2773A" w:rsidRDefault="00000000">
            <w:pPr>
              <w:pStyle w:val="af"/>
              <w:numPr>
                <w:ilvl w:val="0"/>
                <w:numId w:val="7"/>
              </w:numPr>
              <w:jc w:val="left"/>
              <w:rPr>
                <w:del w:id="1995" w:author="fei zhai" w:date="2026-05-06T15:34:00Z"/>
                <w:rFonts w:hint="default"/>
              </w:rPr>
            </w:pPr>
            <w:del w:id="1996" w:author="fei zhai" w:date="2026-05-06T15:34:00Z">
              <w:r w:rsidDel="00E2773A">
                <w:rPr>
                  <w:rFonts w:hAnsi="Cambria Math"/>
                </w:rPr>
                <w:delText xml:space="preserve">        </w:delText>
              </w:r>
            </w:del>
            <m:oMath>
              <m:r>
                <w:del w:id="1997" w:author="fei zhai" w:date="2026-05-06T15:34:00Z">
                  <m:rPr>
                    <m:sty m:val="p"/>
                  </m:rPr>
                  <w:rPr>
                    <w:rFonts w:ascii="Cambria Math" w:eastAsia="微软雅黑" w:hAnsi="Cambria Math" w:cs="Times New Roman" w:hint="default"/>
                  </w:rPr>
                  <m:t>←⌈N×α⌉</m:t>
                </w:del>
              </m:r>
            </m:oMath>
          </w:p>
        </w:tc>
      </w:tr>
      <w:tr w:rsidR="007D28D6" w:rsidDel="00E2773A" w14:paraId="47AF050E" w14:textId="58EE23B7">
        <w:trPr>
          <w:del w:id="1998" w:author="fei zhai" w:date="2026-05-06T15:34:00Z"/>
        </w:trPr>
        <w:tc>
          <w:tcPr>
            <w:tcW w:w="8522" w:type="dxa"/>
            <w:tcBorders>
              <w:top w:val="nil"/>
              <w:left w:val="nil"/>
              <w:bottom w:val="nil"/>
              <w:right w:val="nil"/>
            </w:tcBorders>
          </w:tcPr>
          <w:p w14:paraId="5C732067" w14:textId="636FF3F0" w:rsidR="007D28D6" w:rsidDel="00E2773A" w:rsidRDefault="00000000">
            <w:pPr>
              <w:pStyle w:val="af"/>
              <w:numPr>
                <w:ilvl w:val="0"/>
                <w:numId w:val="7"/>
              </w:numPr>
              <w:jc w:val="left"/>
              <w:rPr>
                <w:del w:id="1999" w:author="fei zhai" w:date="2026-05-06T15:34:00Z"/>
                <w:rFonts w:hint="default"/>
              </w:rPr>
            </w:pPr>
            <w:del w:id="2000" w:author="fei zhai" w:date="2026-05-06T15:34:00Z">
              <w:r w:rsidDel="00E2773A">
                <w:delText xml:space="preserve">        </w:delText>
              </w:r>
            </w:del>
            <m:oMath>
              <m:r>
                <w:del w:id="2001" w:author="fei zhai" w:date="2026-05-06T15:34:00Z">
                  <m:rPr>
                    <m:nor/>
                  </m:rPr>
                  <w:rPr>
                    <w:rFonts w:cs="Times New Roman" w:hint="default"/>
                  </w:rPr>
                  <m:t>←,τ)</m:t>
                </w:del>
              </m:r>
            </m:oMath>
          </w:p>
        </w:tc>
      </w:tr>
      <w:tr w:rsidR="007D28D6" w:rsidDel="00E2773A" w14:paraId="62A8E121" w14:textId="4C18D14A">
        <w:trPr>
          <w:del w:id="2002" w:author="fei zhai" w:date="2026-05-06T15:34:00Z"/>
        </w:trPr>
        <w:tc>
          <w:tcPr>
            <w:tcW w:w="8522" w:type="dxa"/>
            <w:tcBorders>
              <w:top w:val="nil"/>
              <w:left w:val="nil"/>
              <w:bottom w:val="nil"/>
              <w:right w:val="nil"/>
            </w:tcBorders>
          </w:tcPr>
          <w:p w14:paraId="2061CAAC" w14:textId="7EEFAEFB" w:rsidR="007D28D6" w:rsidDel="00E2773A" w:rsidRDefault="00000000">
            <w:pPr>
              <w:pStyle w:val="af"/>
              <w:numPr>
                <w:ilvl w:val="0"/>
                <w:numId w:val="7"/>
              </w:numPr>
              <w:jc w:val="left"/>
              <w:rPr>
                <w:del w:id="2003" w:author="fei zhai" w:date="2026-05-06T15:34:00Z"/>
                <w:rFonts w:hint="default"/>
              </w:rPr>
            </w:pPr>
            <w:del w:id="2004" w:author="fei zhai" w:date="2026-05-06T15:34:00Z">
              <w:r w:rsidDel="00E2773A">
                <w:delText xml:space="preserve">        Randomly sample  rows from </w:delText>
              </w:r>
            </w:del>
            <m:oMath>
              <m:r>
                <w:del w:id="2005" w:author="fei zhai" w:date="2026-05-06T15:34:00Z">
                  <m:rPr>
                    <m:nor/>
                  </m:rPr>
                  <w:rPr>
                    <w:rFonts w:cs="Times New Roman" w:hint="default"/>
                  </w:rPr>
                  <m:t>g</m:t>
                </w:del>
              </m:r>
            </m:oMath>
            <w:del w:id="2006" w:author="fei zhai" w:date="2026-05-06T15:34:00Z">
              <w:r w:rsidDel="00E2773A">
                <w:delText xml:space="preserve">, add to </w:delText>
              </w:r>
            </w:del>
          </w:p>
        </w:tc>
      </w:tr>
      <w:tr w:rsidR="007D28D6" w:rsidDel="00E2773A" w14:paraId="1A52697B" w14:textId="285558E6">
        <w:trPr>
          <w:del w:id="2007" w:author="fei zhai" w:date="2026-05-06T15:34:00Z"/>
        </w:trPr>
        <w:tc>
          <w:tcPr>
            <w:tcW w:w="8522" w:type="dxa"/>
            <w:tcBorders>
              <w:top w:val="nil"/>
              <w:left w:val="nil"/>
              <w:bottom w:val="nil"/>
              <w:right w:val="nil"/>
            </w:tcBorders>
          </w:tcPr>
          <w:p w14:paraId="03D1951F" w14:textId="7F8EE788" w:rsidR="007D28D6" w:rsidDel="00E2773A" w:rsidRDefault="00000000">
            <w:pPr>
              <w:pStyle w:val="af"/>
              <w:numPr>
                <w:ilvl w:val="0"/>
                <w:numId w:val="7"/>
              </w:numPr>
              <w:jc w:val="left"/>
              <w:rPr>
                <w:del w:id="2008" w:author="fei zhai" w:date="2026-05-06T15:34:00Z"/>
                <w:rFonts w:hint="default"/>
              </w:rPr>
            </w:pPr>
            <w:del w:id="2009" w:author="fei zhai" w:date="2026-05-06T15:34:00Z">
              <w:r w:rsidDel="00E2773A">
                <w:delText xml:space="preserve">   end if</w:delText>
              </w:r>
            </w:del>
          </w:p>
        </w:tc>
      </w:tr>
      <w:tr w:rsidR="007D28D6" w:rsidDel="00E2773A" w14:paraId="6FC9E8FE" w14:textId="436F65F1">
        <w:trPr>
          <w:del w:id="2010" w:author="fei zhai" w:date="2026-05-06T15:34:00Z"/>
        </w:trPr>
        <w:tc>
          <w:tcPr>
            <w:tcW w:w="8522" w:type="dxa"/>
            <w:tcBorders>
              <w:top w:val="nil"/>
              <w:left w:val="nil"/>
              <w:bottom w:val="nil"/>
              <w:right w:val="nil"/>
            </w:tcBorders>
          </w:tcPr>
          <w:p w14:paraId="66A55565" w14:textId="53DF954C" w:rsidR="007D28D6" w:rsidDel="00E2773A" w:rsidRDefault="00000000">
            <w:pPr>
              <w:pStyle w:val="af"/>
              <w:numPr>
                <w:ilvl w:val="0"/>
                <w:numId w:val="7"/>
              </w:numPr>
              <w:jc w:val="left"/>
              <w:rPr>
                <w:del w:id="2011" w:author="fei zhai" w:date="2026-05-06T15:34:00Z"/>
                <w:rFonts w:hint="default"/>
              </w:rPr>
            </w:pPr>
            <w:del w:id="2012" w:author="fei zhai" w:date="2026-05-06T15:34:00Z">
              <w:r w:rsidDel="00E2773A">
                <w:delText>end for</w:delText>
              </w:r>
            </w:del>
          </w:p>
        </w:tc>
      </w:tr>
      <w:tr w:rsidR="007D28D6" w:rsidDel="00E2773A" w14:paraId="7C6E2E00" w14:textId="36D7F627">
        <w:trPr>
          <w:del w:id="2013" w:author="fei zhai" w:date="2026-05-06T15:34:00Z"/>
        </w:trPr>
        <w:tc>
          <w:tcPr>
            <w:tcW w:w="8522" w:type="dxa"/>
            <w:tcBorders>
              <w:top w:val="nil"/>
              <w:left w:val="nil"/>
              <w:bottom w:val="nil"/>
              <w:right w:val="nil"/>
            </w:tcBorders>
          </w:tcPr>
          <w:p w14:paraId="2FFC484B" w14:textId="084AC0ED" w:rsidR="007D28D6" w:rsidDel="00E2773A" w:rsidRDefault="00000000">
            <w:pPr>
              <w:pStyle w:val="af"/>
              <w:numPr>
                <w:ilvl w:val="0"/>
                <w:numId w:val="7"/>
              </w:numPr>
              <w:jc w:val="left"/>
              <w:rPr>
                <w:del w:id="2014" w:author="fei zhai" w:date="2026-05-06T15:34:00Z"/>
                <w:rFonts w:hint="default"/>
              </w:rPr>
            </w:pPr>
            <m:oMath>
              <m:r>
                <w:del w:id="2015" w:author="fei zhai" w:date="2026-05-06T15:34:00Z">
                  <m:rPr>
                    <m:nor/>
                  </m:rPr>
                  <w:rPr>
                    <w:rFonts w:cs="Times New Roman" w:hint="default"/>
                  </w:rPr>
                  <m:t>←</m:t>
                </w:del>
              </m:r>
            </m:oMath>
            <w:del w:id="2016" w:author="fei zhai" w:date="2026-05-06T15:34:00Z">
              <w:r w:rsidDel="00E2773A">
                <w:rPr>
                  <w:rFonts w:hint="default"/>
                </w:rPr>
                <w:delText xml:space="preserve"> concatenate()</w:delText>
              </w:r>
            </w:del>
          </w:p>
        </w:tc>
      </w:tr>
      <w:tr w:rsidR="007D28D6" w:rsidDel="00E2773A" w14:paraId="35AB043A" w14:textId="41640413">
        <w:trPr>
          <w:del w:id="2017" w:author="fei zhai" w:date="2026-05-06T15:34:00Z"/>
        </w:trPr>
        <w:tc>
          <w:tcPr>
            <w:tcW w:w="8522" w:type="dxa"/>
            <w:tcBorders>
              <w:top w:val="nil"/>
              <w:left w:val="nil"/>
              <w:bottom w:val="nil"/>
              <w:right w:val="nil"/>
            </w:tcBorders>
          </w:tcPr>
          <w:p w14:paraId="29E79E27" w14:textId="20E662AB" w:rsidR="007D28D6" w:rsidDel="00E2773A" w:rsidRDefault="00000000">
            <w:pPr>
              <w:pStyle w:val="af"/>
              <w:numPr>
                <w:ilvl w:val="0"/>
                <w:numId w:val="7"/>
              </w:numPr>
              <w:jc w:val="left"/>
              <w:rPr>
                <w:del w:id="2018" w:author="fei zhai" w:date="2026-05-06T15:34:00Z"/>
                <w:rFonts w:hint="default"/>
              </w:rPr>
            </w:pPr>
            <w:del w:id="2019" w:author="fei zhai" w:date="2026-05-06T15:34:00Z">
              <w:r w:rsidDel="00E2773A">
                <w:rPr>
                  <w:rFonts w:hint="default"/>
                </w:rPr>
                <w:delText xml:space="preserve">if size() </w:delText>
              </w:r>
            </w:del>
            <m:oMath>
              <m:r>
                <w:del w:id="2020" w:author="fei zhai" w:date="2026-05-06T15:34:00Z">
                  <m:rPr>
                    <m:nor/>
                  </m:rPr>
                  <w:rPr>
                    <w:rFonts w:cs="Times New Roman" w:hint="default"/>
                  </w:rPr>
                  <m:t>&lt;M</m:t>
                </w:del>
              </m:r>
            </m:oMath>
            <w:del w:id="2021" w:author="fei zhai" w:date="2026-05-06T15:34:00Z">
              <w:r w:rsidDel="00E2773A">
                <w:rPr>
                  <w:rFonts w:hint="default"/>
                </w:rPr>
                <w:delText xml:space="preserve"> and Filling is enabled then</w:delText>
              </w:r>
            </w:del>
          </w:p>
        </w:tc>
      </w:tr>
      <w:tr w:rsidR="007D28D6" w:rsidDel="00E2773A" w14:paraId="04C4AD50" w14:textId="586FBA86">
        <w:trPr>
          <w:del w:id="2022" w:author="fei zhai" w:date="2026-05-06T15:34:00Z"/>
        </w:trPr>
        <w:tc>
          <w:tcPr>
            <w:tcW w:w="8522" w:type="dxa"/>
            <w:tcBorders>
              <w:top w:val="nil"/>
              <w:left w:val="nil"/>
              <w:bottom w:val="nil"/>
              <w:right w:val="nil"/>
            </w:tcBorders>
          </w:tcPr>
          <w:p w14:paraId="7CCDF889" w14:textId="782FAF94" w:rsidR="007D28D6" w:rsidDel="00E2773A" w:rsidRDefault="00000000">
            <w:pPr>
              <w:pStyle w:val="af"/>
              <w:numPr>
                <w:ilvl w:val="0"/>
                <w:numId w:val="7"/>
              </w:numPr>
              <w:jc w:val="left"/>
              <w:rPr>
                <w:del w:id="2023" w:author="fei zhai" w:date="2026-05-06T15:34:00Z"/>
                <w:rFonts w:hint="default"/>
              </w:rPr>
            </w:pPr>
            <w:del w:id="2024" w:author="fei zhai" w:date="2026-05-06T15:34:00Z">
              <w:r w:rsidDel="00E2773A">
                <w:delText xml:space="preserve">   </w:delText>
              </w:r>
            </w:del>
            <m:oMath>
              <m:r>
                <w:del w:id="2025" w:author="fei zhai" w:date="2026-05-06T15:34:00Z">
                  <m:rPr>
                    <m:nor/>
                  </m:rPr>
                  <w:rPr>
                    <w:rFonts w:cs="Times New Roman" w:hint="default"/>
                  </w:rPr>
                  <m:t>←G ∖</m:t>
                </w:del>
              </m:r>
            </m:oMath>
          </w:p>
        </w:tc>
      </w:tr>
      <w:tr w:rsidR="007D28D6" w:rsidDel="00E2773A" w14:paraId="23107CCA" w14:textId="6BCC1629">
        <w:trPr>
          <w:del w:id="2026" w:author="fei zhai" w:date="2026-05-06T15:34:00Z"/>
        </w:trPr>
        <w:tc>
          <w:tcPr>
            <w:tcW w:w="8522" w:type="dxa"/>
            <w:tcBorders>
              <w:top w:val="nil"/>
              <w:left w:val="nil"/>
              <w:bottom w:val="nil"/>
              <w:right w:val="nil"/>
            </w:tcBorders>
          </w:tcPr>
          <w:p w14:paraId="08398E30" w14:textId="235E1804" w:rsidR="007D28D6" w:rsidDel="00E2773A" w:rsidRDefault="00000000">
            <w:pPr>
              <w:pStyle w:val="af"/>
              <w:numPr>
                <w:ilvl w:val="0"/>
                <w:numId w:val="7"/>
              </w:numPr>
              <w:jc w:val="left"/>
              <w:rPr>
                <w:del w:id="2027" w:author="fei zhai" w:date="2026-05-06T15:34:00Z"/>
                <w:rFonts w:hint="default"/>
              </w:rPr>
            </w:pPr>
            <w:del w:id="2028" w:author="fei zhai" w:date="2026-05-06T15:34:00Z">
              <w:r w:rsidDel="00E2773A">
                <w:delText xml:space="preserve">   </w:delText>
              </w:r>
            </w:del>
            <m:oMath>
              <m:r>
                <w:del w:id="2029" w:author="fei zhai" w:date="2026-05-06T15:34:00Z">
                  <m:rPr>
                    <m:nor/>
                  </m:rPr>
                  <w:rPr>
                    <w:rFonts w:cs="Times New Roman" w:hint="default"/>
                  </w:rPr>
                  <m:t>Need←M - size()</m:t>
                </w:del>
              </m:r>
            </m:oMath>
          </w:p>
        </w:tc>
      </w:tr>
      <w:tr w:rsidR="007D28D6" w:rsidDel="00E2773A" w14:paraId="13FA27DF" w14:textId="22AA480C">
        <w:trPr>
          <w:del w:id="2030" w:author="fei zhai" w:date="2026-05-06T15:34:00Z"/>
        </w:trPr>
        <w:tc>
          <w:tcPr>
            <w:tcW w:w="8522" w:type="dxa"/>
            <w:tcBorders>
              <w:top w:val="nil"/>
              <w:left w:val="nil"/>
              <w:bottom w:val="nil"/>
              <w:right w:val="nil"/>
            </w:tcBorders>
          </w:tcPr>
          <w:p w14:paraId="4A901172" w14:textId="56F8D257" w:rsidR="007D28D6" w:rsidDel="00E2773A" w:rsidRDefault="00000000">
            <w:pPr>
              <w:pStyle w:val="af"/>
              <w:numPr>
                <w:ilvl w:val="0"/>
                <w:numId w:val="7"/>
              </w:numPr>
              <w:jc w:val="left"/>
              <w:rPr>
                <w:del w:id="2031" w:author="fei zhai" w:date="2026-05-06T15:34:00Z"/>
                <w:rFonts w:hint="default"/>
              </w:rPr>
            </w:pPr>
            <w:del w:id="2032" w:author="fei zhai" w:date="2026-05-06T15:34:00Z">
              <w:r w:rsidDel="00E2773A">
                <w:delText xml:space="preserve">   Calculate distribution weights </w:delText>
              </w:r>
            </w:del>
            <m:oMath>
              <m:r>
                <w:del w:id="2033" w:author="fei zhai" w:date="2026-05-06T15:34:00Z">
                  <m:rPr>
                    <m:sty m:val="p"/>
                  </m:rPr>
                  <w:rPr>
                    <w:rFonts w:ascii="Cambria Math" w:hAnsi="Cambria Math" w:hint="default"/>
                  </w:rPr>
                  <m:t>W</m:t>
                </w:del>
              </m:r>
            </m:oMath>
            <w:del w:id="2034" w:author="fei zhai" w:date="2026-05-06T15:34:00Z">
              <w:r w:rsidDel="00E2773A">
                <w:delText xml:space="preserve"> of </w:delText>
              </w:r>
            </w:del>
            <m:oMath>
              <m:r>
                <w:del w:id="2035" w:author="fei zhai" w:date="2026-05-06T15:34:00Z">
                  <m:rPr>
                    <m:nor/>
                  </m:rPr>
                  <w:rPr>
                    <w:rFonts w:cs="Times New Roman" w:hint="default"/>
                  </w:rPr>
                  <m:t>Co</m:t>
                </w:del>
              </m:r>
            </m:oMath>
            <w:del w:id="2036" w:author="fei zhai" w:date="2026-05-06T15:34:00Z">
              <w:r w:rsidDel="00E2773A">
                <w:delText xml:space="preserve"> in </w:delText>
              </w:r>
            </w:del>
          </w:p>
        </w:tc>
      </w:tr>
      <w:tr w:rsidR="007D28D6" w:rsidDel="00E2773A" w14:paraId="4A31D5F6" w14:textId="34DE336D">
        <w:trPr>
          <w:del w:id="2037" w:author="fei zhai" w:date="2026-05-06T15:34:00Z"/>
        </w:trPr>
        <w:tc>
          <w:tcPr>
            <w:tcW w:w="8522" w:type="dxa"/>
            <w:tcBorders>
              <w:top w:val="nil"/>
              <w:left w:val="nil"/>
              <w:bottom w:val="nil"/>
              <w:right w:val="nil"/>
            </w:tcBorders>
          </w:tcPr>
          <w:p w14:paraId="7ED8473C" w14:textId="47A8E175" w:rsidR="007D28D6" w:rsidDel="00E2773A" w:rsidRDefault="00000000">
            <w:pPr>
              <w:pStyle w:val="af"/>
              <w:numPr>
                <w:ilvl w:val="0"/>
                <w:numId w:val="7"/>
              </w:numPr>
              <w:jc w:val="left"/>
              <w:rPr>
                <w:del w:id="2038" w:author="fei zhai" w:date="2026-05-06T15:34:00Z"/>
                <w:rFonts w:hint="default"/>
              </w:rPr>
            </w:pPr>
            <w:del w:id="2039" w:author="fei zhai" w:date="2026-05-06T15:34:00Z">
              <w:r w:rsidDel="00E2773A">
                <w:delText xml:space="preserve">   Sample </w:delText>
              </w:r>
            </w:del>
            <m:oMath>
              <m:r>
                <w:del w:id="2040" w:author="fei zhai" w:date="2026-05-06T15:34:00Z">
                  <m:rPr>
                    <m:sty m:val="p"/>
                  </m:rPr>
                  <w:rPr>
                    <w:rFonts w:ascii="Cambria Math" w:hAnsi="Cambria Math" w:hint="default"/>
                  </w:rPr>
                  <m:t>Need</m:t>
                </w:del>
              </m:r>
            </m:oMath>
            <w:del w:id="2041" w:author="fei zhai" w:date="2026-05-06T15:34:00Z">
              <w:r w:rsidDel="00E2773A">
                <w:delText xml:space="preserve"> rows from  weighted by </w:delText>
              </w:r>
            </w:del>
            <m:oMath>
              <m:r>
                <w:del w:id="2042" w:author="fei zhai" w:date="2026-05-06T15:34:00Z">
                  <m:rPr>
                    <m:sty m:val="p"/>
                  </m:rPr>
                  <w:rPr>
                    <w:rFonts w:ascii="Cambria Math" w:hAnsi="Cambria Math" w:hint="default"/>
                  </w:rPr>
                  <m:t>W</m:t>
                </w:del>
              </m:r>
            </m:oMath>
          </w:p>
        </w:tc>
      </w:tr>
      <w:tr w:rsidR="007D28D6" w:rsidDel="00E2773A" w14:paraId="54E5ECF5" w14:textId="0394205F">
        <w:trPr>
          <w:del w:id="2043" w:author="fei zhai" w:date="2026-05-06T15:34:00Z"/>
        </w:trPr>
        <w:tc>
          <w:tcPr>
            <w:tcW w:w="8522" w:type="dxa"/>
            <w:tcBorders>
              <w:top w:val="nil"/>
              <w:left w:val="nil"/>
              <w:bottom w:val="nil"/>
              <w:right w:val="nil"/>
            </w:tcBorders>
          </w:tcPr>
          <w:p w14:paraId="74EA204C" w14:textId="1443AEC3" w:rsidR="007D28D6" w:rsidDel="00E2773A" w:rsidRDefault="00000000">
            <w:pPr>
              <w:pStyle w:val="af"/>
              <w:numPr>
                <w:ilvl w:val="0"/>
                <w:numId w:val="7"/>
              </w:numPr>
              <w:jc w:val="left"/>
              <w:rPr>
                <w:del w:id="2044" w:author="fei zhai" w:date="2026-05-06T15:34:00Z"/>
                <w:rFonts w:hint="default"/>
              </w:rPr>
            </w:pPr>
            <w:del w:id="2045" w:author="fei zhai" w:date="2026-05-06T15:34:00Z">
              <w:r w:rsidDel="00E2773A">
                <w:delText xml:space="preserve">   </w:delText>
              </w:r>
            </w:del>
            <m:oMath>
              <m:r>
                <w:del w:id="2046" w:author="fei zhai" w:date="2026-05-06T15:34:00Z">
                  <m:rPr>
                    <m:nor/>
                  </m:rPr>
                  <w:rPr>
                    <w:rFonts w:cs="Times New Roman" w:hint="default"/>
                  </w:rPr>
                  <m:t>←∪</m:t>
                </w:del>
              </m:r>
            </m:oMath>
          </w:p>
        </w:tc>
      </w:tr>
      <w:tr w:rsidR="007D28D6" w:rsidDel="00E2773A" w14:paraId="558FB246" w14:textId="61E409E9">
        <w:trPr>
          <w:del w:id="2047" w:author="fei zhai" w:date="2026-05-06T15:34:00Z"/>
        </w:trPr>
        <w:tc>
          <w:tcPr>
            <w:tcW w:w="8522" w:type="dxa"/>
            <w:tcBorders>
              <w:top w:val="nil"/>
              <w:left w:val="nil"/>
              <w:bottom w:val="nil"/>
              <w:right w:val="nil"/>
            </w:tcBorders>
          </w:tcPr>
          <w:p w14:paraId="13C05BD5" w14:textId="7EC18A50" w:rsidR="007D28D6" w:rsidDel="00E2773A" w:rsidRDefault="00000000">
            <w:pPr>
              <w:pStyle w:val="af"/>
              <w:numPr>
                <w:ilvl w:val="0"/>
                <w:numId w:val="7"/>
              </w:numPr>
              <w:jc w:val="left"/>
              <w:rPr>
                <w:del w:id="2048" w:author="fei zhai" w:date="2026-05-06T15:34:00Z"/>
                <w:rFonts w:hint="default"/>
              </w:rPr>
            </w:pPr>
            <w:del w:id="2049" w:author="fei zhai" w:date="2026-05-06T15:34:00Z">
              <w:r w:rsidDel="00E2773A">
                <w:delText>else</w:delText>
              </w:r>
            </w:del>
          </w:p>
        </w:tc>
      </w:tr>
      <w:tr w:rsidR="007D28D6" w:rsidDel="00E2773A" w14:paraId="7E9E245E" w14:textId="0FAFD6DA">
        <w:trPr>
          <w:trHeight w:val="450"/>
          <w:del w:id="2050" w:author="fei zhai" w:date="2026-05-06T15:34:00Z"/>
        </w:trPr>
        <w:tc>
          <w:tcPr>
            <w:tcW w:w="8522" w:type="dxa"/>
            <w:tcBorders>
              <w:top w:val="nil"/>
              <w:left w:val="nil"/>
              <w:bottom w:val="nil"/>
              <w:right w:val="nil"/>
            </w:tcBorders>
          </w:tcPr>
          <w:p w14:paraId="04B7149B" w14:textId="7C2417BE" w:rsidR="007D28D6" w:rsidDel="00E2773A" w:rsidRDefault="00000000">
            <w:pPr>
              <w:pStyle w:val="af"/>
              <w:numPr>
                <w:ilvl w:val="0"/>
                <w:numId w:val="7"/>
              </w:numPr>
              <w:jc w:val="left"/>
              <w:rPr>
                <w:del w:id="2051" w:author="fei zhai" w:date="2026-05-06T15:34:00Z"/>
                <w:rFonts w:hint="default"/>
              </w:rPr>
            </w:pPr>
            <w:del w:id="2052" w:author="fei zhai" w:date="2026-05-06T15:34:00Z">
              <w:r w:rsidDel="00E2773A">
                <w:delText xml:space="preserve">    </w:delText>
              </w:r>
            </w:del>
            <m:oMath>
              <m:r>
                <w:del w:id="2053" w:author="fei zhai" w:date="2026-05-06T15:34:00Z">
                  <m:rPr>
                    <m:nor/>
                  </m:rPr>
                  <w:rPr>
                    <w:rFonts w:cs="Times New Roman" w:hint="default"/>
                  </w:rPr>
                  <m:t>←</m:t>
                </w:del>
              </m:r>
            </m:oMath>
          </w:p>
        </w:tc>
      </w:tr>
      <w:tr w:rsidR="007D28D6" w:rsidDel="00E2773A" w14:paraId="0185FE57" w14:textId="76337B9C">
        <w:trPr>
          <w:del w:id="2054" w:author="fei zhai" w:date="2026-05-06T15:34:00Z"/>
        </w:trPr>
        <w:tc>
          <w:tcPr>
            <w:tcW w:w="8522" w:type="dxa"/>
            <w:tcBorders>
              <w:top w:val="nil"/>
              <w:left w:val="nil"/>
              <w:bottom w:val="nil"/>
              <w:right w:val="nil"/>
            </w:tcBorders>
          </w:tcPr>
          <w:p w14:paraId="13E634D8" w14:textId="037D3A55" w:rsidR="007D28D6" w:rsidDel="00E2773A" w:rsidRDefault="00000000">
            <w:pPr>
              <w:pStyle w:val="af"/>
              <w:numPr>
                <w:ilvl w:val="0"/>
                <w:numId w:val="7"/>
              </w:numPr>
              <w:jc w:val="left"/>
              <w:rPr>
                <w:del w:id="2055" w:author="fei zhai" w:date="2026-05-06T15:34:00Z"/>
                <w:rFonts w:hint="default"/>
              </w:rPr>
            </w:pPr>
            <w:del w:id="2056" w:author="fei zhai" w:date="2026-05-06T15:34:00Z">
              <w:r w:rsidDel="00E2773A">
                <w:delText>end if</w:delText>
              </w:r>
            </w:del>
          </w:p>
        </w:tc>
      </w:tr>
      <w:tr w:rsidR="007D28D6" w:rsidDel="00E2773A" w14:paraId="66F2A5A3" w14:textId="0628A0EF">
        <w:trPr>
          <w:del w:id="2057" w:author="fei zhai" w:date="2026-05-06T15:34:00Z"/>
        </w:trPr>
        <w:tc>
          <w:tcPr>
            <w:tcW w:w="8522" w:type="dxa"/>
            <w:tcBorders>
              <w:top w:val="nil"/>
              <w:left w:val="nil"/>
              <w:bottom w:val="single" w:sz="8" w:space="0" w:color="auto"/>
              <w:right w:val="nil"/>
            </w:tcBorders>
          </w:tcPr>
          <w:p w14:paraId="0C7B081B" w14:textId="6F32AD20" w:rsidR="007D28D6" w:rsidDel="00E2773A" w:rsidRDefault="00000000">
            <w:pPr>
              <w:pStyle w:val="af"/>
              <w:numPr>
                <w:ilvl w:val="0"/>
                <w:numId w:val="7"/>
              </w:numPr>
              <w:jc w:val="left"/>
              <w:rPr>
                <w:del w:id="2058" w:author="fei zhai" w:date="2026-05-06T15:34:00Z"/>
                <w:rFonts w:hint="default"/>
              </w:rPr>
            </w:pPr>
            <w:del w:id="2059" w:author="fei zhai" w:date="2026-05-06T15:34:00Z">
              <w:r w:rsidDel="00E2773A">
                <w:rPr>
                  <w:rFonts w:hint="default"/>
                </w:rPr>
                <w:delText xml:space="preserve">return </w:delText>
              </w:r>
            </w:del>
          </w:p>
        </w:tc>
      </w:tr>
    </w:tbl>
    <w:p w14:paraId="05C93B8B" w14:textId="469688AA" w:rsidR="007D28D6" w:rsidDel="00E2773A" w:rsidRDefault="00000000">
      <w:pPr>
        <w:ind w:firstLine="480"/>
        <w:rPr>
          <w:del w:id="2060" w:author="fei zhai" w:date="2026-05-06T15:34:00Z"/>
        </w:rPr>
      </w:pPr>
      <w:bookmarkStart w:id="2061" w:name="_Toc216114499"/>
      <w:del w:id="2062" w:author="fei zhai" w:date="2026-05-06T15:34:00Z">
        <w:r w:rsidDel="00E2773A">
          <w:rPr>
            <w:rFonts w:ascii="宋体" w:hAnsi="宋体" w:cs="宋体" w:hint="eastAsia"/>
          </w:rPr>
          <w:delText>综合考虑专家标注成本与评估结果的统计可靠性，本文将抽样算法中的参数设置为</w:delText>
        </w:r>
      </w:del>
      <m:oMath>
        <m:r>
          <w:del w:id="2063" w:author="fei zhai" w:date="2026-05-06T15:34:00Z">
            <m:rPr>
              <m:nor/>
            </m:rPr>
            <w:rPr>
              <w:rFonts w:cs="Times New Roman"/>
            </w:rPr>
            <m:t>α=0.012</m:t>
          </w:del>
        </m:r>
      </m:oMath>
      <w:del w:id="2064" w:author="fei zhai" w:date="2026-05-06T15:34:00Z">
        <w:r w:rsidDel="00E2773A">
          <w:rPr>
            <w:rFonts w:ascii="宋体" w:hAnsi="宋体" w:cs="宋体" w:hint="eastAsia"/>
          </w:rPr>
          <w:delText>、</w:delText>
        </w:r>
      </w:del>
      <m:oMath>
        <m:r>
          <w:del w:id="2065" w:author="fei zhai" w:date="2026-05-06T15:34:00Z">
            <m:rPr>
              <m:nor/>
            </m:rPr>
            <w:rPr>
              <w:rFonts w:cs="Times New Roman"/>
            </w:rPr>
            <m:t>τ=2</m:t>
          </w:del>
        </m:r>
      </m:oMath>
      <w:del w:id="2066" w:author="fei zhai" w:date="2026-05-06T15:34:00Z">
        <w:r w:rsidDel="00E2773A">
          <w:rPr>
            <w:rFonts w:hAnsi="Cambria Math" w:hint="eastAsia"/>
          </w:rPr>
          <w:delText>和</w:delText>
        </w:r>
      </w:del>
      <m:oMath>
        <m:r>
          <w:del w:id="2067" w:author="fei zhai" w:date="2026-05-06T15:34:00Z">
            <m:rPr>
              <m:nor/>
            </m:rPr>
            <w:rPr>
              <w:rFonts w:cs="Times New Roman"/>
            </w:rPr>
            <m:t>M=30</m:t>
          </w:del>
        </m:r>
      </m:oMath>
      <w:del w:id="2068" w:author="fei zhai" w:date="2026-05-06T15:34:00Z">
        <w:r w:rsidDel="00E2773A">
          <w:rPr>
            <w:rFonts w:hAnsi="Cambria Math" w:hint="eastAsia"/>
          </w:rPr>
          <w:delText>，最终</w:delText>
        </w:r>
        <w:r w:rsidDel="00E2773A">
          <w:rPr>
            <w:rFonts w:ascii="宋体" w:hAnsi="宋体" w:cs="宋体" w:hint="eastAsia"/>
          </w:rPr>
          <w:delText>获得的</w:delText>
        </w:r>
        <w:r w:rsidDel="00E2773A">
          <w:rPr>
            <w:rFonts w:hAnsi="Cambria Math" w:hint="eastAsia"/>
          </w:rPr>
          <w:delText>子集数据总量为</w:delText>
        </w:r>
        <w:r w:rsidDel="00E2773A">
          <w:rPr>
            <w:rFonts w:hAnsi="Cambria Math" w:hint="eastAsia"/>
          </w:rPr>
          <w:delText>1104</w:delText>
        </w:r>
        <w:r w:rsidDel="00E2773A">
          <w:rPr>
            <w:rFonts w:hAnsi="Cambria Math" w:hint="eastAsia"/>
          </w:rPr>
          <w:delText>条。</w:delText>
        </w:r>
      </w:del>
    </w:p>
    <w:p w14:paraId="13FDECB6" w14:textId="068BABE2" w:rsidR="007D28D6" w:rsidDel="00E2773A" w:rsidRDefault="00000000">
      <w:pPr>
        <w:pStyle w:val="3"/>
        <w:numPr>
          <w:ilvl w:val="2"/>
          <w:numId w:val="1"/>
        </w:numPr>
        <w:rPr>
          <w:del w:id="2069" w:author="fei zhai" w:date="2026-05-06T15:34:00Z"/>
        </w:rPr>
      </w:pPr>
      <w:bookmarkStart w:id="2070" w:name="_Toc3363"/>
      <w:del w:id="2071" w:author="fei zhai" w:date="2026-05-06T15:34:00Z">
        <w:r w:rsidDel="00E2773A">
          <w:rPr>
            <w:rFonts w:hint="eastAsia"/>
          </w:rPr>
          <w:delText>抽样结果评估</w:delText>
        </w:r>
        <w:bookmarkEnd w:id="2061"/>
        <w:bookmarkEnd w:id="2070"/>
      </w:del>
    </w:p>
    <w:p w14:paraId="0F6EB1DA" w14:textId="5E10D58A" w:rsidR="007D28D6" w:rsidDel="00E2773A" w:rsidRDefault="00000000">
      <w:pPr>
        <w:ind w:firstLine="480"/>
        <w:rPr>
          <w:del w:id="2072" w:author="fei zhai" w:date="2026-05-06T15:34:00Z"/>
        </w:rPr>
      </w:pPr>
      <w:del w:id="2073" w:author="fei zhai" w:date="2026-05-06T15:34:00Z">
        <w:r w:rsidDel="00E2773A">
          <w:rPr>
            <w:rFonts w:hint="eastAsia"/>
          </w:rPr>
          <w:delText>为定量评估抽样结果的分布一致性，本研究采用</w:delText>
        </w:r>
        <w:r w:rsidDel="00E2773A">
          <w:rPr>
            <w:rFonts w:hint="eastAsia"/>
          </w:rPr>
          <w:delText>JS</w:delText>
        </w:r>
        <w:r w:rsidDel="00E2773A">
          <w:rPr>
            <w:rFonts w:hint="eastAsia"/>
          </w:rPr>
          <w:delText>散度来衡量子集和数据集在类内相似度上的差异。</w:delText>
        </w:r>
      </w:del>
    </w:p>
    <w:p w14:paraId="24A9A05C" w14:textId="6B9FA780" w:rsidR="007D28D6" w:rsidDel="00E2773A" w:rsidRDefault="00000000">
      <w:pPr>
        <w:ind w:firstLine="480"/>
        <w:rPr>
          <w:del w:id="2074" w:author="fei zhai" w:date="2026-05-06T15:34:00Z"/>
        </w:rPr>
      </w:pPr>
      <w:del w:id="2075" w:author="fei zhai" w:date="2026-05-06T15:34:00Z">
        <w:r w:rsidDel="00E2773A">
          <w:rPr>
            <w:rFonts w:hint="eastAsia"/>
          </w:rPr>
          <w:delText>本文引入类内相似度指标定量刻画不同类别样本在语义空间中的聚集程度</w:delText>
        </w:r>
        <w:r w:rsidDel="00E2773A">
          <w:rPr>
            <w:rFonts w:hint="eastAsia"/>
          </w:rPr>
          <w:delText>.</w:delText>
        </w:r>
        <w:r w:rsidDel="00E2773A">
          <w:rPr>
            <w:rFonts w:hint="eastAsia"/>
          </w:rPr>
          <w:delText>设数据集中共有</w:delText>
        </w:r>
      </w:del>
      <m:oMath>
        <m:r>
          <w:del w:id="2076" w:author="fei zhai" w:date="2026-05-06T15:34:00Z">
            <m:rPr>
              <m:nor/>
            </m:rPr>
            <w:rPr>
              <w:rFonts w:cs="Times New Roman"/>
            </w:rPr>
            <m:t>C</m:t>
          </w:del>
        </m:r>
      </m:oMath>
      <w:del w:id="2077" w:author="fei zhai" w:date="2026-05-06T15:34:00Z">
        <w:r w:rsidDel="00E2773A">
          <w:rPr>
            <w:rFonts w:hint="eastAsia"/>
          </w:rPr>
          <w:delText>个类别，第</w:delText>
        </w:r>
      </w:del>
      <m:oMath>
        <m:r>
          <w:del w:id="2078" w:author="fei zhai" w:date="2026-05-06T15:34:00Z">
            <m:rPr>
              <m:sty m:val="p"/>
            </m:rPr>
            <w:rPr>
              <w:rFonts w:ascii="Cambria Math" w:hAnsi="Cambria Math"/>
            </w:rPr>
            <m:t>c</m:t>
          </w:del>
        </m:r>
      </m:oMath>
      <w:del w:id="2079" w:author="fei zhai" w:date="2026-05-06T15:34:00Z">
        <w:r w:rsidDel="00E2773A">
          <w:rPr>
            <w:rFonts w:hint="eastAsia"/>
          </w:rPr>
          <w:delText>类样本的集合记为</w:delText>
        </w:r>
      </w:del>
      <m:oMath>
        <m:r>
          <w:del w:id="2080" w:author="fei zhai" w:date="2026-05-06T15:34:00Z">
            <m:rPr>
              <m:nor/>
            </m:rPr>
            <w:rPr>
              <w:rFonts w:cs="Times New Roman"/>
            </w:rPr>
            <m:t>={,,…,}</m:t>
          </w:del>
        </m:r>
      </m:oMath>
      <w:del w:id="2081" w:author="fei zhai" w:date="2026-05-06T15:34:00Z">
        <w:r w:rsidDel="00E2773A">
          <w:rPr>
            <w:rFonts w:hAnsi="Cambria Math" w:hint="eastAsia"/>
          </w:rPr>
          <w:delText>，</w:delText>
        </w:r>
        <w:r w:rsidDel="00E2773A">
          <w:rPr>
            <w:rFonts w:hint="eastAsia"/>
          </w:rPr>
          <w:delText>其中</w:delText>
        </w:r>
        <w:r w:rsidDel="00E2773A">
          <w:rPr>
            <w:rFonts w:hint="eastAsia"/>
          </w:rPr>
          <w:delText xml:space="preserve"> </w:delText>
        </w:r>
      </w:del>
      <m:oMath>
        <m:r>
          <w:del w:id="2082" w:author="fei zhai" w:date="2026-05-06T15:34:00Z">
            <m:rPr>
              <m:sty m:val="p"/>
            </m:rPr>
            <w:rPr>
              <w:rFonts w:ascii="Cambria Math" w:hAnsi="Cambria Math"/>
            </w:rPr>
            <m:t>∈</m:t>
          </w:del>
        </m:r>
      </m:oMath>
      <w:del w:id="2083" w:author="fei zhai" w:date="2026-05-06T15:34:00Z">
        <w:r w:rsidDel="00E2773A">
          <w:rPr>
            <w:rFonts w:hint="eastAsia"/>
          </w:rPr>
          <w:delText>表示属于第</w:delText>
        </w:r>
      </w:del>
      <m:oMath>
        <m:r>
          <w:del w:id="2084" w:author="fei zhai" w:date="2026-05-06T15:34:00Z">
            <m:rPr>
              <m:nor/>
            </m:rPr>
            <w:rPr>
              <w:rFonts w:cs="Times New Roman"/>
            </w:rPr>
            <m:t>c</m:t>
          </w:del>
        </m:r>
      </m:oMath>
      <w:del w:id="2085" w:author="fei zhai" w:date="2026-05-06T15:34:00Z">
        <w:r w:rsidDel="00E2773A">
          <w:rPr>
            <w:rFonts w:hint="eastAsia"/>
          </w:rPr>
          <w:delText>类的第</w:delText>
        </w:r>
      </w:del>
      <m:oMath>
        <m:r>
          <w:del w:id="2086" w:author="fei zhai" w:date="2026-05-06T15:34:00Z">
            <m:rPr>
              <m:nor/>
            </m:rPr>
            <w:rPr>
              <w:rFonts w:cs="Times New Roman"/>
            </w:rPr>
            <m:t>i</m:t>
          </w:del>
        </m:r>
      </m:oMath>
      <w:del w:id="2087" w:author="fei zhai" w:date="2026-05-06T15:34:00Z">
        <w:r w:rsidDel="00E2773A">
          <w:rPr>
            <w:rFonts w:hint="eastAsia"/>
          </w:rPr>
          <w:delText>个样本的归一化语义向量，为该类别的样本数量。对于任一样本，其相对于任意类别</w:delText>
        </w:r>
      </w:del>
      <m:oMath>
        <m:r>
          <w:del w:id="2088" w:author="fei zhai" w:date="2026-05-06T15:34:00Z">
            <m:rPr>
              <m:sty m:val="p"/>
            </m:rPr>
            <w:rPr>
              <w:rFonts w:ascii="Cambria Math" w:hAnsi="Cambria Math"/>
            </w:rPr>
            <m:t>c'</m:t>
          </w:del>
        </m:r>
      </m:oMath>
      <w:del w:id="2089" w:author="fei zhai" w:date="2026-05-06T15:34:00Z">
        <w:r w:rsidDel="00E2773A">
          <w:rPr>
            <w:rFonts w:hint="eastAsia"/>
          </w:rPr>
          <w:delText>的平均相似度定义为该样本向量与类别</w:delText>
        </w:r>
      </w:del>
      <m:oMath>
        <m:r>
          <w:del w:id="2090" w:author="fei zhai" w:date="2026-05-06T15:34:00Z">
            <m:rPr>
              <m:nor/>
            </m:rPr>
            <w:rPr>
              <w:rFonts w:cs="Times New Roman"/>
            </w:rPr>
            <m:t>c'</m:t>
          </w:del>
        </m:r>
      </m:oMath>
      <w:del w:id="2091" w:author="fei zhai" w:date="2026-05-06T15:34:00Z">
        <w:r w:rsidDel="00E2773A">
          <w:rPr>
            <w:rFonts w:hint="eastAsia"/>
          </w:rPr>
          <w:delText xml:space="preserve"> </w:delText>
        </w:r>
        <w:r w:rsidDel="00E2773A">
          <w:rPr>
            <w:rFonts w:hint="eastAsia"/>
          </w:rPr>
          <w:delText>中所有样本向量点积的均值，即：</w:delText>
        </w:r>
      </w:del>
    </w:p>
    <w:p w14:paraId="1A79AAB0" w14:textId="34DB99EE" w:rsidR="007D28D6" w:rsidDel="00E2773A" w:rsidRDefault="007D28D6">
      <w:pPr>
        <w:ind w:firstLineChars="0" w:firstLine="0"/>
        <w:rPr>
          <w:del w:id="2092" w:author="fei zhai" w:date="2026-05-06T15:34:00Z"/>
          <w:iCs/>
        </w:rPr>
      </w:pPr>
    </w:p>
    <w:p w14:paraId="4895DD6E" w14:textId="0CDA941D" w:rsidR="007D28D6" w:rsidDel="00E2773A" w:rsidRDefault="00000000">
      <w:pPr>
        <w:ind w:firstLineChars="0" w:firstLine="420"/>
        <w:rPr>
          <w:del w:id="2093" w:author="fei zhai" w:date="2026-05-06T15:34:00Z"/>
        </w:rPr>
      </w:pPr>
      <w:del w:id="2094" w:author="fei zhai" w:date="2026-05-06T15:34:00Z">
        <w:r w:rsidDel="00E2773A">
          <w:rPr>
            <w:rFonts w:hAnsi="Cambria Math" w:hint="eastAsia"/>
          </w:rPr>
          <w:delText>其中，“</w:delText>
        </w:r>
      </w:del>
      <m:oMath>
        <m:r>
          <w:del w:id="2095" w:author="fei zhai" w:date="2026-05-06T15:34:00Z">
            <m:rPr>
              <m:sty m:val="p"/>
            </m:rPr>
            <w:rPr>
              <w:rFonts w:ascii="Cambria Math" w:hAnsi="Cambria Math"/>
            </w:rPr>
            <m:t>⋅</m:t>
          </w:del>
        </m:r>
      </m:oMath>
      <w:del w:id="2096" w:author="fei zhai" w:date="2026-05-06T15:34:00Z">
        <w:r w:rsidDel="00E2773A">
          <w:rPr>
            <w:rFonts w:hAnsi="Cambria Math" w:hint="eastAsia"/>
          </w:rPr>
          <w:delText>”表示向量点积运算，</w:delText>
        </w:r>
      </w:del>
      <m:oMath>
        <m:r>
          <w:del w:id="2097" w:author="fei zhai" w:date="2026-05-06T15:34:00Z">
            <m:rPr>
              <m:nor/>
            </m:rPr>
            <w:rPr>
              <w:rFonts w:cs="Times New Roman"/>
            </w:rPr>
            <m:t>||</m:t>
          </w:del>
        </m:r>
      </m:oMath>
      <w:del w:id="2098" w:author="fei zhai" w:date="2026-05-06T15:34:00Z">
        <w:r w:rsidDel="00E2773A">
          <w:rPr>
            <w:rFonts w:hAnsi="Cambria Math" w:hint="eastAsia"/>
          </w:rPr>
          <w:delText>表示集合的势，即样本数量。基于此定义，可得出类内相似度指标，当</w:delText>
        </w:r>
      </w:del>
      <m:oMath>
        <m:r>
          <w:del w:id="2099" w:author="fei zhai" w:date="2026-05-06T15:34:00Z">
            <m:rPr>
              <m:nor/>
            </m:rPr>
            <w:rPr>
              <w:rFonts w:cs="Times New Roman"/>
            </w:rPr>
            <m:t>c'=c</m:t>
          </w:del>
        </m:r>
      </m:oMath>
      <w:del w:id="2100" w:author="fei zhai" w:date="2026-05-06T15:34:00Z">
        <w:r w:rsidDel="00E2773A">
          <w:rPr>
            <w:rFonts w:hAnsi="Cambria Math" w:hint="eastAsia"/>
          </w:rPr>
          <w:delText>时，</w:delText>
        </w:r>
      </w:del>
      <m:oMath>
        <m:r>
          <w:del w:id="2101" w:author="fei zhai" w:date="2026-05-06T15:34:00Z">
            <m:rPr>
              <m:nor/>
            </m:rPr>
            <w:rPr>
              <w:rFonts w:cs="Times New Roman"/>
            </w:rPr>
            <m:t>Sim(,c)</m:t>
          </w:del>
        </m:r>
      </m:oMath>
      <w:del w:id="2102" w:author="fei zhai" w:date="2026-05-06T15:34:00Z">
        <w:r w:rsidDel="00E2773A">
          <w:rPr>
            <w:rFonts w:hAnsi="Cambria Math" w:hint="eastAsia"/>
          </w:rPr>
          <w:delText>衡量了样本与同类样本在语义空间中的平均紧密度。</w:delText>
        </w:r>
      </w:del>
    </w:p>
    <w:p w14:paraId="385CA758" w14:textId="6A2BAB80" w:rsidR="007D28D6" w:rsidDel="00E2773A" w:rsidRDefault="00000000">
      <w:pPr>
        <w:ind w:firstLineChars="0" w:firstLine="420"/>
        <w:rPr>
          <w:del w:id="2103" w:author="fei zhai" w:date="2026-05-06T15:34:00Z"/>
        </w:rPr>
      </w:pPr>
      <w:del w:id="2104" w:author="fei zhai" w:date="2026-05-06T15:34:00Z">
        <w:r w:rsidDel="00E2773A">
          <w:rPr>
            <w:rFonts w:hint="eastAsia"/>
          </w:rPr>
          <w:delText>具体而言，首先利用预训练文本嵌入模型</w:delText>
        </w:r>
        <w:r w:rsidDel="00E2773A">
          <w:rPr>
            <w:rFonts w:hint="eastAsia"/>
          </w:rPr>
          <w:delText>bge-large-zh-v1.5</w:delText>
        </w:r>
        <w:r w:rsidDel="00E2773A">
          <w:rPr>
            <w:rFonts w:hint="eastAsia"/>
          </w:rPr>
          <w:delText>将专利文本映射为高维语义向量表示，并对所有样本向量进行</w:delText>
        </w:r>
        <w:r w:rsidDel="00E2773A">
          <w:rPr>
            <w:rFonts w:hint="eastAsia"/>
          </w:rPr>
          <w:delText>L2</w:delText>
        </w:r>
        <w:r w:rsidDel="00E2773A">
          <w:rPr>
            <w:rFonts w:hint="eastAsia"/>
          </w:rPr>
          <w:delText>归一化处理，以消除向量模长差异，使向量间的点积等价于余弦相似度。</w:delText>
        </w:r>
      </w:del>
    </w:p>
    <w:p w14:paraId="558CA166" w14:textId="59F7EAC2" w:rsidR="007D28D6" w:rsidDel="00E2773A" w:rsidRDefault="00000000">
      <w:pPr>
        <w:ind w:firstLine="480"/>
        <w:rPr>
          <w:del w:id="2105" w:author="fei zhai" w:date="2026-05-06T15:34:00Z"/>
        </w:rPr>
      </w:pPr>
      <w:del w:id="2106" w:author="fei zhai" w:date="2026-05-06T15:34:00Z">
        <w:r w:rsidDel="00E2773A">
          <w:rPr>
            <w:rFonts w:hAnsi="Cambria Math" w:hint="eastAsia"/>
          </w:rPr>
          <w:delText>为了比较不同抽样子集与原始全集在类内相似度分布上的一致性，本文采用</w:delText>
        </w:r>
        <w:r w:rsidDel="00E2773A">
          <w:rPr>
            <w:rFonts w:hAnsi="Cambria Math" w:hint="eastAsia"/>
          </w:rPr>
          <w:delText>Jense-Shannon</w:delText>
        </w:r>
        <w:r w:rsidDel="00E2773A">
          <w:rPr>
            <w:rFonts w:hAnsi="Cambria Math" w:hint="eastAsia"/>
          </w:rPr>
          <w:delText>散度作为分布差异度量指标。</w:delText>
        </w:r>
        <w:r w:rsidDel="00E2773A">
          <w:rPr>
            <w:rFonts w:hAnsi="Cambria Math" w:hint="eastAsia"/>
          </w:rPr>
          <w:delText>JS</w:delText>
        </w:r>
        <w:r w:rsidDel="00E2773A">
          <w:rPr>
            <w:rFonts w:hAnsi="Cambria Math" w:hint="eastAsia"/>
          </w:rPr>
          <w:delText>散度是一种基于</w:delText>
        </w:r>
        <w:r w:rsidDel="00E2773A">
          <w:rPr>
            <w:rFonts w:hAnsi="Cambria Math" w:hint="eastAsia"/>
          </w:rPr>
          <w:delText>Kullback-Leibler</w:delText>
        </w:r>
        <w:r w:rsidDel="00E2773A">
          <w:rPr>
            <w:rFonts w:hAnsi="Cambria Math" w:hint="eastAsia"/>
          </w:rPr>
          <w:delText>散度的对称且有界的分布距离度量，具有良好的数值稳定性，适合用于经验分布之间的比较。</w:delText>
        </w:r>
        <w:r w:rsidDel="00E2773A">
          <w:rPr>
            <w:rFonts w:hint="eastAsia"/>
          </w:rPr>
          <w:delText>JS</w:delText>
        </w:r>
        <w:r w:rsidDel="00E2773A">
          <w:rPr>
            <w:rFonts w:hint="eastAsia"/>
          </w:rPr>
          <w:delText>散度取值范围取决于对数底数，本文采用以</w:delText>
        </w:r>
        <w:r w:rsidDel="00E2773A">
          <w:rPr>
            <w:rFonts w:hint="eastAsia"/>
          </w:rPr>
          <w:delText>2</w:delText>
        </w:r>
        <w:r w:rsidDel="00E2773A">
          <w:rPr>
            <w:rFonts w:hint="eastAsia"/>
          </w:rPr>
          <w:delText>为底的对数计算</w:delText>
        </w:r>
        <w:r w:rsidDel="00E2773A">
          <w:rPr>
            <w:rFonts w:hint="eastAsia"/>
          </w:rPr>
          <w:delText>JS</w:delText>
        </w:r>
        <w:r w:rsidDel="00E2773A">
          <w:rPr>
            <w:rFonts w:hint="eastAsia"/>
          </w:rPr>
          <w:delText>散度，</w:delText>
        </w:r>
        <w:r w:rsidDel="00E2773A">
          <w:rPr>
            <w:rFonts w:hint="eastAsia"/>
          </w:rPr>
          <w:delText>JS</w:delText>
        </w:r>
        <w:r w:rsidDel="00E2773A">
          <w:rPr>
            <w:rFonts w:hint="eastAsia"/>
          </w:rPr>
          <w:delText>散度取值范围为</w:delText>
        </w:r>
        <w:r w:rsidDel="00E2773A">
          <w:rPr>
            <w:rFonts w:hint="eastAsia"/>
          </w:rPr>
          <w:delText>[0,1]</w:delText>
        </w:r>
        <w:r w:rsidDel="00E2773A">
          <w:rPr>
            <w:rFonts w:hint="eastAsia"/>
          </w:rPr>
          <w:delText>，其值越小，表示两个分布越相似，即抽样数据在语义结构层面越好地保持了原始数据的分布特征。</w:delText>
        </w:r>
      </w:del>
    </w:p>
    <w:p w14:paraId="0F18BC5F" w14:textId="460DF998" w:rsidR="007D28D6" w:rsidDel="00E2773A" w:rsidRDefault="00000000">
      <w:pPr>
        <w:ind w:firstLine="480"/>
        <w:rPr>
          <w:del w:id="2107" w:author="fei zhai" w:date="2026-05-06T15:34:00Z"/>
        </w:rPr>
      </w:pPr>
      <w:del w:id="2108" w:author="fei zhai" w:date="2026-05-06T15:34:00Z">
        <w:r w:rsidDel="00E2773A">
          <w:rPr>
            <w:rFonts w:hint="eastAsia"/>
          </w:rPr>
          <w:delText>本文采用</w:delText>
        </w:r>
        <w:r w:rsidDel="00E2773A">
          <w:rPr>
            <w:rFonts w:hint="eastAsia"/>
          </w:rPr>
          <w:delText>JS</w:delText>
        </w:r>
        <w:r w:rsidDel="00E2773A">
          <w:rPr>
            <w:rFonts w:hint="eastAsia"/>
          </w:rPr>
          <w:delText>散度而不是</w:delText>
        </w:r>
        <w:r w:rsidDel="00E2773A">
          <w:rPr>
            <w:rFonts w:hint="eastAsia"/>
          </w:rPr>
          <w:delText>Kolmogorov-Smirnov</w:delText>
        </w:r>
        <w:r w:rsidDel="00E2773A">
          <w:rPr>
            <w:rFonts w:hint="eastAsia"/>
          </w:rPr>
          <w:delText>检验或者</w:delText>
        </w:r>
        <w:r w:rsidDel="00E2773A">
          <w:rPr>
            <w:rFonts w:hint="eastAsia"/>
          </w:rPr>
          <w:delText>t</w:delText>
        </w:r>
        <w:r w:rsidDel="00E2773A">
          <w:rPr>
            <w:rFonts w:hint="eastAsia"/>
          </w:rPr>
          <w:delText>检验等传统统计显著性检验方法的原因在于：</w:delText>
        </w:r>
      </w:del>
    </w:p>
    <w:p w14:paraId="42FF34B8" w14:textId="59C54E58" w:rsidR="007D28D6" w:rsidDel="00E2773A" w:rsidRDefault="00000000">
      <w:pPr>
        <w:numPr>
          <w:ilvl w:val="0"/>
          <w:numId w:val="8"/>
        </w:numPr>
        <w:ind w:firstLine="480"/>
        <w:rPr>
          <w:del w:id="2109" w:author="fei zhai" w:date="2026-05-06T15:34:00Z"/>
        </w:rPr>
      </w:pPr>
      <w:del w:id="2110" w:author="fei zhai" w:date="2026-05-06T15:34:00Z">
        <w:r w:rsidDel="00E2773A">
          <w:rPr>
            <w:rFonts w:hint="eastAsia"/>
          </w:rPr>
          <w:delText>样本独立性假设的违背</w:delText>
        </w:r>
      </w:del>
    </w:p>
    <w:p w14:paraId="53965720" w14:textId="5B2BA807" w:rsidR="007D28D6" w:rsidDel="00E2773A" w:rsidRDefault="00000000">
      <w:pPr>
        <w:ind w:firstLine="480"/>
        <w:rPr>
          <w:del w:id="2111" w:author="fei zhai" w:date="2026-05-06T15:34:00Z"/>
        </w:rPr>
      </w:pPr>
      <w:del w:id="2112" w:author="fei zhai" w:date="2026-05-06T15:34:00Z">
        <w:r w:rsidDel="00E2773A">
          <w:rPr>
            <w:rFonts w:hint="eastAsia"/>
          </w:rPr>
          <w:delText>传统的统计假设检验一般需要比较的两个样本是相互独立的，在这个实验中，抽样子集是总体的一个真子集，即</w:delText>
        </w:r>
      </w:del>
      <m:oMath>
        <m:r>
          <w:del w:id="2113" w:author="fei zhai" w:date="2026-05-06T15:34:00Z">
            <m:rPr>
              <m:nor/>
            </m:rPr>
            <w:rPr>
              <w:rFonts w:ascii="Cambria Math" w:hAnsi="Cambria Math" w:cs="Cambria Math"/>
            </w:rPr>
            <m:t>⊂</m:t>
          </w:del>
        </m:r>
      </m:oMath>
      <w:del w:id="2114" w:author="fei zhai" w:date="2026-05-06T15:34:00Z">
        <w:r w:rsidDel="00E2773A">
          <w:rPr>
            <w:rFonts w:hint="eastAsia"/>
          </w:rPr>
          <w:delText>，二者之间有天然的数据重叠以及内在的相关性，不符合两样本假设检验的前提假设，因此不能使用传统的检验方法进行分析。</w:delText>
        </w:r>
      </w:del>
    </w:p>
    <w:p w14:paraId="49995020" w14:textId="2B91A99F" w:rsidR="007D28D6" w:rsidDel="00E2773A" w:rsidRDefault="00000000">
      <w:pPr>
        <w:numPr>
          <w:ilvl w:val="0"/>
          <w:numId w:val="8"/>
        </w:numPr>
        <w:ind w:firstLine="480"/>
        <w:rPr>
          <w:del w:id="2115" w:author="fei zhai" w:date="2026-05-06T15:34:00Z"/>
        </w:rPr>
      </w:pPr>
      <w:del w:id="2116" w:author="fei zhai" w:date="2026-05-06T15:34:00Z">
        <w:r w:rsidDel="00E2773A">
          <w:rPr>
            <w:rFonts w:hint="eastAsia"/>
          </w:rPr>
          <w:delText>大样本下的过度敏感性</w:delText>
        </w:r>
      </w:del>
    </w:p>
    <w:p w14:paraId="19A3ABE0" w14:textId="0D4AD234" w:rsidR="007D28D6" w:rsidDel="00E2773A" w:rsidRDefault="00000000">
      <w:pPr>
        <w:ind w:firstLine="480"/>
        <w:rPr>
          <w:del w:id="2117" w:author="fei zhai" w:date="2026-05-06T15:34:00Z"/>
        </w:rPr>
      </w:pPr>
      <w:del w:id="2118" w:author="fei zhai" w:date="2026-05-06T15:34:00Z">
        <w:r w:rsidDel="00E2773A">
          <w:rPr>
            <w:rFonts w:hint="eastAsia"/>
          </w:rPr>
          <w:delText>全集样本容量很大，在这种情况下，传统的统计检验对于很小的变化过于敏感，容易得到统计显著的结果，即</w:delText>
        </w:r>
      </w:del>
      <m:oMath>
        <m:r>
          <w:del w:id="2119" w:author="fei zhai" w:date="2026-05-06T15:34:00Z">
            <m:rPr>
              <m:nor/>
            </m:rPr>
            <w:rPr>
              <w:rFonts w:cs="Times New Roman"/>
            </w:rPr>
            <m:t>p→0</m:t>
          </w:del>
        </m:r>
      </m:oMath>
      <w:del w:id="2120" w:author="fei zhai" w:date="2026-05-06T15:34:00Z">
        <w:r w:rsidDel="00E2773A">
          <w:rPr>
            <w:rFonts w:hint="eastAsia"/>
          </w:rPr>
          <w:delText>，这不能很好地说明这两个样本集在业务逻辑上的一致性。因此相比于二元判断的显著性检验，使用一个有界的并且数值稳定</w:delText>
        </w:r>
        <w:r w:rsidDel="00E2773A">
          <w:rPr>
            <w:rFonts w:hint="eastAsia"/>
          </w:rPr>
          <w:delText>JS</w:delText>
        </w:r>
        <w:r w:rsidDel="00E2773A">
          <w:rPr>
            <w:rFonts w:hint="eastAsia"/>
          </w:rPr>
          <w:delText>散度可以更好地衡量抽样子集对于原始语义空间重构的质量。</w:delText>
        </w:r>
      </w:del>
    </w:p>
    <w:p w14:paraId="37057875" w14:textId="7D8ACC13" w:rsidR="007D28D6" w:rsidDel="00E2773A" w:rsidRDefault="00000000">
      <w:pPr>
        <w:ind w:firstLine="480"/>
        <w:rPr>
          <w:del w:id="2121" w:author="fei zhai" w:date="2026-05-06T15:34:00Z"/>
        </w:rPr>
      </w:pPr>
      <w:del w:id="2122" w:author="fei zhai" w:date="2026-05-06T15:34:00Z">
        <w:r w:rsidDel="00E2773A">
          <w:rPr>
            <w:rFonts w:hint="eastAsia"/>
          </w:rPr>
          <w:delText>本论文使用自助法</w:delText>
        </w:r>
        <w:r w:rsidDel="00E2773A">
          <w:rPr>
            <w:rFonts w:hint="eastAsia"/>
          </w:rPr>
          <w:delText>Bootstrap</w:delText>
        </w:r>
        <w:r w:rsidDel="00E2773A">
          <w:rPr>
            <w:rFonts w:hint="eastAsia"/>
          </w:rPr>
          <w:delText>来检验所得到的结果是否是稳健的。即以从</w:delText>
        </w:r>
        <w:r w:rsidDel="00E2773A">
          <w:rPr>
            <w:rFonts w:hint="eastAsia"/>
          </w:rPr>
          <w:delText>KNN</w:delText>
        </w:r>
        <w:r w:rsidDel="00E2773A">
          <w:rPr>
            <w:rFonts w:hint="eastAsia"/>
          </w:rPr>
          <w:delText>以及</w:delText>
        </w:r>
        <w:r w:rsidDel="00E2773A">
          <w:rPr>
            <w:rFonts w:hint="eastAsia"/>
          </w:rPr>
          <w:delText>MLP</w:delText>
        </w:r>
        <w:r w:rsidDel="00E2773A">
          <w:rPr>
            <w:rFonts w:hint="eastAsia"/>
          </w:rPr>
          <w:delText>模型预测出的所有二级产品类别构成集合为基础，通过上述方法随机抽取</w:delText>
        </w:r>
        <w:r w:rsidDel="00E2773A">
          <w:rPr>
            <w:rFonts w:hint="eastAsia"/>
          </w:rPr>
          <w:delText>30</w:delText>
        </w:r>
        <w:r w:rsidDel="00E2773A">
          <w:rPr>
            <w:rFonts w:hint="eastAsia"/>
          </w:rPr>
          <w:delText>次，然后求每一次所抽到子集与整个集合之间的类内相似性分布的</w:delText>
        </w:r>
        <w:r w:rsidDel="00E2773A">
          <w:rPr>
            <w:rFonts w:hint="eastAsia"/>
          </w:rPr>
          <w:delText>JS</w:delText>
        </w:r>
        <w:r w:rsidDel="00E2773A">
          <w:rPr>
            <w:rFonts w:hint="eastAsia"/>
          </w:rPr>
          <w:delText>散度。</w:delText>
        </w:r>
      </w:del>
    </w:p>
    <w:p w14:paraId="67EAF04D" w14:textId="67DDA841" w:rsidR="007D28D6" w:rsidDel="00E2773A" w:rsidRDefault="00000000">
      <w:pPr>
        <w:ind w:firstLine="480"/>
        <w:rPr>
          <w:del w:id="2123" w:author="fei zhai" w:date="2026-05-06T15:34:00Z"/>
        </w:rPr>
      </w:pPr>
      <w:del w:id="2124" w:author="fei zhai" w:date="2026-05-06T15:34:00Z">
        <w:r w:rsidDel="00E2773A">
          <w:rPr>
            <w:rFonts w:hint="eastAsia"/>
          </w:rPr>
          <w:delText>不同的模型预测基础上抽取样本的比较见表</w:delText>
        </w:r>
        <w:r w:rsidDel="00E2773A">
          <w:rPr>
            <w:rFonts w:hint="eastAsia"/>
          </w:rPr>
          <w:delText>3-4</w:delText>
        </w:r>
        <w:r w:rsidDel="00E2773A">
          <w:rPr>
            <w:rFonts w:hint="eastAsia"/>
          </w:rPr>
          <w:delText>。较小的</w:delText>
        </w:r>
        <w:r w:rsidDel="00E2773A">
          <w:rPr>
            <w:rFonts w:hint="eastAsia"/>
          </w:rPr>
          <w:delText>JS</w:delText>
        </w:r>
        <w:r w:rsidDel="00E2773A">
          <w:rPr>
            <w:rFonts w:hint="eastAsia"/>
          </w:rPr>
          <w:delText>散度均值说明在该模型预测结果的基础上，采样算法能更好地保持原始数据的语义分布特征，从而间接反映该模型产出的类别结构具有较好的稳定性。在所有</w:delText>
        </w:r>
        <w:r w:rsidDel="00E2773A">
          <w:rPr>
            <w:rFonts w:hint="eastAsia"/>
          </w:rPr>
          <w:delText>22</w:delText>
        </w:r>
        <w:r w:rsidDel="00E2773A">
          <w:rPr>
            <w:rFonts w:hint="eastAsia"/>
          </w:rPr>
          <w:delText>个一级产品类目里，</w:delText>
        </w:r>
        <w:r w:rsidDel="00E2773A">
          <w:rPr>
            <w:rFonts w:hint="eastAsia"/>
          </w:rPr>
          <w:delText>MLP</w:delText>
        </w:r>
        <w:r w:rsidDel="00E2773A">
          <w:rPr>
            <w:rFonts w:hint="eastAsia"/>
          </w:rPr>
          <w:delText>模型有</w:delText>
        </w:r>
        <w:r w:rsidDel="00E2773A">
          <w:rPr>
            <w:rFonts w:hint="eastAsia"/>
          </w:rPr>
          <w:delText>14</w:delText>
        </w:r>
        <w:r w:rsidDel="00E2773A">
          <w:rPr>
            <w:rFonts w:hint="eastAsia"/>
          </w:rPr>
          <w:delText>个类目的</w:delText>
        </w:r>
        <w:r w:rsidDel="00E2773A">
          <w:rPr>
            <w:rFonts w:hint="eastAsia"/>
          </w:rPr>
          <w:delText>JS</w:delText>
        </w:r>
        <w:r w:rsidDel="00E2773A">
          <w:rPr>
            <w:rFonts w:hint="eastAsia"/>
          </w:rPr>
          <w:delText>散度均值是最小，总体上优于</w:delText>
        </w:r>
        <w:r w:rsidDel="00E2773A">
          <w:rPr>
            <w:rFonts w:hint="eastAsia"/>
          </w:rPr>
          <w:delText>KNN</w:delText>
        </w:r>
        <w:r w:rsidDel="00E2773A">
          <w:rPr>
            <w:rFonts w:hint="eastAsia"/>
          </w:rPr>
          <w:delText>模型。</w:delText>
        </w:r>
      </w:del>
    </w:p>
    <w:p w14:paraId="3B11A4F9" w14:textId="4CDF8EF6" w:rsidR="007D28D6" w:rsidDel="00E2773A" w:rsidRDefault="00000000">
      <w:pPr>
        <w:pStyle w:val="ae"/>
        <w:rPr>
          <w:del w:id="2125" w:author="fei zhai" w:date="2026-05-06T15:34:00Z"/>
          <w:rFonts w:hint="default"/>
        </w:rPr>
      </w:pPr>
      <w:del w:id="2126" w:author="fei zhai" w:date="2026-05-06T15:34:00Z">
        <w:r w:rsidDel="00E2773A">
          <w:delText>表</w:delText>
        </w:r>
        <w:r w:rsidDel="00E2773A">
          <w:delText xml:space="preserve">3-4  </w:delText>
        </w:r>
        <w:r w:rsidDel="00E2773A">
          <w:delText>基于不同模型预测结果的抽样</w:delText>
        </w:r>
        <w:r w:rsidDel="00E2773A">
          <w:delText>JS</w:delText>
        </w:r>
        <w:r w:rsidDel="00E2773A">
          <w:delText>散度均值对比</w:delText>
        </w:r>
      </w:del>
    </w:p>
    <w:tbl>
      <w:tblPr>
        <w:tblStyle w:val="aa"/>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8"/>
        <w:gridCol w:w="1405"/>
        <w:gridCol w:w="2039"/>
        <w:gridCol w:w="1990"/>
      </w:tblGrid>
      <w:tr w:rsidR="007D28D6" w:rsidDel="00E2773A" w14:paraId="00086625" w14:textId="0AF94BDB">
        <w:trPr>
          <w:del w:id="2127" w:author="fei zhai" w:date="2026-05-06T15:34:00Z"/>
        </w:trPr>
        <w:tc>
          <w:tcPr>
            <w:tcW w:w="3088" w:type="dxa"/>
            <w:tcBorders>
              <w:bottom w:val="single" w:sz="6" w:space="0" w:color="auto"/>
              <w:tl2br w:val="nil"/>
              <w:tr2bl w:val="nil"/>
            </w:tcBorders>
            <w:vAlign w:val="center"/>
          </w:tcPr>
          <w:p w14:paraId="2EF2A69F" w14:textId="39459DEC" w:rsidR="007D28D6" w:rsidDel="00E2773A" w:rsidRDefault="00000000">
            <w:pPr>
              <w:pStyle w:val="af"/>
              <w:rPr>
                <w:del w:id="2128" w:author="fei zhai" w:date="2026-05-06T15:34:00Z"/>
                <w:rFonts w:hint="default"/>
              </w:rPr>
            </w:pPr>
            <w:del w:id="2129" w:author="fei zhai" w:date="2026-05-06T15:34:00Z">
              <w:r w:rsidDel="00E2773A">
                <w:delText>一级产品类别</w:delText>
              </w:r>
            </w:del>
          </w:p>
        </w:tc>
        <w:tc>
          <w:tcPr>
            <w:tcW w:w="1405" w:type="dxa"/>
            <w:tcBorders>
              <w:bottom w:val="single" w:sz="6" w:space="0" w:color="auto"/>
              <w:tl2br w:val="nil"/>
              <w:tr2bl w:val="nil"/>
            </w:tcBorders>
            <w:vAlign w:val="center"/>
          </w:tcPr>
          <w:p w14:paraId="2DEEE426" w14:textId="23C3D4AE" w:rsidR="007D28D6" w:rsidDel="00E2773A" w:rsidRDefault="00000000">
            <w:pPr>
              <w:pStyle w:val="af"/>
              <w:rPr>
                <w:del w:id="2130" w:author="fei zhai" w:date="2026-05-06T15:34:00Z"/>
                <w:rFonts w:hint="default"/>
              </w:rPr>
            </w:pPr>
            <w:del w:id="2131" w:author="fei zhai" w:date="2026-05-06T15:34:00Z">
              <w:r w:rsidDel="00E2773A">
                <w:delText>Better_Model</w:delText>
              </w:r>
            </w:del>
          </w:p>
        </w:tc>
        <w:tc>
          <w:tcPr>
            <w:tcW w:w="2039" w:type="dxa"/>
            <w:tcBorders>
              <w:bottom w:val="single" w:sz="6" w:space="0" w:color="auto"/>
              <w:tl2br w:val="nil"/>
              <w:tr2bl w:val="nil"/>
            </w:tcBorders>
            <w:vAlign w:val="center"/>
          </w:tcPr>
          <w:p w14:paraId="40B35D19" w14:textId="0FD4FD5E" w:rsidR="007D28D6" w:rsidDel="00E2773A" w:rsidRDefault="00000000">
            <w:pPr>
              <w:pStyle w:val="af"/>
              <w:rPr>
                <w:del w:id="2132" w:author="fei zhai" w:date="2026-05-06T15:34:00Z"/>
                <w:rFonts w:hint="default"/>
              </w:rPr>
            </w:pPr>
            <w:del w:id="2133" w:author="fei zhai" w:date="2026-05-06T15:34:00Z">
              <w:r w:rsidDel="00E2773A">
                <w:delText>KNN_JS_Mean</w:delText>
              </w:r>
            </w:del>
          </w:p>
        </w:tc>
        <w:tc>
          <w:tcPr>
            <w:tcW w:w="1990" w:type="dxa"/>
            <w:tcBorders>
              <w:bottom w:val="single" w:sz="6" w:space="0" w:color="auto"/>
              <w:tl2br w:val="nil"/>
              <w:tr2bl w:val="nil"/>
            </w:tcBorders>
            <w:vAlign w:val="center"/>
          </w:tcPr>
          <w:p w14:paraId="3C075303" w14:textId="60AA93E9" w:rsidR="007D28D6" w:rsidDel="00E2773A" w:rsidRDefault="00000000">
            <w:pPr>
              <w:pStyle w:val="af"/>
              <w:rPr>
                <w:del w:id="2134" w:author="fei zhai" w:date="2026-05-06T15:34:00Z"/>
                <w:rFonts w:hint="default"/>
              </w:rPr>
            </w:pPr>
            <w:del w:id="2135" w:author="fei zhai" w:date="2026-05-06T15:34:00Z">
              <w:r w:rsidDel="00E2773A">
                <w:delText>MLP_JS_Mean</w:delText>
              </w:r>
            </w:del>
          </w:p>
        </w:tc>
      </w:tr>
      <w:tr w:rsidR="007D28D6" w:rsidDel="00E2773A" w14:paraId="30AB0166" w14:textId="1C7814F9">
        <w:trPr>
          <w:del w:id="2136" w:author="fei zhai" w:date="2026-05-06T15:34:00Z"/>
        </w:trPr>
        <w:tc>
          <w:tcPr>
            <w:tcW w:w="3088" w:type="dxa"/>
            <w:tcBorders>
              <w:top w:val="single" w:sz="6" w:space="0" w:color="auto"/>
            </w:tcBorders>
            <w:vAlign w:val="center"/>
          </w:tcPr>
          <w:p w14:paraId="5D435AED" w14:textId="5CE8EE00" w:rsidR="007D28D6" w:rsidDel="00E2773A" w:rsidRDefault="00000000">
            <w:pPr>
              <w:pStyle w:val="af"/>
              <w:rPr>
                <w:del w:id="2137" w:author="fei zhai" w:date="2026-05-06T15:34:00Z"/>
                <w:rFonts w:hint="default"/>
              </w:rPr>
            </w:pPr>
            <w:del w:id="2138" w:author="fei zhai" w:date="2026-05-06T15:34:00Z">
              <w:r w:rsidDel="00E2773A">
                <w:delText>有源手术器械</w:delText>
              </w:r>
            </w:del>
          </w:p>
        </w:tc>
        <w:tc>
          <w:tcPr>
            <w:tcW w:w="1405" w:type="dxa"/>
            <w:tcBorders>
              <w:top w:val="single" w:sz="6" w:space="0" w:color="auto"/>
            </w:tcBorders>
            <w:vAlign w:val="center"/>
          </w:tcPr>
          <w:p w14:paraId="7C042CDB" w14:textId="532B2256" w:rsidR="007D28D6" w:rsidDel="00E2773A" w:rsidRDefault="00000000">
            <w:pPr>
              <w:pStyle w:val="af"/>
              <w:rPr>
                <w:del w:id="2139" w:author="fei zhai" w:date="2026-05-06T15:34:00Z"/>
                <w:rFonts w:hint="default"/>
              </w:rPr>
            </w:pPr>
            <w:del w:id="2140" w:author="fei zhai" w:date="2026-05-06T15:34:00Z">
              <w:r w:rsidDel="00E2773A">
                <w:delText>mlp</w:delText>
              </w:r>
            </w:del>
          </w:p>
        </w:tc>
        <w:tc>
          <w:tcPr>
            <w:tcW w:w="2039" w:type="dxa"/>
            <w:tcBorders>
              <w:top w:val="single" w:sz="6" w:space="0" w:color="auto"/>
            </w:tcBorders>
            <w:vAlign w:val="center"/>
          </w:tcPr>
          <w:p w14:paraId="4739D794" w14:textId="4BF029F3" w:rsidR="007D28D6" w:rsidDel="00E2773A" w:rsidRDefault="00000000">
            <w:pPr>
              <w:pStyle w:val="af"/>
              <w:rPr>
                <w:del w:id="2141" w:author="fei zhai" w:date="2026-05-06T15:34:00Z"/>
                <w:rFonts w:hint="default"/>
              </w:rPr>
            </w:pPr>
            <w:del w:id="2142" w:author="fei zhai" w:date="2026-05-06T15:34:00Z">
              <w:r w:rsidDel="00E2773A">
                <w:delText>0.062541642</w:delText>
              </w:r>
            </w:del>
          </w:p>
        </w:tc>
        <w:tc>
          <w:tcPr>
            <w:tcW w:w="1990" w:type="dxa"/>
            <w:tcBorders>
              <w:top w:val="single" w:sz="6" w:space="0" w:color="auto"/>
            </w:tcBorders>
            <w:vAlign w:val="center"/>
          </w:tcPr>
          <w:p w14:paraId="111012B9" w14:textId="539BD646" w:rsidR="007D28D6" w:rsidDel="00E2773A" w:rsidRDefault="00000000">
            <w:pPr>
              <w:pStyle w:val="af"/>
              <w:rPr>
                <w:del w:id="2143" w:author="fei zhai" w:date="2026-05-06T15:34:00Z"/>
                <w:rFonts w:hint="default"/>
              </w:rPr>
            </w:pPr>
            <w:del w:id="2144" w:author="fei zhai" w:date="2026-05-06T15:34:00Z">
              <w:r w:rsidDel="00E2773A">
                <w:delText>0.059463533</w:delText>
              </w:r>
            </w:del>
          </w:p>
        </w:tc>
      </w:tr>
      <w:tr w:rsidR="007D28D6" w:rsidDel="00E2773A" w14:paraId="03DC38A4" w14:textId="134A54D6">
        <w:trPr>
          <w:del w:id="2145" w:author="fei zhai" w:date="2026-05-06T15:34:00Z"/>
        </w:trPr>
        <w:tc>
          <w:tcPr>
            <w:tcW w:w="3088" w:type="dxa"/>
            <w:tcBorders>
              <w:tl2br w:val="nil"/>
              <w:tr2bl w:val="nil"/>
            </w:tcBorders>
            <w:vAlign w:val="center"/>
          </w:tcPr>
          <w:p w14:paraId="2B6176C1" w14:textId="5632897C" w:rsidR="007D28D6" w:rsidDel="00E2773A" w:rsidRDefault="00000000">
            <w:pPr>
              <w:pStyle w:val="af"/>
              <w:rPr>
                <w:del w:id="2146" w:author="fei zhai" w:date="2026-05-06T15:34:00Z"/>
                <w:rFonts w:hint="default"/>
              </w:rPr>
            </w:pPr>
            <w:del w:id="2147" w:author="fei zhai" w:date="2026-05-06T15:34:00Z">
              <w:r w:rsidDel="00E2773A">
                <w:delText>医疗器械消毒灭菌器械</w:delText>
              </w:r>
            </w:del>
          </w:p>
        </w:tc>
        <w:tc>
          <w:tcPr>
            <w:tcW w:w="1405" w:type="dxa"/>
            <w:tcBorders>
              <w:tl2br w:val="nil"/>
              <w:tr2bl w:val="nil"/>
            </w:tcBorders>
            <w:vAlign w:val="center"/>
          </w:tcPr>
          <w:p w14:paraId="551595A4" w14:textId="5789118E" w:rsidR="007D28D6" w:rsidDel="00E2773A" w:rsidRDefault="00000000">
            <w:pPr>
              <w:pStyle w:val="af"/>
              <w:rPr>
                <w:del w:id="2148" w:author="fei zhai" w:date="2026-05-06T15:34:00Z"/>
                <w:rFonts w:hint="default"/>
              </w:rPr>
            </w:pPr>
            <w:del w:id="2149" w:author="fei zhai" w:date="2026-05-06T15:34:00Z">
              <w:r w:rsidDel="00E2773A">
                <w:delText>knn</w:delText>
              </w:r>
            </w:del>
          </w:p>
        </w:tc>
        <w:tc>
          <w:tcPr>
            <w:tcW w:w="2039" w:type="dxa"/>
            <w:tcBorders>
              <w:tl2br w:val="nil"/>
              <w:tr2bl w:val="nil"/>
            </w:tcBorders>
            <w:vAlign w:val="center"/>
          </w:tcPr>
          <w:p w14:paraId="381A9204" w14:textId="215E0B3D" w:rsidR="007D28D6" w:rsidDel="00E2773A" w:rsidRDefault="00000000">
            <w:pPr>
              <w:pStyle w:val="af"/>
              <w:rPr>
                <w:del w:id="2150" w:author="fei zhai" w:date="2026-05-06T15:34:00Z"/>
                <w:rFonts w:hint="default"/>
              </w:rPr>
            </w:pPr>
            <w:del w:id="2151" w:author="fei zhai" w:date="2026-05-06T15:34:00Z">
              <w:r w:rsidDel="00E2773A">
                <w:delText>0.161505414</w:delText>
              </w:r>
            </w:del>
          </w:p>
        </w:tc>
        <w:tc>
          <w:tcPr>
            <w:tcW w:w="1990" w:type="dxa"/>
            <w:tcBorders>
              <w:tl2br w:val="nil"/>
              <w:tr2bl w:val="nil"/>
            </w:tcBorders>
            <w:vAlign w:val="center"/>
          </w:tcPr>
          <w:p w14:paraId="6E606A55" w14:textId="095815D5" w:rsidR="007D28D6" w:rsidDel="00E2773A" w:rsidRDefault="00000000">
            <w:pPr>
              <w:pStyle w:val="af"/>
              <w:rPr>
                <w:del w:id="2152" w:author="fei zhai" w:date="2026-05-06T15:34:00Z"/>
                <w:rFonts w:hint="default"/>
              </w:rPr>
            </w:pPr>
            <w:del w:id="2153" w:author="fei zhai" w:date="2026-05-06T15:34:00Z">
              <w:r w:rsidDel="00E2773A">
                <w:delText>0.165691608</w:delText>
              </w:r>
            </w:del>
          </w:p>
        </w:tc>
      </w:tr>
      <w:tr w:rsidR="007D28D6" w:rsidDel="00E2773A" w14:paraId="182224DD" w14:textId="42393A2C">
        <w:trPr>
          <w:del w:id="2154" w:author="fei zhai" w:date="2026-05-06T15:34:00Z"/>
        </w:trPr>
        <w:tc>
          <w:tcPr>
            <w:tcW w:w="3088" w:type="dxa"/>
            <w:tcBorders>
              <w:tl2br w:val="nil"/>
              <w:tr2bl w:val="nil"/>
            </w:tcBorders>
            <w:vAlign w:val="center"/>
          </w:tcPr>
          <w:p w14:paraId="3275A580" w14:textId="54AE3035" w:rsidR="007D28D6" w:rsidDel="00E2773A" w:rsidRDefault="00000000">
            <w:pPr>
              <w:pStyle w:val="af"/>
              <w:rPr>
                <w:del w:id="2155" w:author="fei zhai" w:date="2026-05-06T15:34:00Z"/>
                <w:rFonts w:hint="default"/>
              </w:rPr>
            </w:pPr>
            <w:del w:id="2156" w:author="fei zhai" w:date="2026-05-06T15:34:00Z">
              <w:r w:rsidDel="00E2773A">
                <w:delText>有源植入器械</w:delText>
              </w:r>
            </w:del>
          </w:p>
        </w:tc>
        <w:tc>
          <w:tcPr>
            <w:tcW w:w="1405" w:type="dxa"/>
            <w:tcBorders>
              <w:tl2br w:val="nil"/>
              <w:tr2bl w:val="nil"/>
            </w:tcBorders>
            <w:vAlign w:val="center"/>
          </w:tcPr>
          <w:p w14:paraId="665AE2A2" w14:textId="706F1CCF" w:rsidR="007D28D6" w:rsidDel="00E2773A" w:rsidRDefault="00000000">
            <w:pPr>
              <w:pStyle w:val="af"/>
              <w:rPr>
                <w:del w:id="2157" w:author="fei zhai" w:date="2026-05-06T15:34:00Z"/>
                <w:rFonts w:hint="default"/>
              </w:rPr>
            </w:pPr>
            <w:del w:id="2158" w:author="fei zhai" w:date="2026-05-06T15:34:00Z">
              <w:r w:rsidDel="00E2773A">
                <w:delText>mlp</w:delText>
              </w:r>
            </w:del>
          </w:p>
        </w:tc>
        <w:tc>
          <w:tcPr>
            <w:tcW w:w="2039" w:type="dxa"/>
            <w:tcBorders>
              <w:tl2br w:val="nil"/>
              <w:tr2bl w:val="nil"/>
            </w:tcBorders>
            <w:vAlign w:val="center"/>
          </w:tcPr>
          <w:p w14:paraId="47B55777" w14:textId="316E6008" w:rsidR="007D28D6" w:rsidDel="00E2773A" w:rsidRDefault="00000000">
            <w:pPr>
              <w:pStyle w:val="af"/>
              <w:rPr>
                <w:del w:id="2159" w:author="fei zhai" w:date="2026-05-06T15:34:00Z"/>
                <w:rFonts w:hint="default"/>
              </w:rPr>
            </w:pPr>
            <w:del w:id="2160" w:author="fei zhai" w:date="2026-05-06T15:34:00Z">
              <w:r w:rsidDel="00E2773A">
                <w:delText>0.194804731</w:delText>
              </w:r>
            </w:del>
          </w:p>
        </w:tc>
        <w:tc>
          <w:tcPr>
            <w:tcW w:w="1990" w:type="dxa"/>
            <w:tcBorders>
              <w:tl2br w:val="nil"/>
              <w:tr2bl w:val="nil"/>
            </w:tcBorders>
            <w:vAlign w:val="center"/>
          </w:tcPr>
          <w:p w14:paraId="12E93851" w14:textId="6FEBC032" w:rsidR="007D28D6" w:rsidDel="00E2773A" w:rsidRDefault="00000000">
            <w:pPr>
              <w:pStyle w:val="af"/>
              <w:rPr>
                <w:del w:id="2161" w:author="fei zhai" w:date="2026-05-06T15:34:00Z"/>
                <w:rFonts w:hint="default"/>
              </w:rPr>
            </w:pPr>
            <w:del w:id="2162" w:author="fei zhai" w:date="2026-05-06T15:34:00Z">
              <w:r w:rsidDel="00E2773A">
                <w:delText>0.1841721</w:delText>
              </w:r>
            </w:del>
          </w:p>
        </w:tc>
      </w:tr>
      <w:tr w:rsidR="007D28D6" w:rsidDel="00E2773A" w14:paraId="60346949" w14:textId="23EBC3C0">
        <w:trPr>
          <w:del w:id="2163" w:author="fei zhai" w:date="2026-05-06T15:34:00Z"/>
        </w:trPr>
        <w:tc>
          <w:tcPr>
            <w:tcW w:w="3088" w:type="dxa"/>
            <w:tcBorders>
              <w:tl2br w:val="nil"/>
              <w:tr2bl w:val="nil"/>
            </w:tcBorders>
            <w:vAlign w:val="center"/>
          </w:tcPr>
          <w:p w14:paraId="70ECF6EB" w14:textId="568FA0AC" w:rsidR="007D28D6" w:rsidDel="00E2773A" w:rsidRDefault="00000000">
            <w:pPr>
              <w:pStyle w:val="af"/>
              <w:rPr>
                <w:del w:id="2164" w:author="fei zhai" w:date="2026-05-06T15:34:00Z"/>
                <w:rFonts w:hint="default"/>
              </w:rPr>
            </w:pPr>
            <w:del w:id="2165" w:author="fei zhai" w:date="2026-05-06T15:34:00Z">
              <w:r w:rsidDel="00E2773A">
                <w:delText>无源植入器械</w:delText>
              </w:r>
            </w:del>
          </w:p>
        </w:tc>
        <w:tc>
          <w:tcPr>
            <w:tcW w:w="1405" w:type="dxa"/>
            <w:tcBorders>
              <w:tl2br w:val="nil"/>
              <w:tr2bl w:val="nil"/>
            </w:tcBorders>
            <w:vAlign w:val="center"/>
          </w:tcPr>
          <w:p w14:paraId="4DC97DE5" w14:textId="14053EFB" w:rsidR="007D28D6" w:rsidDel="00E2773A" w:rsidRDefault="00000000">
            <w:pPr>
              <w:pStyle w:val="af"/>
              <w:rPr>
                <w:del w:id="2166" w:author="fei zhai" w:date="2026-05-06T15:34:00Z"/>
                <w:rFonts w:hint="default"/>
              </w:rPr>
            </w:pPr>
            <w:del w:id="2167" w:author="fei zhai" w:date="2026-05-06T15:34:00Z">
              <w:r w:rsidDel="00E2773A">
                <w:delText>mlp</w:delText>
              </w:r>
            </w:del>
          </w:p>
        </w:tc>
        <w:tc>
          <w:tcPr>
            <w:tcW w:w="2039" w:type="dxa"/>
            <w:tcBorders>
              <w:tl2br w:val="nil"/>
              <w:tr2bl w:val="nil"/>
            </w:tcBorders>
            <w:vAlign w:val="center"/>
          </w:tcPr>
          <w:p w14:paraId="45EFA304" w14:textId="50C8B9AE" w:rsidR="007D28D6" w:rsidDel="00E2773A" w:rsidRDefault="00000000">
            <w:pPr>
              <w:pStyle w:val="af"/>
              <w:rPr>
                <w:del w:id="2168" w:author="fei zhai" w:date="2026-05-06T15:34:00Z"/>
                <w:rFonts w:hint="default"/>
              </w:rPr>
            </w:pPr>
            <w:del w:id="2169" w:author="fei zhai" w:date="2026-05-06T15:34:00Z">
              <w:r w:rsidDel="00E2773A">
                <w:delText>0.206948514</w:delText>
              </w:r>
            </w:del>
          </w:p>
        </w:tc>
        <w:tc>
          <w:tcPr>
            <w:tcW w:w="1990" w:type="dxa"/>
            <w:tcBorders>
              <w:tl2br w:val="nil"/>
              <w:tr2bl w:val="nil"/>
            </w:tcBorders>
            <w:vAlign w:val="center"/>
          </w:tcPr>
          <w:p w14:paraId="154DAEB7" w14:textId="6815B5C9" w:rsidR="007D28D6" w:rsidDel="00E2773A" w:rsidRDefault="00000000">
            <w:pPr>
              <w:pStyle w:val="af"/>
              <w:rPr>
                <w:del w:id="2170" w:author="fei zhai" w:date="2026-05-06T15:34:00Z"/>
                <w:rFonts w:hint="default"/>
              </w:rPr>
            </w:pPr>
            <w:del w:id="2171" w:author="fei zhai" w:date="2026-05-06T15:34:00Z">
              <w:r w:rsidDel="00E2773A">
                <w:delText>0.184582234</w:delText>
              </w:r>
            </w:del>
          </w:p>
        </w:tc>
      </w:tr>
      <w:tr w:rsidR="007D28D6" w:rsidDel="00E2773A" w14:paraId="7584E2AE" w14:textId="0FF4C443">
        <w:trPr>
          <w:del w:id="2172" w:author="fei zhai" w:date="2026-05-06T15:34:00Z"/>
        </w:trPr>
        <w:tc>
          <w:tcPr>
            <w:tcW w:w="3088" w:type="dxa"/>
            <w:tcBorders>
              <w:tl2br w:val="nil"/>
              <w:tr2bl w:val="nil"/>
            </w:tcBorders>
            <w:vAlign w:val="center"/>
          </w:tcPr>
          <w:p w14:paraId="55B8084F" w14:textId="6593802C" w:rsidR="007D28D6" w:rsidDel="00E2773A" w:rsidRDefault="00000000">
            <w:pPr>
              <w:pStyle w:val="af"/>
              <w:rPr>
                <w:del w:id="2173" w:author="fei zhai" w:date="2026-05-06T15:34:00Z"/>
                <w:rFonts w:hint="default"/>
              </w:rPr>
            </w:pPr>
            <w:del w:id="2174" w:author="fei zhai" w:date="2026-05-06T15:34:00Z">
              <w:r w:rsidDel="00E2773A">
                <w:delText>注输、护理和防护器械</w:delText>
              </w:r>
            </w:del>
          </w:p>
        </w:tc>
        <w:tc>
          <w:tcPr>
            <w:tcW w:w="1405" w:type="dxa"/>
            <w:tcBorders>
              <w:tl2br w:val="nil"/>
              <w:tr2bl w:val="nil"/>
            </w:tcBorders>
            <w:vAlign w:val="center"/>
          </w:tcPr>
          <w:p w14:paraId="1023A308" w14:textId="7FFD9C03" w:rsidR="007D28D6" w:rsidDel="00E2773A" w:rsidRDefault="00000000">
            <w:pPr>
              <w:pStyle w:val="af"/>
              <w:rPr>
                <w:del w:id="2175" w:author="fei zhai" w:date="2026-05-06T15:34:00Z"/>
                <w:rFonts w:hint="default"/>
              </w:rPr>
            </w:pPr>
            <w:del w:id="2176" w:author="fei zhai" w:date="2026-05-06T15:34:00Z">
              <w:r w:rsidDel="00E2773A">
                <w:delText>mlp</w:delText>
              </w:r>
            </w:del>
          </w:p>
        </w:tc>
        <w:tc>
          <w:tcPr>
            <w:tcW w:w="2039" w:type="dxa"/>
            <w:tcBorders>
              <w:tl2br w:val="nil"/>
              <w:tr2bl w:val="nil"/>
            </w:tcBorders>
            <w:vAlign w:val="center"/>
          </w:tcPr>
          <w:p w14:paraId="423225B3" w14:textId="0ADA0346" w:rsidR="007D28D6" w:rsidDel="00E2773A" w:rsidRDefault="00000000">
            <w:pPr>
              <w:pStyle w:val="af"/>
              <w:rPr>
                <w:del w:id="2177" w:author="fei zhai" w:date="2026-05-06T15:34:00Z"/>
                <w:rFonts w:hint="default"/>
              </w:rPr>
            </w:pPr>
            <w:del w:id="2178" w:author="fei zhai" w:date="2026-05-06T15:34:00Z">
              <w:r w:rsidDel="00E2773A">
                <w:delText>0.118928966</w:delText>
              </w:r>
            </w:del>
          </w:p>
        </w:tc>
        <w:tc>
          <w:tcPr>
            <w:tcW w:w="1990" w:type="dxa"/>
            <w:tcBorders>
              <w:tl2br w:val="nil"/>
              <w:tr2bl w:val="nil"/>
            </w:tcBorders>
            <w:vAlign w:val="center"/>
          </w:tcPr>
          <w:p w14:paraId="18DD1BEC" w14:textId="180B98E2" w:rsidR="007D28D6" w:rsidDel="00E2773A" w:rsidRDefault="00000000">
            <w:pPr>
              <w:pStyle w:val="af"/>
              <w:rPr>
                <w:del w:id="2179" w:author="fei zhai" w:date="2026-05-06T15:34:00Z"/>
                <w:rFonts w:hint="default"/>
              </w:rPr>
            </w:pPr>
            <w:del w:id="2180" w:author="fei zhai" w:date="2026-05-06T15:34:00Z">
              <w:r w:rsidDel="00E2773A">
                <w:delText>0.110467179</w:delText>
              </w:r>
            </w:del>
          </w:p>
        </w:tc>
      </w:tr>
      <w:tr w:rsidR="007D28D6" w:rsidDel="00E2773A" w14:paraId="31361F1D" w14:textId="2ABAEC30">
        <w:trPr>
          <w:del w:id="2181" w:author="fei zhai" w:date="2026-05-06T15:34:00Z"/>
        </w:trPr>
        <w:tc>
          <w:tcPr>
            <w:tcW w:w="3088" w:type="dxa"/>
            <w:tcBorders>
              <w:tl2br w:val="nil"/>
              <w:tr2bl w:val="nil"/>
            </w:tcBorders>
            <w:vAlign w:val="center"/>
          </w:tcPr>
          <w:p w14:paraId="05F92506" w14:textId="49BDB7D7" w:rsidR="007D28D6" w:rsidDel="00E2773A" w:rsidRDefault="00000000">
            <w:pPr>
              <w:pStyle w:val="af"/>
              <w:rPr>
                <w:del w:id="2182" w:author="fei zhai" w:date="2026-05-06T15:34:00Z"/>
                <w:rFonts w:hint="default"/>
              </w:rPr>
            </w:pPr>
            <w:del w:id="2183" w:author="fei zhai" w:date="2026-05-06T15:34:00Z">
              <w:r w:rsidDel="00E2773A">
                <w:delText>患者承载器械</w:delText>
              </w:r>
            </w:del>
          </w:p>
        </w:tc>
        <w:tc>
          <w:tcPr>
            <w:tcW w:w="1405" w:type="dxa"/>
            <w:tcBorders>
              <w:tl2br w:val="nil"/>
              <w:tr2bl w:val="nil"/>
            </w:tcBorders>
            <w:vAlign w:val="center"/>
          </w:tcPr>
          <w:p w14:paraId="420E1BBD" w14:textId="2A2BB154" w:rsidR="007D28D6" w:rsidDel="00E2773A" w:rsidRDefault="00000000">
            <w:pPr>
              <w:pStyle w:val="af"/>
              <w:rPr>
                <w:del w:id="2184" w:author="fei zhai" w:date="2026-05-06T15:34:00Z"/>
                <w:rFonts w:hint="default"/>
              </w:rPr>
            </w:pPr>
            <w:del w:id="2185" w:author="fei zhai" w:date="2026-05-06T15:34:00Z">
              <w:r w:rsidDel="00E2773A">
                <w:delText>mlp</w:delText>
              </w:r>
            </w:del>
          </w:p>
        </w:tc>
        <w:tc>
          <w:tcPr>
            <w:tcW w:w="2039" w:type="dxa"/>
            <w:tcBorders>
              <w:tl2br w:val="nil"/>
              <w:tr2bl w:val="nil"/>
            </w:tcBorders>
            <w:vAlign w:val="center"/>
          </w:tcPr>
          <w:p w14:paraId="324B0338" w14:textId="25A5ACBC" w:rsidR="007D28D6" w:rsidDel="00E2773A" w:rsidRDefault="00000000">
            <w:pPr>
              <w:pStyle w:val="af"/>
              <w:rPr>
                <w:del w:id="2186" w:author="fei zhai" w:date="2026-05-06T15:34:00Z"/>
                <w:rFonts w:hint="default"/>
              </w:rPr>
            </w:pPr>
            <w:del w:id="2187" w:author="fei zhai" w:date="2026-05-06T15:34:00Z">
              <w:r w:rsidDel="00E2773A">
                <w:delText>0.16385814</w:delText>
              </w:r>
            </w:del>
          </w:p>
        </w:tc>
        <w:tc>
          <w:tcPr>
            <w:tcW w:w="1990" w:type="dxa"/>
            <w:tcBorders>
              <w:tl2br w:val="nil"/>
              <w:tr2bl w:val="nil"/>
            </w:tcBorders>
            <w:vAlign w:val="center"/>
          </w:tcPr>
          <w:p w14:paraId="02C741DB" w14:textId="3FC2AEDB" w:rsidR="007D28D6" w:rsidDel="00E2773A" w:rsidRDefault="00000000">
            <w:pPr>
              <w:pStyle w:val="af"/>
              <w:rPr>
                <w:del w:id="2188" w:author="fei zhai" w:date="2026-05-06T15:34:00Z"/>
                <w:rFonts w:hint="default"/>
              </w:rPr>
            </w:pPr>
            <w:del w:id="2189" w:author="fei zhai" w:date="2026-05-06T15:34:00Z">
              <w:r w:rsidDel="00E2773A">
                <w:delText>0.155918799</w:delText>
              </w:r>
            </w:del>
          </w:p>
        </w:tc>
      </w:tr>
      <w:tr w:rsidR="007D28D6" w:rsidDel="00E2773A" w14:paraId="0586103D" w14:textId="0CFE61D5">
        <w:trPr>
          <w:del w:id="2190" w:author="fei zhai" w:date="2026-05-06T15:34:00Z"/>
        </w:trPr>
        <w:tc>
          <w:tcPr>
            <w:tcW w:w="3088" w:type="dxa"/>
            <w:tcBorders>
              <w:tl2br w:val="nil"/>
              <w:tr2bl w:val="nil"/>
            </w:tcBorders>
            <w:vAlign w:val="center"/>
          </w:tcPr>
          <w:p w14:paraId="045469FE" w14:textId="0BAD6438" w:rsidR="007D28D6" w:rsidDel="00E2773A" w:rsidRDefault="00000000">
            <w:pPr>
              <w:pStyle w:val="af"/>
              <w:rPr>
                <w:del w:id="2191" w:author="fei zhai" w:date="2026-05-06T15:34:00Z"/>
                <w:rFonts w:hint="default"/>
              </w:rPr>
            </w:pPr>
            <w:del w:id="2192" w:author="fei zhai" w:date="2026-05-06T15:34:00Z">
              <w:r w:rsidDel="00E2773A">
                <w:delText>眼科器械</w:delText>
              </w:r>
            </w:del>
          </w:p>
        </w:tc>
        <w:tc>
          <w:tcPr>
            <w:tcW w:w="1405" w:type="dxa"/>
            <w:tcBorders>
              <w:tl2br w:val="nil"/>
              <w:tr2bl w:val="nil"/>
            </w:tcBorders>
            <w:vAlign w:val="center"/>
          </w:tcPr>
          <w:p w14:paraId="3572E035" w14:textId="5DCF821B" w:rsidR="007D28D6" w:rsidDel="00E2773A" w:rsidRDefault="00000000">
            <w:pPr>
              <w:pStyle w:val="af"/>
              <w:rPr>
                <w:del w:id="2193" w:author="fei zhai" w:date="2026-05-06T15:34:00Z"/>
                <w:rFonts w:hint="default"/>
              </w:rPr>
            </w:pPr>
            <w:del w:id="2194" w:author="fei zhai" w:date="2026-05-06T15:34:00Z">
              <w:r w:rsidDel="00E2773A">
                <w:delText>mlp</w:delText>
              </w:r>
            </w:del>
          </w:p>
        </w:tc>
        <w:tc>
          <w:tcPr>
            <w:tcW w:w="2039" w:type="dxa"/>
            <w:tcBorders>
              <w:tl2br w:val="nil"/>
              <w:tr2bl w:val="nil"/>
            </w:tcBorders>
            <w:vAlign w:val="center"/>
          </w:tcPr>
          <w:p w14:paraId="13102E2B" w14:textId="4CE00173" w:rsidR="007D28D6" w:rsidDel="00E2773A" w:rsidRDefault="00000000">
            <w:pPr>
              <w:pStyle w:val="af"/>
              <w:rPr>
                <w:del w:id="2195" w:author="fei zhai" w:date="2026-05-06T15:34:00Z"/>
                <w:rFonts w:hint="default"/>
              </w:rPr>
            </w:pPr>
            <w:del w:id="2196" w:author="fei zhai" w:date="2026-05-06T15:34:00Z">
              <w:r w:rsidDel="00E2773A">
                <w:delText>0.157853983</w:delText>
              </w:r>
            </w:del>
          </w:p>
        </w:tc>
        <w:tc>
          <w:tcPr>
            <w:tcW w:w="1990" w:type="dxa"/>
            <w:tcBorders>
              <w:tl2br w:val="nil"/>
              <w:tr2bl w:val="nil"/>
            </w:tcBorders>
            <w:vAlign w:val="center"/>
          </w:tcPr>
          <w:p w14:paraId="6EC7E416" w14:textId="667AB854" w:rsidR="007D28D6" w:rsidDel="00E2773A" w:rsidRDefault="00000000">
            <w:pPr>
              <w:pStyle w:val="af"/>
              <w:rPr>
                <w:del w:id="2197" w:author="fei zhai" w:date="2026-05-06T15:34:00Z"/>
                <w:rFonts w:hint="default"/>
              </w:rPr>
            </w:pPr>
            <w:del w:id="2198" w:author="fei zhai" w:date="2026-05-06T15:34:00Z">
              <w:r w:rsidDel="00E2773A">
                <w:delText>0.145614531</w:delText>
              </w:r>
            </w:del>
          </w:p>
        </w:tc>
      </w:tr>
      <w:tr w:rsidR="007D28D6" w:rsidDel="00E2773A" w14:paraId="61C6F741" w14:textId="445242C0">
        <w:trPr>
          <w:del w:id="2199" w:author="fei zhai" w:date="2026-05-06T15:34:00Z"/>
        </w:trPr>
        <w:tc>
          <w:tcPr>
            <w:tcW w:w="3088" w:type="dxa"/>
            <w:tcBorders>
              <w:tl2br w:val="nil"/>
              <w:tr2bl w:val="nil"/>
            </w:tcBorders>
            <w:vAlign w:val="center"/>
          </w:tcPr>
          <w:p w14:paraId="0329AB89" w14:textId="7D502E25" w:rsidR="007D28D6" w:rsidDel="00E2773A" w:rsidRDefault="00000000">
            <w:pPr>
              <w:pStyle w:val="af"/>
              <w:rPr>
                <w:del w:id="2200" w:author="fei zhai" w:date="2026-05-06T15:34:00Z"/>
                <w:rFonts w:hint="default"/>
              </w:rPr>
            </w:pPr>
            <w:del w:id="2201" w:author="fei zhai" w:date="2026-05-06T15:34:00Z">
              <w:r w:rsidDel="00E2773A">
                <w:delText>口腔科器械</w:delText>
              </w:r>
            </w:del>
          </w:p>
        </w:tc>
        <w:tc>
          <w:tcPr>
            <w:tcW w:w="1405" w:type="dxa"/>
            <w:tcBorders>
              <w:tl2br w:val="nil"/>
              <w:tr2bl w:val="nil"/>
            </w:tcBorders>
            <w:vAlign w:val="center"/>
          </w:tcPr>
          <w:p w14:paraId="70A66329" w14:textId="19880774" w:rsidR="007D28D6" w:rsidDel="00E2773A" w:rsidRDefault="00000000">
            <w:pPr>
              <w:pStyle w:val="af"/>
              <w:rPr>
                <w:del w:id="2202" w:author="fei zhai" w:date="2026-05-06T15:34:00Z"/>
                <w:rFonts w:hint="default"/>
              </w:rPr>
            </w:pPr>
            <w:del w:id="2203" w:author="fei zhai" w:date="2026-05-06T15:34:00Z">
              <w:r w:rsidDel="00E2773A">
                <w:delText>mlp</w:delText>
              </w:r>
            </w:del>
          </w:p>
        </w:tc>
        <w:tc>
          <w:tcPr>
            <w:tcW w:w="2039" w:type="dxa"/>
            <w:tcBorders>
              <w:tl2br w:val="nil"/>
              <w:tr2bl w:val="nil"/>
            </w:tcBorders>
            <w:vAlign w:val="center"/>
          </w:tcPr>
          <w:p w14:paraId="3A37052C" w14:textId="1E483DA6" w:rsidR="007D28D6" w:rsidDel="00E2773A" w:rsidRDefault="00000000">
            <w:pPr>
              <w:pStyle w:val="af"/>
              <w:rPr>
                <w:del w:id="2204" w:author="fei zhai" w:date="2026-05-06T15:34:00Z"/>
                <w:rFonts w:hint="default"/>
              </w:rPr>
            </w:pPr>
            <w:del w:id="2205" w:author="fei zhai" w:date="2026-05-06T15:34:00Z">
              <w:r w:rsidDel="00E2773A">
                <w:delText>0.168319474</w:delText>
              </w:r>
            </w:del>
          </w:p>
        </w:tc>
        <w:tc>
          <w:tcPr>
            <w:tcW w:w="1990" w:type="dxa"/>
            <w:tcBorders>
              <w:tl2br w:val="nil"/>
              <w:tr2bl w:val="nil"/>
            </w:tcBorders>
            <w:vAlign w:val="center"/>
          </w:tcPr>
          <w:p w14:paraId="6BCE3B54" w14:textId="2F0740EB" w:rsidR="007D28D6" w:rsidDel="00E2773A" w:rsidRDefault="00000000">
            <w:pPr>
              <w:pStyle w:val="af"/>
              <w:rPr>
                <w:del w:id="2206" w:author="fei zhai" w:date="2026-05-06T15:34:00Z"/>
                <w:rFonts w:hint="default"/>
              </w:rPr>
            </w:pPr>
            <w:del w:id="2207" w:author="fei zhai" w:date="2026-05-06T15:34:00Z">
              <w:r w:rsidDel="00E2773A">
                <w:delText>0.143221929</w:delText>
              </w:r>
            </w:del>
          </w:p>
        </w:tc>
      </w:tr>
      <w:tr w:rsidR="007D28D6" w:rsidDel="00E2773A" w14:paraId="1E089E25" w14:textId="5AE69307">
        <w:trPr>
          <w:del w:id="2208" w:author="fei zhai" w:date="2026-05-06T15:34:00Z"/>
        </w:trPr>
        <w:tc>
          <w:tcPr>
            <w:tcW w:w="3088" w:type="dxa"/>
            <w:tcBorders>
              <w:tl2br w:val="nil"/>
              <w:tr2bl w:val="nil"/>
            </w:tcBorders>
            <w:vAlign w:val="center"/>
          </w:tcPr>
          <w:p w14:paraId="29086EA1" w14:textId="429F5960" w:rsidR="007D28D6" w:rsidDel="00E2773A" w:rsidRDefault="00000000">
            <w:pPr>
              <w:pStyle w:val="af"/>
              <w:rPr>
                <w:del w:id="2209" w:author="fei zhai" w:date="2026-05-06T15:34:00Z"/>
                <w:rFonts w:hint="default"/>
              </w:rPr>
            </w:pPr>
            <w:del w:id="2210" w:author="fei zhai" w:date="2026-05-06T15:34:00Z">
              <w:r w:rsidDel="00E2773A">
                <w:delText>妇产科、辅助生殖和避孕器械</w:delText>
              </w:r>
            </w:del>
          </w:p>
        </w:tc>
        <w:tc>
          <w:tcPr>
            <w:tcW w:w="1405" w:type="dxa"/>
            <w:tcBorders>
              <w:tl2br w:val="nil"/>
              <w:tr2bl w:val="nil"/>
            </w:tcBorders>
            <w:vAlign w:val="center"/>
          </w:tcPr>
          <w:p w14:paraId="4388CD30" w14:textId="58B2F791" w:rsidR="007D28D6" w:rsidDel="00E2773A" w:rsidRDefault="00000000">
            <w:pPr>
              <w:pStyle w:val="af"/>
              <w:rPr>
                <w:del w:id="2211" w:author="fei zhai" w:date="2026-05-06T15:34:00Z"/>
                <w:rFonts w:hint="default"/>
              </w:rPr>
            </w:pPr>
            <w:del w:id="2212" w:author="fei zhai" w:date="2026-05-06T15:34:00Z">
              <w:r w:rsidDel="00E2773A">
                <w:delText>knn</w:delText>
              </w:r>
            </w:del>
          </w:p>
        </w:tc>
        <w:tc>
          <w:tcPr>
            <w:tcW w:w="2039" w:type="dxa"/>
            <w:tcBorders>
              <w:tl2br w:val="nil"/>
              <w:tr2bl w:val="nil"/>
            </w:tcBorders>
            <w:vAlign w:val="center"/>
          </w:tcPr>
          <w:p w14:paraId="723474D7" w14:textId="2847B874" w:rsidR="007D28D6" w:rsidDel="00E2773A" w:rsidRDefault="00000000">
            <w:pPr>
              <w:pStyle w:val="af"/>
              <w:rPr>
                <w:del w:id="2213" w:author="fei zhai" w:date="2026-05-06T15:34:00Z"/>
                <w:rFonts w:hint="default"/>
              </w:rPr>
            </w:pPr>
            <w:del w:id="2214" w:author="fei zhai" w:date="2026-05-06T15:34:00Z">
              <w:r w:rsidDel="00E2773A">
                <w:delText>0.175837643</w:delText>
              </w:r>
            </w:del>
          </w:p>
        </w:tc>
        <w:tc>
          <w:tcPr>
            <w:tcW w:w="1990" w:type="dxa"/>
            <w:tcBorders>
              <w:tl2br w:val="nil"/>
              <w:tr2bl w:val="nil"/>
            </w:tcBorders>
            <w:vAlign w:val="center"/>
          </w:tcPr>
          <w:p w14:paraId="6173441B" w14:textId="48AAC8CF" w:rsidR="007D28D6" w:rsidDel="00E2773A" w:rsidRDefault="00000000">
            <w:pPr>
              <w:pStyle w:val="af"/>
              <w:rPr>
                <w:del w:id="2215" w:author="fei zhai" w:date="2026-05-06T15:34:00Z"/>
                <w:rFonts w:hint="default"/>
              </w:rPr>
            </w:pPr>
            <w:del w:id="2216" w:author="fei zhai" w:date="2026-05-06T15:34:00Z">
              <w:r w:rsidDel="00E2773A">
                <w:delText>0.181431399</w:delText>
              </w:r>
            </w:del>
          </w:p>
        </w:tc>
      </w:tr>
      <w:tr w:rsidR="007D28D6" w:rsidDel="00E2773A" w14:paraId="08F3CA13" w14:textId="292A00B3">
        <w:trPr>
          <w:del w:id="2217" w:author="fei zhai" w:date="2026-05-06T15:34:00Z"/>
        </w:trPr>
        <w:tc>
          <w:tcPr>
            <w:tcW w:w="3088" w:type="dxa"/>
            <w:tcBorders>
              <w:tl2br w:val="nil"/>
              <w:tr2bl w:val="nil"/>
            </w:tcBorders>
            <w:vAlign w:val="center"/>
          </w:tcPr>
          <w:p w14:paraId="4BA7BF37" w14:textId="44FF243B" w:rsidR="007D28D6" w:rsidDel="00E2773A" w:rsidRDefault="00000000">
            <w:pPr>
              <w:pStyle w:val="af"/>
              <w:rPr>
                <w:del w:id="2218" w:author="fei zhai" w:date="2026-05-06T15:34:00Z"/>
                <w:rFonts w:hint="default"/>
              </w:rPr>
            </w:pPr>
            <w:del w:id="2219" w:author="fei zhai" w:date="2026-05-06T15:34:00Z">
              <w:r w:rsidDel="00E2773A">
                <w:delText>医用康复器械</w:delText>
              </w:r>
            </w:del>
          </w:p>
        </w:tc>
        <w:tc>
          <w:tcPr>
            <w:tcW w:w="1405" w:type="dxa"/>
            <w:tcBorders>
              <w:tl2br w:val="nil"/>
              <w:tr2bl w:val="nil"/>
            </w:tcBorders>
            <w:vAlign w:val="center"/>
          </w:tcPr>
          <w:p w14:paraId="7D5F8FA5" w14:textId="11A42EE8" w:rsidR="007D28D6" w:rsidDel="00E2773A" w:rsidRDefault="00000000">
            <w:pPr>
              <w:pStyle w:val="af"/>
              <w:rPr>
                <w:del w:id="2220" w:author="fei zhai" w:date="2026-05-06T15:34:00Z"/>
                <w:rFonts w:hint="default"/>
              </w:rPr>
            </w:pPr>
            <w:del w:id="2221" w:author="fei zhai" w:date="2026-05-06T15:34:00Z">
              <w:r w:rsidDel="00E2773A">
                <w:delText>knn</w:delText>
              </w:r>
            </w:del>
          </w:p>
        </w:tc>
        <w:tc>
          <w:tcPr>
            <w:tcW w:w="2039" w:type="dxa"/>
            <w:tcBorders>
              <w:tl2br w:val="nil"/>
              <w:tr2bl w:val="nil"/>
            </w:tcBorders>
            <w:vAlign w:val="center"/>
          </w:tcPr>
          <w:p w14:paraId="5616B802" w14:textId="673870EF" w:rsidR="007D28D6" w:rsidDel="00E2773A" w:rsidRDefault="00000000">
            <w:pPr>
              <w:pStyle w:val="af"/>
              <w:rPr>
                <w:del w:id="2222" w:author="fei zhai" w:date="2026-05-06T15:34:00Z"/>
                <w:rFonts w:hint="default"/>
              </w:rPr>
            </w:pPr>
            <w:del w:id="2223" w:author="fei zhai" w:date="2026-05-06T15:34:00Z">
              <w:r w:rsidDel="00E2773A">
                <w:delText>0.163571089</w:delText>
              </w:r>
            </w:del>
          </w:p>
        </w:tc>
        <w:tc>
          <w:tcPr>
            <w:tcW w:w="1990" w:type="dxa"/>
            <w:tcBorders>
              <w:tl2br w:val="nil"/>
              <w:tr2bl w:val="nil"/>
            </w:tcBorders>
            <w:vAlign w:val="center"/>
          </w:tcPr>
          <w:p w14:paraId="409E035C" w14:textId="7D7FC15D" w:rsidR="007D28D6" w:rsidDel="00E2773A" w:rsidRDefault="00000000">
            <w:pPr>
              <w:pStyle w:val="af"/>
              <w:rPr>
                <w:del w:id="2224" w:author="fei zhai" w:date="2026-05-06T15:34:00Z"/>
                <w:rFonts w:hint="default"/>
              </w:rPr>
            </w:pPr>
            <w:del w:id="2225" w:author="fei zhai" w:date="2026-05-06T15:34:00Z">
              <w:r w:rsidDel="00E2773A">
                <w:delText>0.164664325</w:delText>
              </w:r>
            </w:del>
          </w:p>
        </w:tc>
      </w:tr>
      <w:tr w:rsidR="007D28D6" w:rsidDel="00E2773A" w14:paraId="6C9E9E29" w14:textId="0089CC0C">
        <w:trPr>
          <w:del w:id="2226" w:author="fei zhai" w:date="2026-05-06T15:34:00Z"/>
        </w:trPr>
        <w:tc>
          <w:tcPr>
            <w:tcW w:w="3088" w:type="dxa"/>
            <w:tcBorders>
              <w:tl2br w:val="nil"/>
              <w:tr2bl w:val="nil"/>
            </w:tcBorders>
            <w:vAlign w:val="center"/>
          </w:tcPr>
          <w:p w14:paraId="0B9BF2BA" w14:textId="30199252" w:rsidR="007D28D6" w:rsidDel="00E2773A" w:rsidRDefault="00000000">
            <w:pPr>
              <w:pStyle w:val="af"/>
              <w:rPr>
                <w:del w:id="2227" w:author="fei zhai" w:date="2026-05-06T15:34:00Z"/>
                <w:rFonts w:hint="default"/>
              </w:rPr>
            </w:pPr>
            <w:del w:id="2228" w:author="fei zhai" w:date="2026-05-06T15:34:00Z">
              <w:r w:rsidDel="00E2773A">
                <w:delText>中医器械</w:delText>
              </w:r>
            </w:del>
          </w:p>
        </w:tc>
        <w:tc>
          <w:tcPr>
            <w:tcW w:w="1405" w:type="dxa"/>
            <w:tcBorders>
              <w:tl2br w:val="nil"/>
              <w:tr2bl w:val="nil"/>
            </w:tcBorders>
            <w:vAlign w:val="center"/>
          </w:tcPr>
          <w:p w14:paraId="78BB8968" w14:textId="41450BF0" w:rsidR="007D28D6" w:rsidDel="00E2773A" w:rsidRDefault="00000000">
            <w:pPr>
              <w:pStyle w:val="af"/>
              <w:rPr>
                <w:del w:id="2229" w:author="fei zhai" w:date="2026-05-06T15:34:00Z"/>
                <w:rFonts w:hint="default"/>
              </w:rPr>
            </w:pPr>
            <w:del w:id="2230" w:author="fei zhai" w:date="2026-05-06T15:34:00Z">
              <w:r w:rsidDel="00E2773A">
                <w:delText>mlp</w:delText>
              </w:r>
            </w:del>
          </w:p>
        </w:tc>
        <w:tc>
          <w:tcPr>
            <w:tcW w:w="2039" w:type="dxa"/>
            <w:tcBorders>
              <w:tl2br w:val="nil"/>
              <w:tr2bl w:val="nil"/>
            </w:tcBorders>
            <w:vAlign w:val="center"/>
          </w:tcPr>
          <w:p w14:paraId="4D9351B1" w14:textId="26080688" w:rsidR="007D28D6" w:rsidDel="00E2773A" w:rsidRDefault="00000000">
            <w:pPr>
              <w:pStyle w:val="af"/>
              <w:rPr>
                <w:del w:id="2231" w:author="fei zhai" w:date="2026-05-06T15:34:00Z"/>
                <w:rFonts w:hint="default"/>
              </w:rPr>
            </w:pPr>
            <w:del w:id="2232" w:author="fei zhai" w:date="2026-05-06T15:34:00Z">
              <w:r w:rsidDel="00E2773A">
                <w:delText>0.156370375</w:delText>
              </w:r>
            </w:del>
          </w:p>
        </w:tc>
        <w:tc>
          <w:tcPr>
            <w:tcW w:w="1990" w:type="dxa"/>
            <w:tcBorders>
              <w:tl2br w:val="nil"/>
              <w:tr2bl w:val="nil"/>
            </w:tcBorders>
            <w:vAlign w:val="center"/>
          </w:tcPr>
          <w:p w14:paraId="27B1D755" w14:textId="22F3DD9E" w:rsidR="007D28D6" w:rsidDel="00E2773A" w:rsidRDefault="00000000">
            <w:pPr>
              <w:pStyle w:val="af"/>
              <w:rPr>
                <w:del w:id="2233" w:author="fei zhai" w:date="2026-05-06T15:34:00Z"/>
                <w:rFonts w:hint="default"/>
              </w:rPr>
            </w:pPr>
            <w:del w:id="2234" w:author="fei zhai" w:date="2026-05-06T15:34:00Z">
              <w:r w:rsidDel="00E2773A">
                <w:delText>0.149115093</w:delText>
              </w:r>
            </w:del>
          </w:p>
        </w:tc>
      </w:tr>
      <w:tr w:rsidR="007D28D6" w:rsidDel="00E2773A" w14:paraId="2CE3B5F9" w14:textId="7A2A5A1D">
        <w:trPr>
          <w:del w:id="2235" w:author="fei zhai" w:date="2026-05-06T15:34:00Z"/>
        </w:trPr>
        <w:tc>
          <w:tcPr>
            <w:tcW w:w="3088" w:type="dxa"/>
            <w:tcBorders>
              <w:tl2br w:val="nil"/>
              <w:tr2bl w:val="nil"/>
            </w:tcBorders>
            <w:vAlign w:val="center"/>
          </w:tcPr>
          <w:p w14:paraId="1C267346" w14:textId="6FE1EBE4" w:rsidR="007D28D6" w:rsidDel="00E2773A" w:rsidRDefault="00000000">
            <w:pPr>
              <w:pStyle w:val="af"/>
              <w:rPr>
                <w:del w:id="2236" w:author="fei zhai" w:date="2026-05-06T15:34:00Z"/>
                <w:rFonts w:hint="default"/>
              </w:rPr>
            </w:pPr>
            <w:del w:id="2237" w:author="fei zhai" w:date="2026-05-06T15:34:00Z">
              <w:r w:rsidDel="00E2773A">
                <w:delText>无源手术器械</w:delText>
              </w:r>
            </w:del>
          </w:p>
        </w:tc>
        <w:tc>
          <w:tcPr>
            <w:tcW w:w="1405" w:type="dxa"/>
            <w:tcBorders>
              <w:tl2br w:val="nil"/>
              <w:tr2bl w:val="nil"/>
            </w:tcBorders>
            <w:vAlign w:val="center"/>
          </w:tcPr>
          <w:p w14:paraId="0A20F8F5" w14:textId="70488B1F" w:rsidR="007D28D6" w:rsidDel="00E2773A" w:rsidRDefault="00000000">
            <w:pPr>
              <w:pStyle w:val="af"/>
              <w:rPr>
                <w:del w:id="2238" w:author="fei zhai" w:date="2026-05-06T15:34:00Z"/>
                <w:rFonts w:hint="default"/>
              </w:rPr>
            </w:pPr>
            <w:del w:id="2239" w:author="fei zhai" w:date="2026-05-06T15:34:00Z">
              <w:r w:rsidDel="00E2773A">
                <w:delText>mlp</w:delText>
              </w:r>
            </w:del>
          </w:p>
        </w:tc>
        <w:tc>
          <w:tcPr>
            <w:tcW w:w="2039" w:type="dxa"/>
            <w:tcBorders>
              <w:tl2br w:val="nil"/>
              <w:tr2bl w:val="nil"/>
            </w:tcBorders>
            <w:vAlign w:val="center"/>
          </w:tcPr>
          <w:p w14:paraId="2DFB8F25" w14:textId="78833E77" w:rsidR="007D28D6" w:rsidDel="00E2773A" w:rsidRDefault="00000000">
            <w:pPr>
              <w:pStyle w:val="af"/>
              <w:rPr>
                <w:del w:id="2240" w:author="fei zhai" w:date="2026-05-06T15:34:00Z"/>
                <w:rFonts w:hint="default"/>
              </w:rPr>
            </w:pPr>
            <w:del w:id="2241" w:author="fei zhai" w:date="2026-05-06T15:34:00Z">
              <w:r w:rsidDel="00E2773A">
                <w:delText>0.05061372</w:delText>
              </w:r>
            </w:del>
          </w:p>
        </w:tc>
        <w:tc>
          <w:tcPr>
            <w:tcW w:w="1990" w:type="dxa"/>
            <w:tcBorders>
              <w:tl2br w:val="nil"/>
              <w:tr2bl w:val="nil"/>
            </w:tcBorders>
            <w:vAlign w:val="center"/>
          </w:tcPr>
          <w:p w14:paraId="26AF4480" w14:textId="4C0BC250" w:rsidR="007D28D6" w:rsidDel="00E2773A" w:rsidRDefault="00000000">
            <w:pPr>
              <w:pStyle w:val="af"/>
              <w:rPr>
                <w:del w:id="2242" w:author="fei zhai" w:date="2026-05-06T15:34:00Z"/>
                <w:rFonts w:hint="default"/>
              </w:rPr>
            </w:pPr>
            <w:del w:id="2243" w:author="fei zhai" w:date="2026-05-06T15:34:00Z">
              <w:r w:rsidDel="00E2773A">
                <w:delText>0.046914115</w:delText>
              </w:r>
            </w:del>
          </w:p>
        </w:tc>
      </w:tr>
      <w:tr w:rsidR="007D28D6" w:rsidDel="00E2773A" w14:paraId="3AAEFE80" w14:textId="7EEF52C1">
        <w:trPr>
          <w:del w:id="2244" w:author="fei zhai" w:date="2026-05-06T15:34:00Z"/>
        </w:trPr>
        <w:tc>
          <w:tcPr>
            <w:tcW w:w="3088" w:type="dxa"/>
            <w:tcBorders>
              <w:tl2br w:val="nil"/>
              <w:tr2bl w:val="nil"/>
            </w:tcBorders>
            <w:vAlign w:val="center"/>
          </w:tcPr>
          <w:p w14:paraId="36C8D245" w14:textId="59F67DDF" w:rsidR="007D28D6" w:rsidDel="00E2773A" w:rsidRDefault="00000000">
            <w:pPr>
              <w:pStyle w:val="af"/>
              <w:rPr>
                <w:del w:id="2245" w:author="fei zhai" w:date="2026-05-06T15:34:00Z"/>
                <w:rFonts w:hint="default"/>
              </w:rPr>
            </w:pPr>
            <w:del w:id="2246" w:author="fei zhai" w:date="2026-05-06T15:34:00Z">
              <w:r w:rsidDel="00E2773A">
                <w:delText>医用软件</w:delText>
              </w:r>
            </w:del>
          </w:p>
        </w:tc>
        <w:tc>
          <w:tcPr>
            <w:tcW w:w="1405" w:type="dxa"/>
            <w:tcBorders>
              <w:tl2br w:val="nil"/>
              <w:tr2bl w:val="nil"/>
            </w:tcBorders>
            <w:vAlign w:val="center"/>
          </w:tcPr>
          <w:p w14:paraId="51377F7A" w14:textId="395B3091" w:rsidR="007D28D6" w:rsidDel="00E2773A" w:rsidRDefault="00000000">
            <w:pPr>
              <w:pStyle w:val="af"/>
              <w:rPr>
                <w:del w:id="2247" w:author="fei zhai" w:date="2026-05-06T15:34:00Z"/>
                <w:rFonts w:hint="default"/>
              </w:rPr>
            </w:pPr>
            <w:del w:id="2248" w:author="fei zhai" w:date="2026-05-06T15:34:00Z">
              <w:r w:rsidDel="00E2773A">
                <w:delText>mlp</w:delText>
              </w:r>
            </w:del>
          </w:p>
        </w:tc>
        <w:tc>
          <w:tcPr>
            <w:tcW w:w="2039" w:type="dxa"/>
            <w:tcBorders>
              <w:tl2br w:val="nil"/>
              <w:tr2bl w:val="nil"/>
            </w:tcBorders>
            <w:vAlign w:val="center"/>
          </w:tcPr>
          <w:p w14:paraId="59224010" w14:textId="414CC92C" w:rsidR="007D28D6" w:rsidDel="00E2773A" w:rsidRDefault="00000000">
            <w:pPr>
              <w:pStyle w:val="af"/>
              <w:rPr>
                <w:del w:id="2249" w:author="fei zhai" w:date="2026-05-06T15:34:00Z"/>
                <w:rFonts w:hint="default"/>
              </w:rPr>
            </w:pPr>
            <w:del w:id="2250" w:author="fei zhai" w:date="2026-05-06T15:34:00Z">
              <w:r w:rsidDel="00E2773A">
                <w:delText>0.135186458</w:delText>
              </w:r>
            </w:del>
          </w:p>
        </w:tc>
        <w:tc>
          <w:tcPr>
            <w:tcW w:w="1990" w:type="dxa"/>
            <w:tcBorders>
              <w:tl2br w:val="nil"/>
              <w:tr2bl w:val="nil"/>
            </w:tcBorders>
            <w:vAlign w:val="center"/>
          </w:tcPr>
          <w:p w14:paraId="1200905D" w14:textId="3FF396DC" w:rsidR="007D28D6" w:rsidDel="00E2773A" w:rsidRDefault="00000000">
            <w:pPr>
              <w:pStyle w:val="af"/>
              <w:rPr>
                <w:del w:id="2251" w:author="fei zhai" w:date="2026-05-06T15:34:00Z"/>
                <w:rFonts w:hint="default"/>
              </w:rPr>
            </w:pPr>
            <w:del w:id="2252" w:author="fei zhai" w:date="2026-05-06T15:34:00Z">
              <w:r w:rsidDel="00E2773A">
                <w:delText>0.131656384</w:delText>
              </w:r>
            </w:del>
          </w:p>
        </w:tc>
      </w:tr>
      <w:tr w:rsidR="007D28D6" w:rsidDel="00E2773A" w14:paraId="727351BD" w14:textId="1B6C5BC1">
        <w:trPr>
          <w:del w:id="2253" w:author="fei zhai" w:date="2026-05-06T15:34:00Z"/>
        </w:trPr>
        <w:tc>
          <w:tcPr>
            <w:tcW w:w="3088" w:type="dxa"/>
            <w:tcBorders>
              <w:tl2br w:val="nil"/>
              <w:tr2bl w:val="nil"/>
            </w:tcBorders>
            <w:vAlign w:val="center"/>
          </w:tcPr>
          <w:p w14:paraId="66664F9C" w14:textId="3A1AAFC2" w:rsidR="007D28D6" w:rsidDel="00E2773A" w:rsidRDefault="00000000">
            <w:pPr>
              <w:pStyle w:val="af"/>
              <w:rPr>
                <w:del w:id="2254" w:author="fei zhai" w:date="2026-05-06T15:34:00Z"/>
                <w:rFonts w:hint="default"/>
              </w:rPr>
            </w:pPr>
            <w:del w:id="2255" w:author="fei zhai" w:date="2026-05-06T15:34:00Z">
              <w:r w:rsidDel="00E2773A">
                <w:delText>临床检验器械</w:delText>
              </w:r>
            </w:del>
          </w:p>
        </w:tc>
        <w:tc>
          <w:tcPr>
            <w:tcW w:w="1405" w:type="dxa"/>
            <w:tcBorders>
              <w:tl2br w:val="nil"/>
              <w:tr2bl w:val="nil"/>
            </w:tcBorders>
            <w:vAlign w:val="center"/>
          </w:tcPr>
          <w:p w14:paraId="7E090F13" w14:textId="125A5C71" w:rsidR="007D28D6" w:rsidDel="00E2773A" w:rsidRDefault="00000000">
            <w:pPr>
              <w:pStyle w:val="af"/>
              <w:rPr>
                <w:del w:id="2256" w:author="fei zhai" w:date="2026-05-06T15:34:00Z"/>
                <w:rFonts w:hint="default"/>
              </w:rPr>
            </w:pPr>
            <w:del w:id="2257" w:author="fei zhai" w:date="2026-05-06T15:34:00Z">
              <w:r w:rsidDel="00E2773A">
                <w:delText>knn</w:delText>
              </w:r>
            </w:del>
          </w:p>
        </w:tc>
        <w:tc>
          <w:tcPr>
            <w:tcW w:w="2039" w:type="dxa"/>
            <w:tcBorders>
              <w:tl2br w:val="nil"/>
              <w:tr2bl w:val="nil"/>
            </w:tcBorders>
            <w:vAlign w:val="center"/>
          </w:tcPr>
          <w:p w14:paraId="3C945253" w14:textId="1ECEF735" w:rsidR="007D28D6" w:rsidDel="00E2773A" w:rsidRDefault="00000000">
            <w:pPr>
              <w:pStyle w:val="af"/>
              <w:rPr>
                <w:del w:id="2258" w:author="fei zhai" w:date="2026-05-06T15:34:00Z"/>
                <w:rFonts w:hint="default"/>
              </w:rPr>
            </w:pPr>
            <w:del w:id="2259" w:author="fei zhai" w:date="2026-05-06T15:34:00Z">
              <w:r w:rsidDel="00E2773A">
                <w:delText>0.108278277</w:delText>
              </w:r>
            </w:del>
          </w:p>
        </w:tc>
        <w:tc>
          <w:tcPr>
            <w:tcW w:w="1990" w:type="dxa"/>
            <w:tcBorders>
              <w:tl2br w:val="nil"/>
              <w:tr2bl w:val="nil"/>
            </w:tcBorders>
            <w:vAlign w:val="center"/>
          </w:tcPr>
          <w:p w14:paraId="21270EE6" w14:textId="4A50DE48" w:rsidR="007D28D6" w:rsidDel="00E2773A" w:rsidRDefault="00000000">
            <w:pPr>
              <w:pStyle w:val="af"/>
              <w:rPr>
                <w:del w:id="2260" w:author="fei zhai" w:date="2026-05-06T15:34:00Z"/>
                <w:rFonts w:hint="default"/>
              </w:rPr>
            </w:pPr>
            <w:del w:id="2261" w:author="fei zhai" w:date="2026-05-06T15:34:00Z">
              <w:r w:rsidDel="00E2773A">
                <w:delText>0.122580652</w:delText>
              </w:r>
            </w:del>
          </w:p>
        </w:tc>
      </w:tr>
      <w:tr w:rsidR="007D28D6" w:rsidDel="00E2773A" w14:paraId="45A1A1D3" w14:textId="04A20ABC">
        <w:trPr>
          <w:del w:id="2262" w:author="fei zhai" w:date="2026-05-06T15:34:00Z"/>
        </w:trPr>
        <w:tc>
          <w:tcPr>
            <w:tcW w:w="3088" w:type="dxa"/>
            <w:tcBorders>
              <w:tl2br w:val="nil"/>
              <w:tr2bl w:val="nil"/>
            </w:tcBorders>
            <w:vAlign w:val="center"/>
          </w:tcPr>
          <w:p w14:paraId="4D13A4BD" w14:textId="17ECF12E" w:rsidR="007D28D6" w:rsidDel="00E2773A" w:rsidRDefault="00000000">
            <w:pPr>
              <w:pStyle w:val="af"/>
              <w:rPr>
                <w:del w:id="2263" w:author="fei zhai" w:date="2026-05-06T15:34:00Z"/>
                <w:rFonts w:hint="default"/>
              </w:rPr>
            </w:pPr>
            <w:del w:id="2264" w:author="fei zhai" w:date="2026-05-06T15:34:00Z">
              <w:r w:rsidDel="00E2773A">
                <w:delText>神经和心血管手术器械</w:delText>
              </w:r>
            </w:del>
          </w:p>
        </w:tc>
        <w:tc>
          <w:tcPr>
            <w:tcW w:w="1405" w:type="dxa"/>
            <w:tcBorders>
              <w:tl2br w:val="nil"/>
              <w:tr2bl w:val="nil"/>
            </w:tcBorders>
            <w:vAlign w:val="center"/>
          </w:tcPr>
          <w:p w14:paraId="05A3C1DA" w14:textId="5FC9B355" w:rsidR="007D28D6" w:rsidDel="00E2773A" w:rsidRDefault="00000000">
            <w:pPr>
              <w:pStyle w:val="af"/>
              <w:rPr>
                <w:del w:id="2265" w:author="fei zhai" w:date="2026-05-06T15:34:00Z"/>
                <w:rFonts w:hint="default"/>
              </w:rPr>
            </w:pPr>
            <w:del w:id="2266" w:author="fei zhai" w:date="2026-05-06T15:34:00Z">
              <w:r w:rsidDel="00E2773A">
                <w:delText>knn</w:delText>
              </w:r>
            </w:del>
          </w:p>
        </w:tc>
        <w:tc>
          <w:tcPr>
            <w:tcW w:w="2039" w:type="dxa"/>
            <w:tcBorders>
              <w:tl2br w:val="nil"/>
              <w:tr2bl w:val="nil"/>
            </w:tcBorders>
            <w:vAlign w:val="center"/>
          </w:tcPr>
          <w:p w14:paraId="76507DD7" w14:textId="6D3656C0" w:rsidR="007D28D6" w:rsidDel="00E2773A" w:rsidRDefault="00000000">
            <w:pPr>
              <w:pStyle w:val="af"/>
              <w:rPr>
                <w:del w:id="2267" w:author="fei zhai" w:date="2026-05-06T15:34:00Z"/>
                <w:rFonts w:hint="default"/>
              </w:rPr>
            </w:pPr>
            <w:del w:id="2268" w:author="fei zhai" w:date="2026-05-06T15:34:00Z">
              <w:r w:rsidDel="00E2773A">
                <w:delText>0.156878135</w:delText>
              </w:r>
            </w:del>
          </w:p>
        </w:tc>
        <w:tc>
          <w:tcPr>
            <w:tcW w:w="1990" w:type="dxa"/>
            <w:tcBorders>
              <w:tl2br w:val="nil"/>
              <w:tr2bl w:val="nil"/>
            </w:tcBorders>
            <w:vAlign w:val="center"/>
          </w:tcPr>
          <w:p w14:paraId="08F8A369" w14:textId="343C33F5" w:rsidR="007D28D6" w:rsidDel="00E2773A" w:rsidRDefault="00000000">
            <w:pPr>
              <w:pStyle w:val="af"/>
              <w:rPr>
                <w:del w:id="2269" w:author="fei zhai" w:date="2026-05-06T15:34:00Z"/>
                <w:rFonts w:hint="default"/>
              </w:rPr>
            </w:pPr>
            <w:del w:id="2270" w:author="fei zhai" w:date="2026-05-06T15:34:00Z">
              <w:r w:rsidDel="00E2773A">
                <w:delText>0.182865774</w:delText>
              </w:r>
            </w:del>
          </w:p>
        </w:tc>
      </w:tr>
      <w:tr w:rsidR="007D28D6" w:rsidDel="00E2773A" w14:paraId="0FE14045" w14:textId="2C7371F3">
        <w:trPr>
          <w:del w:id="2271" w:author="fei zhai" w:date="2026-05-06T15:34:00Z"/>
        </w:trPr>
        <w:tc>
          <w:tcPr>
            <w:tcW w:w="3088" w:type="dxa"/>
            <w:tcBorders>
              <w:tl2br w:val="nil"/>
              <w:tr2bl w:val="nil"/>
            </w:tcBorders>
            <w:vAlign w:val="center"/>
          </w:tcPr>
          <w:p w14:paraId="64C9FBB5" w14:textId="44B95A9A" w:rsidR="007D28D6" w:rsidDel="00E2773A" w:rsidRDefault="00000000">
            <w:pPr>
              <w:pStyle w:val="af"/>
              <w:rPr>
                <w:del w:id="2272" w:author="fei zhai" w:date="2026-05-06T15:34:00Z"/>
                <w:rFonts w:hint="default"/>
              </w:rPr>
            </w:pPr>
            <w:del w:id="2273" w:author="fei zhai" w:date="2026-05-06T15:34:00Z">
              <w:r w:rsidDel="00E2773A">
                <w:delText>骨科手术器械</w:delText>
              </w:r>
            </w:del>
          </w:p>
        </w:tc>
        <w:tc>
          <w:tcPr>
            <w:tcW w:w="1405" w:type="dxa"/>
            <w:tcBorders>
              <w:tl2br w:val="nil"/>
              <w:tr2bl w:val="nil"/>
            </w:tcBorders>
            <w:vAlign w:val="center"/>
          </w:tcPr>
          <w:p w14:paraId="33CA49B6" w14:textId="3F4E7478" w:rsidR="007D28D6" w:rsidDel="00E2773A" w:rsidRDefault="00000000">
            <w:pPr>
              <w:pStyle w:val="af"/>
              <w:rPr>
                <w:del w:id="2274" w:author="fei zhai" w:date="2026-05-06T15:34:00Z"/>
                <w:rFonts w:hint="default"/>
              </w:rPr>
            </w:pPr>
            <w:del w:id="2275" w:author="fei zhai" w:date="2026-05-06T15:34:00Z">
              <w:r w:rsidDel="00E2773A">
                <w:delText>mlp</w:delText>
              </w:r>
            </w:del>
          </w:p>
        </w:tc>
        <w:tc>
          <w:tcPr>
            <w:tcW w:w="2039" w:type="dxa"/>
            <w:tcBorders>
              <w:tl2br w:val="nil"/>
              <w:tr2bl w:val="nil"/>
            </w:tcBorders>
            <w:vAlign w:val="center"/>
          </w:tcPr>
          <w:p w14:paraId="727AA7BA" w14:textId="330F814F" w:rsidR="007D28D6" w:rsidDel="00E2773A" w:rsidRDefault="00000000">
            <w:pPr>
              <w:pStyle w:val="af"/>
              <w:rPr>
                <w:del w:id="2276" w:author="fei zhai" w:date="2026-05-06T15:34:00Z"/>
                <w:rFonts w:hint="default"/>
              </w:rPr>
            </w:pPr>
            <w:del w:id="2277" w:author="fei zhai" w:date="2026-05-06T15:34:00Z">
              <w:r w:rsidDel="00E2773A">
                <w:delText>0.056881381</w:delText>
              </w:r>
            </w:del>
          </w:p>
        </w:tc>
        <w:tc>
          <w:tcPr>
            <w:tcW w:w="1990" w:type="dxa"/>
            <w:tcBorders>
              <w:tl2br w:val="nil"/>
              <w:tr2bl w:val="nil"/>
            </w:tcBorders>
            <w:vAlign w:val="center"/>
          </w:tcPr>
          <w:p w14:paraId="668177E3" w14:textId="66B0ECA5" w:rsidR="007D28D6" w:rsidDel="00E2773A" w:rsidRDefault="00000000">
            <w:pPr>
              <w:pStyle w:val="af"/>
              <w:rPr>
                <w:del w:id="2278" w:author="fei zhai" w:date="2026-05-06T15:34:00Z"/>
                <w:rFonts w:hint="default"/>
              </w:rPr>
            </w:pPr>
            <w:del w:id="2279" w:author="fei zhai" w:date="2026-05-06T15:34:00Z">
              <w:r w:rsidDel="00E2773A">
                <w:delText>0.052935181</w:delText>
              </w:r>
            </w:del>
          </w:p>
        </w:tc>
      </w:tr>
      <w:tr w:rsidR="007D28D6" w:rsidDel="00E2773A" w14:paraId="70119190" w14:textId="04E74220">
        <w:trPr>
          <w:del w:id="2280" w:author="fei zhai" w:date="2026-05-06T15:34:00Z"/>
        </w:trPr>
        <w:tc>
          <w:tcPr>
            <w:tcW w:w="3088" w:type="dxa"/>
            <w:tcBorders>
              <w:tl2br w:val="nil"/>
              <w:tr2bl w:val="nil"/>
            </w:tcBorders>
            <w:vAlign w:val="center"/>
          </w:tcPr>
          <w:p w14:paraId="4F6B53C2" w14:textId="39E9770C" w:rsidR="007D28D6" w:rsidDel="00E2773A" w:rsidRDefault="00000000">
            <w:pPr>
              <w:pStyle w:val="af"/>
              <w:rPr>
                <w:del w:id="2281" w:author="fei zhai" w:date="2026-05-06T15:34:00Z"/>
                <w:rFonts w:hint="default"/>
              </w:rPr>
            </w:pPr>
            <w:del w:id="2282" w:author="fei zhai" w:date="2026-05-06T15:34:00Z">
              <w:r w:rsidDel="00E2773A">
                <w:delText>放射治疗器械</w:delText>
              </w:r>
            </w:del>
          </w:p>
        </w:tc>
        <w:tc>
          <w:tcPr>
            <w:tcW w:w="1405" w:type="dxa"/>
            <w:tcBorders>
              <w:tl2br w:val="nil"/>
              <w:tr2bl w:val="nil"/>
            </w:tcBorders>
            <w:vAlign w:val="center"/>
          </w:tcPr>
          <w:p w14:paraId="63791842" w14:textId="3B11893E" w:rsidR="007D28D6" w:rsidDel="00E2773A" w:rsidRDefault="00000000">
            <w:pPr>
              <w:pStyle w:val="af"/>
              <w:rPr>
                <w:del w:id="2283" w:author="fei zhai" w:date="2026-05-06T15:34:00Z"/>
                <w:rFonts w:hint="default"/>
              </w:rPr>
            </w:pPr>
            <w:del w:id="2284" w:author="fei zhai" w:date="2026-05-06T15:34:00Z">
              <w:r w:rsidDel="00E2773A">
                <w:delText>knn</w:delText>
              </w:r>
            </w:del>
          </w:p>
        </w:tc>
        <w:tc>
          <w:tcPr>
            <w:tcW w:w="2039" w:type="dxa"/>
            <w:tcBorders>
              <w:tl2br w:val="nil"/>
              <w:tr2bl w:val="nil"/>
            </w:tcBorders>
            <w:vAlign w:val="center"/>
          </w:tcPr>
          <w:p w14:paraId="37A49390" w14:textId="43C69936" w:rsidR="007D28D6" w:rsidDel="00E2773A" w:rsidRDefault="00000000">
            <w:pPr>
              <w:pStyle w:val="af"/>
              <w:rPr>
                <w:del w:id="2285" w:author="fei zhai" w:date="2026-05-06T15:34:00Z"/>
                <w:rFonts w:hint="default"/>
              </w:rPr>
            </w:pPr>
            <w:del w:id="2286" w:author="fei zhai" w:date="2026-05-06T15:34:00Z">
              <w:r w:rsidDel="00E2773A">
                <w:delText>0.164986065</w:delText>
              </w:r>
            </w:del>
          </w:p>
        </w:tc>
        <w:tc>
          <w:tcPr>
            <w:tcW w:w="1990" w:type="dxa"/>
            <w:tcBorders>
              <w:tl2br w:val="nil"/>
              <w:tr2bl w:val="nil"/>
            </w:tcBorders>
            <w:vAlign w:val="center"/>
          </w:tcPr>
          <w:p w14:paraId="3FBDD141" w14:textId="07E20505" w:rsidR="007D28D6" w:rsidDel="00E2773A" w:rsidRDefault="00000000">
            <w:pPr>
              <w:pStyle w:val="af"/>
              <w:rPr>
                <w:del w:id="2287" w:author="fei zhai" w:date="2026-05-06T15:34:00Z"/>
                <w:rFonts w:hint="default"/>
              </w:rPr>
            </w:pPr>
            <w:del w:id="2288" w:author="fei zhai" w:date="2026-05-06T15:34:00Z">
              <w:r w:rsidDel="00E2773A">
                <w:delText>0.178400641</w:delText>
              </w:r>
            </w:del>
          </w:p>
        </w:tc>
      </w:tr>
      <w:tr w:rsidR="007D28D6" w:rsidDel="00E2773A" w14:paraId="652B3B1D" w14:textId="303DD396">
        <w:trPr>
          <w:del w:id="2289" w:author="fei zhai" w:date="2026-05-06T15:34:00Z"/>
        </w:trPr>
        <w:tc>
          <w:tcPr>
            <w:tcW w:w="3088" w:type="dxa"/>
            <w:tcBorders>
              <w:tl2br w:val="nil"/>
              <w:tr2bl w:val="nil"/>
            </w:tcBorders>
            <w:vAlign w:val="center"/>
          </w:tcPr>
          <w:p w14:paraId="6D0A312E" w14:textId="59CF8BEE" w:rsidR="007D28D6" w:rsidDel="00E2773A" w:rsidRDefault="00000000">
            <w:pPr>
              <w:pStyle w:val="af"/>
              <w:rPr>
                <w:del w:id="2290" w:author="fei zhai" w:date="2026-05-06T15:34:00Z"/>
                <w:rFonts w:hint="default"/>
              </w:rPr>
            </w:pPr>
            <w:del w:id="2291" w:author="fei zhai" w:date="2026-05-06T15:34:00Z">
              <w:r w:rsidDel="00E2773A">
                <w:delText>医用成像器械</w:delText>
              </w:r>
            </w:del>
          </w:p>
        </w:tc>
        <w:tc>
          <w:tcPr>
            <w:tcW w:w="1405" w:type="dxa"/>
            <w:tcBorders>
              <w:tl2br w:val="nil"/>
              <w:tr2bl w:val="nil"/>
            </w:tcBorders>
            <w:vAlign w:val="center"/>
          </w:tcPr>
          <w:p w14:paraId="3B0D92E5" w14:textId="2444D73B" w:rsidR="007D28D6" w:rsidDel="00E2773A" w:rsidRDefault="00000000">
            <w:pPr>
              <w:pStyle w:val="af"/>
              <w:rPr>
                <w:del w:id="2292" w:author="fei zhai" w:date="2026-05-06T15:34:00Z"/>
                <w:rFonts w:hint="default"/>
              </w:rPr>
            </w:pPr>
            <w:del w:id="2293" w:author="fei zhai" w:date="2026-05-06T15:34:00Z">
              <w:r w:rsidDel="00E2773A">
                <w:delText>knn</w:delText>
              </w:r>
            </w:del>
          </w:p>
        </w:tc>
        <w:tc>
          <w:tcPr>
            <w:tcW w:w="2039" w:type="dxa"/>
            <w:tcBorders>
              <w:tl2br w:val="nil"/>
              <w:tr2bl w:val="nil"/>
            </w:tcBorders>
            <w:vAlign w:val="center"/>
          </w:tcPr>
          <w:p w14:paraId="12C9254C" w14:textId="5B82DF17" w:rsidR="007D28D6" w:rsidDel="00E2773A" w:rsidRDefault="00000000">
            <w:pPr>
              <w:pStyle w:val="af"/>
              <w:rPr>
                <w:del w:id="2294" w:author="fei zhai" w:date="2026-05-06T15:34:00Z"/>
                <w:rFonts w:hint="default"/>
              </w:rPr>
            </w:pPr>
            <w:del w:id="2295" w:author="fei zhai" w:date="2026-05-06T15:34:00Z">
              <w:r w:rsidDel="00E2773A">
                <w:delText>0.029504861</w:delText>
              </w:r>
            </w:del>
          </w:p>
        </w:tc>
        <w:tc>
          <w:tcPr>
            <w:tcW w:w="1990" w:type="dxa"/>
            <w:tcBorders>
              <w:tl2br w:val="nil"/>
              <w:tr2bl w:val="nil"/>
            </w:tcBorders>
            <w:vAlign w:val="center"/>
          </w:tcPr>
          <w:p w14:paraId="49A8A0BC" w14:textId="35A90551" w:rsidR="007D28D6" w:rsidDel="00E2773A" w:rsidRDefault="00000000">
            <w:pPr>
              <w:pStyle w:val="af"/>
              <w:rPr>
                <w:del w:id="2296" w:author="fei zhai" w:date="2026-05-06T15:34:00Z"/>
                <w:rFonts w:hint="default"/>
              </w:rPr>
            </w:pPr>
            <w:del w:id="2297" w:author="fei zhai" w:date="2026-05-06T15:34:00Z">
              <w:r w:rsidDel="00E2773A">
                <w:delText>0.033317317</w:delText>
              </w:r>
            </w:del>
          </w:p>
        </w:tc>
      </w:tr>
      <w:tr w:rsidR="007D28D6" w:rsidDel="00E2773A" w14:paraId="34F32536" w14:textId="415D87F5">
        <w:trPr>
          <w:del w:id="2298" w:author="fei zhai" w:date="2026-05-06T15:34:00Z"/>
        </w:trPr>
        <w:tc>
          <w:tcPr>
            <w:tcW w:w="3088" w:type="dxa"/>
            <w:tcBorders>
              <w:tl2br w:val="nil"/>
              <w:tr2bl w:val="nil"/>
            </w:tcBorders>
            <w:vAlign w:val="center"/>
          </w:tcPr>
          <w:p w14:paraId="4687BA2D" w14:textId="25E71281" w:rsidR="007D28D6" w:rsidDel="00E2773A" w:rsidRDefault="00000000">
            <w:pPr>
              <w:pStyle w:val="af"/>
              <w:rPr>
                <w:del w:id="2299" w:author="fei zhai" w:date="2026-05-06T15:34:00Z"/>
                <w:rFonts w:hint="default"/>
              </w:rPr>
            </w:pPr>
            <w:del w:id="2300" w:author="fei zhai" w:date="2026-05-06T15:34:00Z">
              <w:r w:rsidDel="00E2773A">
                <w:delText>医用诊察和监护器械</w:delText>
              </w:r>
            </w:del>
          </w:p>
        </w:tc>
        <w:tc>
          <w:tcPr>
            <w:tcW w:w="1405" w:type="dxa"/>
            <w:tcBorders>
              <w:tl2br w:val="nil"/>
              <w:tr2bl w:val="nil"/>
            </w:tcBorders>
            <w:vAlign w:val="center"/>
          </w:tcPr>
          <w:p w14:paraId="5FFE26BD" w14:textId="01E2CB6B" w:rsidR="007D28D6" w:rsidDel="00E2773A" w:rsidRDefault="00000000">
            <w:pPr>
              <w:pStyle w:val="af"/>
              <w:rPr>
                <w:del w:id="2301" w:author="fei zhai" w:date="2026-05-06T15:34:00Z"/>
                <w:rFonts w:hint="default"/>
              </w:rPr>
            </w:pPr>
            <w:del w:id="2302" w:author="fei zhai" w:date="2026-05-06T15:34:00Z">
              <w:r w:rsidDel="00E2773A">
                <w:delText>knn</w:delText>
              </w:r>
            </w:del>
          </w:p>
        </w:tc>
        <w:tc>
          <w:tcPr>
            <w:tcW w:w="2039" w:type="dxa"/>
            <w:tcBorders>
              <w:tl2br w:val="nil"/>
              <w:tr2bl w:val="nil"/>
            </w:tcBorders>
            <w:vAlign w:val="center"/>
          </w:tcPr>
          <w:p w14:paraId="34210B0F" w14:textId="1588B7DC" w:rsidR="007D28D6" w:rsidDel="00E2773A" w:rsidRDefault="00000000">
            <w:pPr>
              <w:pStyle w:val="af"/>
              <w:rPr>
                <w:del w:id="2303" w:author="fei zhai" w:date="2026-05-06T15:34:00Z"/>
                <w:rFonts w:hint="default"/>
              </w:rPr>
            </w:pPr>
            <w:del w:id="2304" w:author="fei zhai" w:date="2026-05-06T15:34:00Z">
              <w:r w:rsidDel="00E2773A">
                <w:delText>0.044292479</w:delText>
              </w:r>
            </w:del>
          </w:p>
        </w:tc>
        <w:tc>
          <w:tcPr>
            <w:tcW w:w="1990" w:type="dxa"/>
            <w:tcBorders>
              <w:tl2br w:val="nil"/>
              <w:tr2bl w:val="nil"/>
            </w:tcBorders>
            <w:vAlign w:val="center"/>
          </w:tcPr>
          <w:p w14:paraId="72B21597" w14:textId="21CFF101" w:rsidR="007D28D6" w:rsidDel="00E2773A" w:rsidRDefault="00000000">
            <w:pPr>
              <w:pStyle w:val="af"/>
              <w:rPr>
                <w:del w:id="2305" w:author="fei zhai" w:date="2026-05-06T15:34:00Z"/>
                <w:rFonts w:hint="default"/>
              </w:rPr>
            </w:pPr>
            <w:del w:id="2306" w:author="fei zhai" w:date="2026-05-06T15:34:00Z">
              <w:r w:rsidDel="00E2773A">
                <w:delText>0.045018019</w:delText>
              </w:r>
            </w:del>
          </w:p>
        </w:tc>
      </w:tr>
      <w:tr w:rsidR="007D28D6" w:rsidDel="00E2773A" w14:paraId="44490495" w14:textId="6870CDE5">
        <w:trPr>
          <w:del w:id="2307" w:author="fei zhai" w:date="2026-05-06T15:34:00Z"/>
        </w:trPr>
        <w:tc>
          <w:tcPr>
            <w:tcW w:w="3088" w:type="dxa"/>
            <w:tcBorders>
              <w:tl2br w:val="nil"/>
              <w:tr2bl w:val="nil"/>
            </w:tcBorders>
            <w:vAlign w:val="center"/>
          </w:tcPr>
          <w:p w14:paraId="6EE75D0F" w14:textId="7012DA5A" w:rsidR="007D28D6" w:rsidDel="00E2773A" w:rsidRDefault="00000000">
            <w:pPr>
              <w:pStyle w:val="af"/>
              <w:rPr>
                <w:del w:id="2308" w:author="fei zhai" w:date="2026-05-06T15:34:00Z"/>
                <w:rFonts w:hint="default"/>
              </w:rPr>
            </w:pPr>
            <w:del w:id="2309" w:author="fei zhai" w:date="2026-05-06T15:34:00Z">
              <w:r w:rsidDel="00E2773A">
                <w:delText>呼吸、麻醉和急救器械</w:delText>
              </w:r>
            </w:del>
          </w:p>
        </w:tc>
        <w:tc>
          <w:tcPr>
            <w:tcW w:w="1405" w:type="dxa"/>
            <w:tcBorders>
              <w:tl2br w:val="nil"/>
              <w:tr2bl w:val="nil"/>
            </w:tcBorders>
            <w:vAlign w:val="center"/>
          </w:tcPr>
          <w:p w14:paraId="3CE9FD7D" w14:textId="72099E78" w:rsidR="007D28D6" w:rsidDel="00E2773A" w:rsidRDefault="00000000">
            <w:pPr>
              <w:pStyle w:val="af"/>
              <w:rPr>
                <w:del w:id="2310" w:author="fei zhai" w:date="2026-05-06T15:34:00Z"/>
                <w:rFonts w:hint="default"/>
              </w:rPr>
            </w:pPr>
            <w:del w:id="2311" w:author="fei zhai" w:date="2026-05-06T15:34:00Z">
              <w:r w:rsidDel="00E2773A">
                <w:delText>mlp</w:delText>
              </w:r>
            </w:del>
          </w:p>
        </w:tc>
        <w:tc>
          <w:tcPr>
            <w:tcW w:w="2039" w:type="dxa"/>
            <w:tcBorders>
              <w:tl2br w:val="nil"/>
              <w:tr2bl w:val="nil"/>
            </w:tcBorders>
            <w:vAlign w:val="center"/>
          </w:tcPr>
          <w:p w14:paraId="77AE73C2" w14:textId="11945B72" w:rsidR="007D28D6" w:rsidDel="00E2773A" w:rsidRDefault="00000000">
            <w:pPr>
              <w:pStyle w:val="af"/>
              <w:rPr>
                <w:del w:id="2312" w:author="fei zhai" w:date="2026-05-06T15:34:00Z"/>
                <w:rFonts w:hint="default"/>
              </w:rPr>
            </w:pPr>
            <w:del w:id="2313" w:author="fei zhai" w:date="2026-05-06T15:34:00Z">
              <w:r w:rsidDel="00E2773A">
                <w:delText>0.174426776</w:delText>
              </w:r>
            </w:del>
          </w:p>
        </w:tc>
        <w:tc>
          <w:tcPr>
            <w:tcW w:w="1990" w:type="dxa"/>
            <w:tcBorders>
              <w:tl2br w:val="nil"/>
              <w:tr2bl w:val="nil"/>
            </w:tcBorders>
            <w:vAlign w:val="center"/>
          </w:tcPr>
          <w:p w14:paraId="7A9BC106" w14:textId="1C82FEAC" w:rsidR="007D28D6" w:rsidDel="00E2773A" w:rsidRDefault="00000000">
            <w:pPr>
              <w:pStyle w:val="af"/>
              <w:rPr>
                <w:del w:id="2314" w:author="fei zhai" w:date="2026-05-06T15:34:00Z"/>
                <w:rFonts w:hint="default"/>
              </w:rPr>
            </w:pPr>
            <w:del w:id="2315" w:author="fei zhai" w:date="2026-05-06T15:34:00Z">
              <w:r w:rsidDel="00E2773A">
                <w:delText>0.167441754</w:delText>
              </w:r>
            </w:del>
          </w:p>
        </w:tc>
      </w:tr>
      <w:tr w:rsidR="007D28D6" w:rsidDel="00E2773A" w14:paraId="6F11149A" w14:textId="2AEAB039">
        <w:trPr>
          <w:del w:id="2316" w:author="fei zhai" w:date="2026-05-06T15:34:00Z"/>
        </w:trPr>
        <w:tc>
          <w:tcPr>
            <w:tcW w:w="3088" w:type="dxa"/>
            <w:tcBorders>
              <w:tl2br w:val="nil"/>
              <w:tr2bl w:val="nil"/>
            </w:tcBorders>
            <w:vAlign w:val="center"/>
          </w:tcPr>
          <w:p w14:paraId="40419648" w14:textId="39C6D2B0" w:rsidR="007D28D6" w:rsidDel="00E2773A" w:rsidRDefault="00000000">
            <w:pPr>
              <w:pStyle w:val="af"/>
              <w:rPr>
                <w:del w:id="2317" w:author="fei zhai" w:date="2026-05-06T15:34:00Z"/>
                <w:rFonts w:hint="default"/>
              </w:rPr>
            </w:pPr>
            <w:del w:id="2318" w:author="fei zhai" w:date="2026-05-06T15:34:00Z">
              <w:r w:rsidDel="00E2773A">
                <w:delText>物理治疗器械</w:delText>
              </w:r>
            </w:del>
          </w:p>
        </w:tc>
        <w:tc>
          <w:tcPr>
            <w:tcW w:w="1405" w:type="dxa"/>
            <w:tcBorders>
              <w:tl2br w:val="nil"/>
              <w:tr2bl w:val="nil"/>
            </w:tcBorders>
            <w:vAlign w:val="center"/>
          </w:tcPr>
          <w:p w14:paraId="2F2F0CF1" w14:textId="1C397B2B" w:rsidR="007D28D6" w:rsidDel="00E2773A" w:rsidRDefault="00000000">
            <w:pPr>
              <w:pStyle w:val="af"/>
              <w:rPr>
                <w:del w:id="2319" w:author="fei zhai" w:date="2026-05-06T15:34:00Z"/>
                <w:rFonts w:hint="default"/>
              </w:rPr>
            </w:pPr>
            <w:del w:id="2320" w:author="fei zhai" w:date="2026-05-06T15:34:00Z">
              <w:r w:rsidDel="00E2773A">
                <w:delText>mlp</w:delText>
              </w:r>
            </w:del>
          </w:p>
        </w:tc>
        <w:tc>
          <w:tcPr>
            <w:tcW w:w="2039" w:type="dxa"/>
            <w:tcBorders>
              <w:tl2br w:val="nil"/>
              <w:tr2bl w:val="nil"/>
            </w:tcBorders>
            <w:vAlign w:val="center"/>
          </w:tcPr>
          <w:p w14:paraId="3B1049A6" w14:textId="2AAF4400" w:rsidR="007D28D6" w:rsidDel="00E2773A" w:rsidRDefault="00000000">
            <w:pPr>
              <w:pStyle w:val="af"/>
              <w:rPr>
                <w:del w:id="2321" w:author="fei zhai" w:date="2026-05-06T15:34:00Z"/>
                <w:rFonts w:hint="default"/>
              </w:rPr>
            </w:pPr>
            <w:del w:id="2322" w:author="fei zhai" w:date="2026-05-06T15:34:00Z">
              <w:r w:rsidDel="00E2773A">
                <w:delText>0.19472644</w:delText>
              </w:r>
            </w:del>
          </w:p>
        </w:tc>
        <w:tc>
          <w:tcPr>
            <w:tcW w:w="1990" w:type="dxa"/>
            <w:tcBorders>
              <w:tl2br w:val="nil"/>
              <w:tr2bl w:val="nil"/>
            </w:tcBorders>
            <w:vAlign w:val="center"/>
          </w:tcPr>
          <w:p w14:paraId="7AE645CF" w14:textId="78F00487" w:rsidR="007D28D6" w:rsidDel="00E2773A" w:rsidRDefault="00000000">
            <w:pPr>
              <w:pStyle w:val="af"/>
              <w:rPr>
                <w:del w:id="2323" w:author="fei zhai" w:date="2026-05-06T15:34:00Z"/>
                <w:rFonts w:hint="default"/>
              </w:rPr>
            </w:pPr>
            <w:del w:id="2324" w:author="fei zhai" w:date="2026-05-06T15:34:00Z">
              <w:r w:rsidDel="00E2773A">
                <w:delText>0.188764668</w:delText>
              </w:r>
            </w:del>
          </w:p>
        </w:tc>
      </w:tr>
      <w:tr w:rsidR="007D28D6" w:rsidDel="00E2773A" w14:paraId="4C40A211" w14:textId="4AE1B09E">
        <w:trPr>
          <w:del w:id="2325" w:author="fei zhai" w:date="2026-05-06T15:34:00Z"/>
        </w:trPr>
        <w:tc>
          <w:tcPr>
            <w:tcW w:w="3088" w:type="dxa"/>
            <w:tcBorders>
              <w:tl2br w:val="nil"/>
              <w:tr2bl w:val="nil"/>
            </w:tcBorders>
            <w:vAlign w:val="center"/>
          </w:tcPr>
          <w:p w14:paraId="7D504244" w14:textId="600E08EA" w:rsidR="007D28D6" w:rsidDel="00E2773A" w:rsidRDefault="00000000">
            <w:pPr>
              <w:pStyle w:val="af"/>
              <w:rPr>
                <w:del w:id="2326" w:author="fei zhai" w:date="2026-05-06T15:34:00Z"/>
                <w:rFonts w:hint="default"/>
              </w:rPr>
            </w:pPr>
            <w:del w:id="2327" w:author="fei zhai" w:date="2026-05-06T15:34:00Z">
              <w:r w:rsidDel="00E2773A">
                <w:delText>输血、透析和体外循环器械</w:delText>
              </w:r>
            </w:del>
          </w:p>
        </w:tc>
        <w:tc>
          <w:tcPr>
            <w:tcW w:w="1405" w:type="dxa"/>
            <w:tcBorders>
              <w:tl2br w:val="nil"/>
              <w:tr2bl w:val="nil"/>
            </w:tcBorders>
            <w:vAlign w:val="center"/>
          </w:tcPr>
          <w:p w14:paraId="0B0B2151" w14:textId="5BFAA9ED" w:rsidR="007D28D6" w:rsidDel="00E2773A" w:rsidRDefault="00000000">
            <w:pPr>
              <w:pStyle w:val="af"/>
              <w:rPr>
                <w:del w:id="2328" w:author="fei zhai" w:date="2026-05-06T15:34:00Z"/>
                <w:rFonts w:hint="default"/>
              </w:rPr>
            </w:pPr>
            <w:del w:id="2329" w:author="fei zhai" w:date="2026-05-06T15:34:00Z">
              <w:r w:rsidDel="00E2773A">
                <w:delText>mlp</w:delText>
              </w:r>
            </w:del>
          </w:p>
        </w:tc>
        <w:tc>
          <w:tcPr>
            <w:tcW w:w="2039" w:type="dxa"/>
            <w:tcBorders>
              <w:tl2br w:val="nil"/>
              <w:tr2bl w:val="nil"/>
            </w:tcBorders>
            <w:vAlign w:val="center"/>
          </w:tcPr>
          <w:p w14:paraId="4509E895" w14:textId="0AEA1769" w:rsidR="007D28D6" w:rsidDel="00E2773A" w:rsidRDefault="00000000">
            <w:pPr>
              <w:pStyle w:val="af"/>
              <w:rPr>
                <w:del w:id="2330" w:author="fei zhai" w:date="2026-05-06T15:34:00Z"/>
                <w:rFonts w:hint="default"/>
              </w:rPr>
            </w:pPr>
            <w:del w:id="2331" w:author="fei zhai" w:date="2026-05-06T15:34:00Z">
              <w:r w:rsidDel="00E2773A">
                <w:delText>0.159247257</w:delText>
              </w:r>
            </w:del>
          </w:p>
        </w:tc>
        <w:tc>
          <w:tcPr>
            <w:tcW w:w="1990" w:type="dxa"/>
            <w:tcBorders>
              <w:tl2br w:val="nil"/>
              <w:tr2bl w:val="nil"/>
            </w:tcBorders>
            <w:vAlign w:val="center"/>
          </w:tcPr>
          <w:p w14:paraId="282C72E6" w14:textId="3A1ECE6B" w:rsidR="007D28D6" w:rsidDel="00E2773A" w:rsidRDefault="00000000">
            <w:pPr>
              <w:pStyle w:val="af"/>
              <w:rPr>
                <w:del w:id="2332" w:author="fei zhai" w:date="2026-05-06T15:34:00Z"/>
                <w:rFonts w:hint="default"/>
              </w:rPr>
            </w:pPr>
            <w:del w:id="2333" w:author="fei zhai" w:date="2026-05-06T15:34:00Z">
              <w:r w:rsidDel="00E2773A">
                <w:delText>0.151398573</w:delText>
              </w:r>
            </w:del>
          </w:p>
        </w:tc>
      </w:tr>
    </w:tbl>
    <w:p w14:paraId="66964F13" w14:textId="181EB3E4" w:rsidR="007D28D6" w:rsidDel="00E2773A" w:rsidRDefault="00000000">
      <w:pPr>
        <w:ind w:firstLine="480"/>
        <w:rPr>
          <w:del w:id="2334" w:author="fei zhai" w:date="2026-05-06T15:34:00Z"/>
        </w:rPr>
      </w:pPr>
      <w:del w:id="2335" w:author="fei zhai" w:date="2026-05-06T15:34:00Z">
        <w:r w:rsidDel="00E2773A">
          <w:rPr>
            <w:rFonts w:hint="eastAsia"/>
          </w:rPr>
          <w:delText>基于上述评估结果，本研究最终选择基于</w:delText>
        </w:r>
        <w:r w:rsidDel="00E2773A">
          <w:rPr>
            <w:rFonts w:hint="eastAsia"/>
          </w:rPr>
          <w:delText>MLP</w:delText>
        </w:r>
        <w:r w:rsidDel="00E2773A">
          <w:rPr>
            <w:rFonts w:hint="eastAsia"/>
          </w:rPr>
          <w:delText>模型的预测结果执行抽样，并设定</w:delText>
        </w:r>
        <w:r w:rsidDel="00E2773A">
          <w:rPr>
            <w:rFonts w:hint="eastAsia"/>
          </w:rPr>
          <w:delText>JS</w:delText>
        </w:r>
        <w:r w:rsidDel="00E2773A">
          <w:rPr>
            <w:rFonts w:hint="eastAsia"/>
          </w:rPr>
          <w:delText>散度阈值为</w:delText>
        </w:r>
        <w:r w:rsidDel="00E2773A">
          <w:rPr>
            <w:rFonts w:hint="eastAsia"/>
          </w:rPr>
          <w:delText>0.10</w:delText>
        </w:r>
        <w:r w:rsidDel="00E2773A">
          <w:rPr>
            <w:rFonts w:hint="eastAsia"/>
          </w:rPr>
          <w:delText>，以严格控制子集的分布偏差，采用多随机种子优选策略。对每个一级类别，从</w:delText>
        </w:r>
        <w:r w:rsidDel="00E2773A">
          <w:rPr>
            <w:rFonts w:hint="eastAsia"/>
          </w:rPr>
          <w:delText>[0,100000]</w:delText>
        </w:r>
        <w:r w:rsidDel="00E2773A">
          <w:rPr>
            <w:rFonts w:hint="eastAsia"/>
          </w:rPr>
          <w:delText>范围内随机生成</w:delText>
        </w:r>
        <w:r w:rsidDel="00E2773A">
          <w:rPr>
            <w:rFonts w:hint="eastAsia"/>
          </w:rPr>
          <w:delText>30</w:delText>
        </w:r>
        <w:r w:rsidDel="00E2773A">
          <w:rPr>
            <w:rFonts w:hint="eastAsia"/>
          </w:rPr>
          <w:delText>个候选随机种子，分别抽样并计算抽样分布与原始分布的</w:delText>
        </w:r>
        <w:r w:rsidDel="00E2773A">
          <w:rPr>
            <w:rFonts w:hint="eastAsia"/>
          </w:rPr>
          <w:delText>JS</w:delText>
        </w:r>
        <w:r w:rsidDel="00E2773A">
          <w:rPr>
            <w:rFonts w:hint="eastAsia"/>
          </w:rPr>
          <w:delText>散度，最终选取使</w:delText>
        </w:r>
        <w:r w:rsidDel="00E2773A">
          <w:rPr>
            <w:rFonts w:hint="eastAsia"/>
          </w:rPr>
          <w:delText>JS</w:delText>
        </w:r>
        <w:r w:rsidDel="00E2773A">
          <w:rPr>
            <w:rFonts w:hint="eastAsia"/>
          </w:rPr>
          <w:delText>散度最小化的随机种子。最终的抽样参数及结果详见表</w:delText>
        </w:r>
        <w:r w:rsidDel="00E2773A">
          <w:rPr>
            <w:rFonts w:hint="eastAsia"/>
          </w:rPr>
          <w:delText>3-5</w:delText>
        </w:r>
        <w:r w:rsidDel="00E2773A">
          <w:rPr>
            <w:rFonts w:hint="eastAsia"/>
          </w:rPr>
          <w:delText>，共获得</w:delText>
        </w:r>
        <w:r w:rsidDel="00E2773A">
          <w:rPr>
            <w:rFonts w:hint="eastAsia"/>
          </w:rPr>
          <w:delText>1104</w:delText>
        </w:r>
        <w:r w:rsidDel="00E2773A">
          <w:rPr>
            <w:rFonts w:hint="eastAsia"/>
          </w:rPr>
          <w:delText>条样本组成数据集</w:delText>
        </w:r>
        <w:r w:rsidDel="00E2773A">
          <w:rPr>
            <w:rFonts w:hAnsi="Cambria Math" w:hint="eastAsia"/>
          </w:rPr>
          <w:delText>。</w:delText>
        </w:r>
        <w:r w:rsidDel="00E2773A">
          <w:rPr>
            <w:rFonts w:hint="eastAsia"/>
          </w:rPr>
          <w:delText>在专家完成对数据集的标注工作后，该数据集将用于后续检验自动标注工作流的性能。</w:delText>
        </w:r>
      </w:del>
    </w:p>
    <w:p w14:paraId="2F647122" w14:textId="7D0735CE" w:rsidR="007D28D6" w:rsidDel="00E2773A" w:rsidRDefault="00000000">
      <w:pPr>
        <w:pStyle w:val="ae"/>
        <w:rPr>
          <w:del w:id="2336" w:author="fei zhai" w:date="2026-05-06T15:34:00Z"/>
          <w:rFonts w:hint="default"/>
        </w:rPr>
      </w:pPr>
      <w:del w:id="2337" w:author="fei zhai" w:date="2026-05-06T15:34:00Z">
        <w:r w:rsidDel="00E2773A">
          <w:delText>表</w:delText>
        </w:r>
        <w:r w:rsidDel="00E2773A">
          <w:delText xml:space="preserve">3-5  </w:delText>
        </w:r>
        <w:r w:rsidDel="00E2773A">
          <w:delText>基于</w:delText>
        </w:r>
        <w:r w:rsidDel="00E2773A">
          <w:delText>MLP</w:delText>
        </w:r>
        <w:r w:rsidDel="00E2773A">
          <w:delText>的最终抽样结果</w:delText>
        </w:r>
      </w:del>
    </w:p>
    <w:tbl>
      <w:tblPr>
        <w:tblStyle w:val="aa"/>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67"/>
        <w:gridCol w:w="1375"/>
        <w:gridCol w:w="2098"/>
        <w:gridCol w:w="2066"/>
      </w:tblGrid>
      <w:tr w:rsidR="007D28D6" w:rsidDel="00E2773A" w14:paraId="59E167C1" w14:textId="5E7404D9">
        <w:trPr>
          <w:del w:id="2338" w:author="fei zhai" w:date="2026-05-06T15:34:00Z"/>
        </w:trPr>
        <w:tc>
          <w:tcPr>
            <w:tcW w:w="2858" w:type="dxa"/>
            <w:tcBorders>
              <w:bottom w:val="single" w:sz="6" w:space="0" w:color="auto"/>
              <w:tl2br w:val="nil"/>
              <w:tr2bl w:val="nil"/>
            </w:tcBorders>
            <w:vAlign w:val="center"/>
          </w:tcPr>
          <w:p w14:paraId="3B54E80A" w14:textId="01445B07" w:rsidR="007D28D6" w:rsidDel="00E2773A" w:rsidRDefault="00000000">
            <w:pPr>
              <w:pStyle w:val="af"/>
              <w:rPr>
                <w:del w:id="2339" w:author="fei zhai" w:date="2026-05-06T15:34:00Z"/>
                <w:rFonts w:hint="default"/>
              </w:rPr>
            </w:pPr>
            <w:del w:id="2340" w:author="fei zhai" w:date="2026-05-06T15:34:00Z">
              <w:r w:rsidDel="00E2773A">
                <w:delText>一级产品类别</w:delText>
              </w:r>
            </w:del>
          </w:p>
        </w:tc>
        <w:tc>
          <w:tcPr>
            <w:tcW w:w="1402" w:type="dxa"/>
            <w:tcBorders>
              <w:bottom w:val="single" w:sz="6" w:space="0" w:color="auto"/>
              <w:tl2br w:val="nil"/>
              <w:tr2bl w:val="nil"/>
            </w:tcBorders>
            <w:vAlign w:val="center"/>
          </w:tcPr>
          <w:p w14:paraId="4356946F" w14:textId="53053465" w:rsidR="007D28D6" w:rsidDel="00E2773A" w:rsidRDefault="00000000">
            <w:pPr>
              <w:pStyle w:val="af"/>
              <w:rPr>
                <w:del w:id="2341" w:author="fei zhai" w:date="2026-05-06T15:34:00Z"/>
                <w:rFonts w:hint="default"/>
              </w:rPr>
            </w:pPr>
            <w:del w:id="2342" w:author="fei zhai" w:date="2026-05-06T15:34:00Z">
              <w:r w:rsidDel="00E2773A">
                <w:delText>随机种子</w:delText>
              </w:r>
            </w:del>
          </w:p>
        </w:tc>
        <w:tc>
          <w:tcPr>
            <w:tcW w:w="2131" w:type="dxa"/>
            <w:tcBorders>
              <w:bottom w:val="single" w:sz="6" w:space="0" w:color="auto"/>
              <w:tl2br w:val="nil"/>
              <w:tr2bl w:val="nil"/>
            </w:tcBorders>
            <w:vAlign w:val="center"/>
          </w:tcPr>
          <w:p w14:paraId="6B894721" w14:textId="2BDA23AB" w:rsidR="007D28D6" w:rsidDel="00E2773A" w:rsidRDefault="00000000">
            <w:pPr>
              <w:pStyle w:val="af"/>
              <w:rPr>
                <w:del w:id="2343" w:author="fei zhai" w:date="2026-05-06T15:34:00Z"/>
                <w:rFonts w:hint="default"/>
              </w:rPr>
            </w:pPr>
            <w:del w:id="2344" w:author="fei zhai" w:date="2026-05-06T15:34:00Z">
              <w:r w:rsidDel="00E2773A">
                <w:delText>JS</w:delText>
              </w:r>
              <w:r w:rsidDel="00E2773A">
                <w:delText>散度</w:delText>
              </w:r>
            </w:del>
          </w:p>
        </w:tc>
        <w:tc>
          <w:tcPr>
            <w:tcW w:w="2131" w:type="dxa"/>
            <w:tcBorders>
              <w:bottom w:val="single" w:sz="6" w:space="0" w:color="auto"/>
              <w:tl2br w:val="nil"/>
              <w:tr2bl w:val="nil"/>
            </w:tcBorders>
            <w:vAlign w:val="center"/>
          </w:tcPr>
          <w:p w14:paraId="0C7AB0E8" w14:textId="40A39410" w:rsidR="007D28D6" w:rsidDel="00E2773A" w:rsidRDefault="00000000">
            <w:pPr>
              <w:pStyle w:val="af"/>
              <w:rPr>
                <w:del w:id="2345" w:author="fei zhai" w:date="2026-05-06T15:34:00Z"/>
                <w:rFonts w:hint="default"/>
              </w:rPr>
            </w:pPr>
            <w:del w:id="2346" w:author="fei zhai" w:date="2026-05-06T15:34:00Z">
              <w:r w:rsidDel="00E2773A">
                <w:delText>样本数</w:delText>
              </w:r>
            </w:del>
          </w:p>
        </w:tc>
      </w:tr>
      <w:tr w:rsidR="007D28D6" w:rsidDel="00E2773A" w14:paraId="63177B9B" w14:textId="01190CD4">
        <w:trPr>
          <w:del w:id="2347" w:author="fei zhai" w:date="2026-05-06T15:34:00Z"/>
        </w:trPr>
        <w:tc>
          <w:tcPr>
            <w:tcW w:w="2858" w:type="dxa"/>
            <w:tcBorders>
              <w:top w:val="single" w:sz="6" w:space="0" w:color="auto"/>
            </w:tcBorders>
            <w:vAlign w:val="center"/>
          </w:tcPr>
          <w:p w14:paraId="37564F26" w14:textId="069D5440" w:rsidR="007D28D6" w:rsidDel="00E2773A" w:rsidRDefault="00000000">
            <w:pPr>
              <w:pStyle w:val="af"/>
              <w:rPr>
                <w:del w:id="2348" w:author="fei zhai" w:date="2026-05-06T15:34:00Z"/>
                <w:rFonts w:hint="default"/>
              </w:rPr>
            </w:pPr>
            <w:del w:id="2349" w:author="fei zhai" w:date="2026-05-06T15:34:00Z">
              <w:r w:rsidDel="00E2773A">
                <w:delText>有源手术器械</w:delText>
              </w:r>
            </w:del>
          </w:p>
        </w:tc>
        <w:tc>
          <w:tcPr>
            <w:tcW w:w="1402" w:type="dxa"/>
            <w:tcBorders>
              <w:top w:val="single" w:sz="6" w:space="0" w:color="auto"/>
            </w:tcBorders>
            <w:vAlign w:val="center"/>
          </w:tcPr>
          <w:p w14:paraId="05273E33" w14:textId="44F0F0F1" w:rsidR="007D28D6" w:rsidDel="00E2773A" w:rsidRDefault="00000000">
            <w:pPr>
              <w:pStyle w:val="af"/>
              <w:rPr>
                <w:del w:id="2350" w:author="fei zhai" w:date="2026-05-06T15:34:00Z"/>
                <w:rFonts w:hint="default"/>
              </w:rPr>
            </w:pPr>
            <w:del w:id="2351" w:author="fei zhai" w:date="2026-05-06T15:34:00Z">
              <w:r w:rsidDel="00E2773A">
                <w:delText>26188</w:delText>
              </w:r>
            </w:del>
          </w:p>
        </w:tc>
        <w:tc>
          <w:tcPr>
            <w:tcW w:w="2131" w:type="dxa"/>
            <w:tcBorders>
              <w:top w:val="single" w:sz="6" w:space="0" w:color="auto"/>
            </w:tcBorders>
            <w:vAlign w:val="center"/>
          </w:tcPr>
          <w:p w14:paraId="4D89D264" w14:textId="532E1606" w:rsidR="007D28D6" w:rsidDel="00E2773A" w:rsidRDefault="00000000">
            <w:pPr>
              <w:pStyle w:val="af"/>
              <w:rPr>
                <w:del w:id="2352" w:author="fei zhai" w:date="2026-05-06T15:34:00Z"/>
                <w:rFonts w:hint="default"/>
              </w:rPr>
            </w:pPr>
            <w:del w:id="2353" w:author="fei zhai" w:date="2026-05-06T15:34:00Z">
              <w:r w:rsidDel="00E2773A">
                <w:delText>0.033737689</w:delText>
              </w:r>
            </w:del>
          </w:p>
        </w:tc>
        <w:tc>
          <w:tcPr>
            <w:tcW w:w="2131" w:type="dxa"/>
            <w:tcBorders>
              <w:top w:val="single" w:sz="6" w:space="0" w:color="auto"/>
            </w:tcBorders>
            <w:vAlign w:val="center"/>
          </w:tcPr>
          <w:p w14:paraId="3B591215" w14:textId="3BF35538" w:rsidR="007D28D6" w:rsidDel="00E2773A" w:rsidRDefault="00000000">
            <w:pPr>
              <w:pStyle w:val="af"/>
              <w:rPr>
                <w:del w:id="2354" w:author="fei zhai" w:date="2026-05-06T15:34:00Z"/>
                <w:rFonts w:hint="default"/>
              </w:rPr>
            </w:pPr>
            <w:del w:id="2355" w:author="fei zhai" w:date="2026-05-06T15:34:00Z">
              <w:r w:rsidDel="00E2773A">
                <w:delText>87</w:delText>
              </w:r>
            </w:del>
          </w:p>
        </w:tc>
      </w:tr>
      <w:tr w:rsidR="007D28D6" w:rsidDel="00E2773A" w14:paraId="78C3FF67" w14:textId="11379DDC">
        <w:trPr>
          <w:del w:id="2356" w:author="fei zhai" w:date="2026-05-06T15:34:00Z"/>
        </w:trPr>
        <w:tc>
          <w:tcPr>
            <w:tcW w:w="2858" w:type="dxa"/>
            <w:tcBorders>
              <w:tl2br w:val="nil"/>
              <w:tr2bl w:val="nil"/>
            </w:tcBorders>
            <w:vAlign w:val="center"/>
          </w:tcPr>
          <w:p w14:paraId="16EDCA32" w14:textId="64416490" w:rsidR="007D28D6" w:rsidDel="00E2773A" w:rsidRDefault="00000000">
            <w:pPr>
              <w:pStyle w:val="af"/>
              <w:rPr>
                <w:del w:id="2357" w:author="fei zhai" w:date="2026-05-06T15:34:00Z"/>
                <w:rFonts w:hint="default"/>
              </w:rPr>
            </w:pPr>
            <w:del w:id="2358" w:author="fei zhai" w:date="2026-05-06T15:34:00Z">
              <w:r w:rsidDel="00E2773A">
                <w:delText>无源手术器械</w:delText>
              </w:r>
            </w:del>
          </w:p>
        </w:tc>
        <w:tc>
          <w:tcPr>
            <w:tcW w:w="1402" w:type="dxa"/>
            <w:tcBorders>
              <w:tl2br w:val="nil"/>
              <w:tr2bl w:val="nil"/>
            </w:tcBorders>
            <w:vAlign w:val="center"/>
          </w:tcPr>
          <w:p w14:paraId="3B728E52" w14:textId="308C5BE1" w:rsidR="007D28D6" w:rsidDel="00E2773A" w:rsidRDefault="00000000">
            <w:pPr>
              <w:pStyle w:val="af"/>
              <w:rPr>
                <w:del w:id="2359" w:author="fei zhai" w:date="2026-05-06T15:34:00Z"/>
                <w:rFonts w:hint="default"/>
              </w:rPr>
            </w:pPr>
            <w:del w:id="2360" w:author="fei zhai" w:date="2026-05-06T15:34:00Z">
              <w:r w:rsidDel="00E2773A">
                <w:delText>3196</w:delText>
              </w:r>
            </w:del>
          </w:p>
        </w:tc>
        <w:tc>
          <w:tcPr>
            <w:tcW w:w="2131" w:type="dxa"/>
            <w:tcBorders>
              <w:tl2br w:val="nil"/>
              <w:tr2bl w:val="nil"/>
            </w:tcBorders>
            <w:vAlign w:val="center"/>
          </w:tcPr>
          <w:p w14:paraId="34CAB56F" w14:textId="05C84D05" w:rsidR="007D28D6" w:rsidDel="00E2773A" w:rsidRDefault="00000000">
            <w:pPr>
              <w:pStyle w:val="af"/>
              <w:rPr>
                <w:del w:id="2361" w:author="fei zhai" w:date="2026-05-06T15:34:00Z"/>
                <w:rFonts w:hint="default"/>
              </w:rPr>
            </w:pPr>
            <w:del w:id="2362" w:author="fei zhai" w:date="2026-05-06T15:34:00Z">
              <w:r w:rsidDel="00E2773A">
                <w:delText>0.022548032</w:delText>
              </w:r>
            </w:del>
          </w:p>
        </w:tc>
        <w:tc>
          <w:tcPr>
            <w:tcW w:w="2131" w:type="dxa"/>
            <w:tcBorders>
              <w:tl2br w:val="nil"/>
              <w:tr2bl w:val="nil"/>
            </w:tcBorders>
            <w:vAlign w:val="center"/>
          </w:tcPr>
          <w:p w14:paraId="5F9F2E67" w14:textId="4DB41933" w:rsidR="007D28D6" w:rsidDel="00E2773A" w:rsidRDefault="00000000">
            <w:pPr>
              <w:pStyle w:val="af"/>
              <w:rPr>
                <w:del w:id="2363" w:author="fei zhai" w:date="2026-05-06T15:34:00Z"/>
                <w:rFonts w:hint="default"/>
              </w:rPr>
            </w:pPr>
            <w:del w:id="2364" w:author="fei zhai" w:date="2026-05-06T15:34:00Z">
              <w:r w:rsidDel="00E2773A">
                <w:delText>98</w:delText>
              </w:r>
            </w:del>
          </w:p>
        </w:tc>
      </w:tr>
      <w:tr w:rsidR="007D28D6" w:rsidDel="00E2773A" w14:paraId="6BF202A8" w14:textId="7B7EEC21">
        <w:trPr>
          <w:del w:id="2365" w:author="fei zhai" w:date="2026-05-06T15:34:00Z"/>
        </w:trPr>
        <w:tc>
          <w:tcPr>
            <w:tcW w:w="2858" w:type="dxa"/>
            <w:tcBorders>
              <w:tl2br w:val="nil"/>
              <w:tr2bl w:val="nil"/>
            </w:tcBorders>
            <w:vAlign w:val="center"/>
          </w:tcPr>
          <w:p w14:paraId="122A1865" w14:textId="79E7905E" w:rsidR="007D28D6" w:rsidDel="00E2773A" w:rsidRDefault="00000000">
            <w:pPr>
              <w:pStyle w:val="af"/>
              <w:rPr>
                <w:del w:id="2366" w:author="fei zhai" w:date="2026-05-06T15:34:00Z"/>
                <w:rFonts w:hint="default"/>
              </w:rPr>
            </w:pPr>
            <w:del w:id="2367" w:author="fei zhai" w:date="2026-05-06T15:34:00Z">
              <w:r w:rsidDel="00E2773A">
                <w:delText>神经和心血管手术器械</w:delText>
              </w:r>
            </w:del>
          </w:p>
        </w:tc>
        <w:tc>
          <w:tcPr>
            <w:tcW w:w="1402" w:type="dxa"/>
            <w:tcBorders>
              <w:tl2br w:val="nil"/>
              <w:tr2bl w:val="nil"/>
            </w:tcBorders>
            <w:vAlign w:val="center"/>
          </w:tcPr>
          <w:p w14:paraId="73F68579" w14:textId="15B4381A" w:rsidR="007D28D6" w:rsidDel="00E2773A" w:rsidRDefault="00000000">
            <w:pPr>
              <w:pStyle w:val="af"/>
              <w:rPr>
                <w:del w:id="2368" w:author="fei zhai" w:date="2026-05-06T15:34:00Z"/>
                <w:rFonts w:hint="default"/>
              </w:rPr>
            </w:pPr>
            <w:del w:id="2369" w:author="fei zhai" w:date="2026-05-06T15:34:00Z">
              <w:r w:rsidDel="00E2773A">
                <w:delText>34133</w:delText>
              </w:r>
            </w:del>
          </w:p>
        </w:tc>
        <w:tc>
          <w:tcPr>
            <w:tcW w:w="2131" w:type="dxa"/>
            <w:tcBorders>
              <w:tl2br w:val="nil"/>
              <w:tr2bl w:val="nil"/>
            </w:tcBorders>
            <w:vAlign w:val="center"/>
          </w:tcPr>
          <w:p w14:paraId="536B684B" w14:textId="492BE20D" w:rsidR="007D28D6" w:rsidDel="00E2773A" w:rsidRDefault="00000000">
            <w:pPr>
              <w:pStyle w:val="af"/>
              <w:rPr>
                <w:del w:id="2370" w:author="fei zhai" w:date="2026-05-06T15:34:00Z"/>
                <w:rFonts w:hint="default"/>
              </w:rPr>
            </w:pPr>
            <w:del w:id="2371" w:author="fei zhai" w:date="2026-05-06T15:34:00Z">
              <w:r w:rsidDel="00E2773A">
                <w:delText>0.096770088</w:delText>
              </w:r>
            </w:del>
          </w:p>
        </w:tc>
        <w:tc>
          <w:tcPr>
            <w:tcW w:w="2131" w:type="dxa"/>
            <w:tcBorders>
              <w:tl2br w:val="nil"/>
              <w:tr2bl w:val="nil"/>
            </w:tcBorders>
            <w:vAlign w:val="center"/>
          </w:tcPr>
          <w:p w14:paraId="5A8CF078" w14:textId="16D16E3E" w:rsidR="007D28D6" w:rsidDel="00E2773A" w:rsidRDefault="00000000">
            <w:pPr>
              <w:pStyle w:val="af"/>
              <w:rPr>
                <w:del w:id="2372" w:author="fei zhai" w:date="2026-05-06T15:34:00Z"/>
                <w:rFonts w:hint="default"/>
              </w:rPr>
            </w:pPr>
            <w:del w:id="2373" w:author="fei zhai" w:date="2026-05-06T15:34:00Z">
              <w:r w:rsidDel="00E2773A">
                <w:delText>33</w:delText>
              </w:r>
            </w:del>
          </w:p>
        </w:tc>
      </w:tr>
      <w:tr w:rsidR="007D28D6" w:rsidDel="00E2773A" w14:paraId="755F256E" w14:textId="6DE447AE">
        <w:trPr>
          <w:del w:id="2374" w:author="fei zhai" w:date="2026-05-06T15:34:00Z"/>
        </w:trPr>
        <w:tc>
          <w:tcPr>
            <w:tcW w:w="2858" w:type="dxa"/>
            <w:tcBorders>
              <w:tl2br w:val="nil"/>
              <w:tr2bl w:val="nil"/>
            </w:tcBorders>
            <w:vAlign w:val="center"/>
          </w:tcPr>
          <w:p w14:paraId="3E5CE9C8" w14:textId="57C4B26E" w:rsidR="007D28D6" w:rsidDel="00E2773A" w:rsidRDefault="00000000">
            <w:pPr>
              <w:pStyle w:val="af"/>
              <w:rPr>
                <w:del w:id="2375" w:author="fei zhai" w:date="2026-05-06T15:34:00Z"/>
                <w:rFonts w:hint="default"/>
              </w:rPr>
            </w:pPr>
            <w:del w:id="2376" w:author="fei zhai" w:date="2026-05-06T15:34:00Z">
              <w:r w:rsidDel="00E2773A">
                <w:delText>骨科手术器械</w:delText>
              </w:r>
            </w:del>
          </w:p>
        </w:tc>
        <w:tc>
          <w:tcPr>
            <w:tcW w:w="1402" w:type="dxa"/>
            <w:tcBorders>
              <w:tl2br w:val="nil"/>
              <w:tr2bl w:val="nil"/>
            </w:tcBorders>
            <w:vAlign w:val="center"/>
          </w:tcPr>
          <w:p w14:paraId="0D817626" w14:textId="3D7396D8" w:rsidR="007D28D6" w:rsidDel="00E2773A" w:rsidRDefault="00000000">
            <w:pPr>
              <w:pStyle w:val="af"/>
              <w:rPr>
                <w:del w:id="2377" w:author="fei zhai" w:date="2026-05-06T15:34:00Z"/>
                <w:rFonts w:hint="default"/>
              </w:rPr>
            </w:pPr>
            <w:del w:id="2378" w:author="fei zhai" w:date="2026-05-06T15:34:00Z">
              <w:r w:rsidDel="00E2773A">
                <w:delText>73197</w:delText>
              </w:r>
            </w:del>
          </w:p>
        </w:tc>
        <w:tc>
          <w:tcPr>
            <w:tcW w:w="2131" w:type="dxa"/>
            <w:tcBorders>
              <w:tl2br w:val="nil"/>
              <w:tr2bl w:val="nil"/>
            </w:tcBorders>
            <w:vAlign w:val="center"/>
          </w:tcPr>
          <w:p w14:paraId="3A9E5723" w14:textId="3096E366" w:rsidR="007D28D6" w:rsidDel="00E2773A" w:rsidRDefault="00000000">
            <w:pPr>
              <w:pStyle w:val="af"/>
              <w:rPr>
                <w:del w:id="2379" w:author="fei zhai" w:date="2026-05-06T15:34:00Z"/>
                <w:rFonts w:hint="default"/>
              </w:rPr>
            </w:pPr>
            <w:del w:id="2380" w:author="fei zhai" w:date="2026-05-06T15:34:00Z">
              <w:r w:rsidDel="00E2773A">
                <w:delText>0.024987938</w:delText>
              </w:r>
            </w:del>
          </w:p>
        </w:tc>
        <w:tc>
          <w:tcPr>
            <w:tcW w:w="2131" w:type="dxa"/>
            <w:tcBorders>
              <w:tl2br w:val="nil"/>
              <w:tr2bl w:val="nil"/>
            </w:tcBorders>
            <w:vAlign w:val="center"/>
          </w:tcPr>
          <w:p w14:paraId="6781B08E" w14:textId="07BCB7CF" w:rsidR="007D28D6" w:rsidDel="00E2773A" w:rsidRDefault="00000000">
            <w:pPr>
              <w:pStyle w:val="af"/>
              <w:rPr>
                <w:del w:id="2381" w:author="fei zhai" w:date="2026-05-06T15:34:00Z"/>
                <w:rFonts w:hint="default"/>
              </w:rPr>
            </w:pPr>
            <w:del w:id="2382" w:author="fei zhai" w:date="2026-05-06T15:34:00Z">
              <w:r w:rsidDel="00E2773A">
                <w:delText>93</w:delText>
              </w:r>
            </w:del>
          </w:p>
        </w:tc>
      </w:tr>
      <w:tr w:rsidR="007D28D6" w:rsidDel="00E2773A" w14:paraId="62353B23" w14:textId="05B73803">
        <w:trPr>
          <w:del w:id="2383" w:author="fei zhai" w:date="2026-05-06T15:34:00Z"/>
        </w:trPr>
        <w:tc>
          <w:tcPr>
            <w:tcW w:w="2858" w:type="dxa"/>
            <w:tcBorders>
              <w:tl2br w:val="nil"/>
              <w:tr2bl w:val="nil"/>
            </w:tcBorders>
            <w:vAlign w:val="center"/>
          </w:tcPr>
          <w:p w14:paraId="5E2BD1BD" w14:textId="0AAB4997" w:rsidR="007D28D6" w:rsidDel="00E2773A" w:rsidRDefault="00000000">
            <w:pPr>
              <w:pStyle w:val="af"/>
              <w:rPr>
                <w:del w:id="2384" w:author="fei zhai" w:date="2026-05-06T15:34:00Z"/>
                <w:rFonts w:hint="default"/>
              </w:rPr>
            </w:pPr>
            <w:del w:id="2385" w:author="fei zhai" w:date="2026-05-06T15:34:00Z">
              <w:r w:rsidDel="00E2773A">
                <w:delText>放射治疗器械</w:delText>
              </w:r>
            </w:del>
          </w:p>
        </w:tc>
        <w:tc>
          <w:tcPr>
            <w:tcW w:w="1402" w:type="dxa"/>
            <w:tcBorders>
              <w:tl2br w:val="nil"/>
              <w:tr2bl w:val="nil"/>
            </w:tcBorders>
            <w:vAlign w:val="center"/>
          </w:tcPr>
          <w:p w14:paraId="521A2556" w14:textId="0494235A" w:rsidR="007D28D6" w:rsidDel="00E2773A" w:rsidRDefault="00000000">
            <w:pPr>
              <w:pStyle w:val="af"/>
              <w:rPr>
                <w:del w:id="2386" w:author="fei zhai" w:date="2026-05-06T15:34:00Z"/>
                <w:rFonts w:hint="default"/>
              </w:rPr>
            </w:pPr>
            <w:del w:id="2387" w:author="fei zhai" w:date="2026-05-06T15:34:00Z">
              <w:r w:rsidDel="00E2773A">
                <w:delText>47955</w:delText>
              </w:r>
            </w:del>
          </w:p>
        </w:tc>
        <w:tc>
          <w:tcPr>
            <w:tcW w:w="2131" w:type="dxa"/>
            <w:tcBorders>
              <w:tl2br w:val="nil"/>
              <w:tr2bl w:val="nil"/>
            </w:tcBorders>
            <w:vAlign w:val="center"/>
          </w:tcPr>
          <w:p w14:paraId="501740BD" w14:textId="6B3EE4BF" w:rsidR="007D28D6" w:rsidDel="00E2773A" w:rsidRDefault="00000000">
            <w:pPr>
              <w:pStyle w:val="af"/>
              <w:rPr>
                <w:del w:id="2388" w:author="fei zhai" w:date="2026-05-06T15:34:00Z"/>
                <w:rFonts w:hint="default"/>
              </w:rPr>
            </w:pPr>
            <w:del w:id="2389" w:author="fei zhai" w:date="2026-05-06T15:34:00Z">
              <w:r w:rsidDel="00E2773A">
                <w:delText>0.098357227</w:delText>
              </w:r>
            </w:del>
          </w:p>
        </w:tc>
        <w:tc>
          <w:tcPr>
            <w:tcW w:w="2131" w:type="dxa"/>
            <w:tcBorders>
              <w:tl2br w:val="nil"/>
              <w:tr2bl w:val="nil"/>
            </w:tcBorders>
            <w:vAlign w:val="center"/>
          </w:tcPr>
          <w:p w14:paraId="271B6D1A" w14:textId="6446A866" w:rsidR="007D28D6" w:rsidDel="00E2773A" w:rsidRDefault="00000000">
            <w:pPr>
              <w:pStyle w:val="af"/>
              <w:rPr>
                <w:del w:id="2390" w:author="fei zhai" w:date="2026-05-06T15:34:00Z"/>
                <w:rFonts w:hint="default"/>
              </w:rPr>
            </w:pPr>
            <w:del w:id="2391" w:author="fei zhai" w:date="2026-05-06T15:34:00Z">
              <w:r w:rsidDel="00E2773A">
                <w:delText>30</w:delText>
              </w:r>
            </w:del>
          </w:p>
        </w:tc>
      </w:tr>
      <w:tr w:rsidR="007D28D6" w:rsidDel="00E2773A" w14:paraId="7CCEA1FA" w14:textId="3DE0E58F">
        <w:trPr>
          <w:del w:id="2392" w:author="fei zhai" w:date="2026-05-06T15:34:00Z"/>
        </w:trPr>
        <w:tc>
          <w:tcPr>
            <w:tcW w:w="2858" w:type="dxa"/>
            <w:tcBorders>
              <w:tl2br w:val="nil"/>
              <w:tr2bl w:val="nil"/>
            </w:tcBorders>
            <w:vAlign w:val="center"/>
          </w:tcPr>
          <w:p w14:paraId="2F2A8C80" w14:textId="694DAE8A" w:rsidR="007D28D6" w:rsidDel="00E2773A" w:rsidRDefault="00000000">
            <w:pPr>
              <w:pStyle w:val="af"/>
              <w:rPr>
                <w:del w:id="2393" w:author="fei zhai" w:date="2026-05-06T15:34:00Z"/>
                <w:rFonts w:hint="default"/>
              </w:rPr>
            </w:pPr>
            <w:del w:id="2394" w:author="fei zhai" w:date="2026-05-06T15:34:00Z">
              <w:r w:rsidDel="00E2773A">
                <w:delText>医用成像器械</w:delText>
              </w:r>
            </w:del>
          </w:p>
        </w:tc>
        <w:tc>
          <w:tcPr>
            <w:tcW w:w="1402" w:type="dxa"/>
            <w:tcBorders>
              <w:tl2br w:val="nil"/>
              <w:tr2bl w:val="nil"/>
            </w:tcBorders>
            <w:vAlign w:val="center"/>
          </w:tcPr>
          <w:p w14:paraId="0E5CDBBA" w14:textId="4C33B03B" w:rsidR="007D28D6" w:rsidDel="00E2773A" w:rsidRDefault="00000000">
            <w:pPr>
              <w:pStyle w:val="af"/>
              <w:rPr>
                <w:del w:id="2395" w:author="fei zhai" w:date="2026-05-06T15:34:00Z"/>
                <w:rFonts w:hint="default"/>
              </w:rPr>
            </w:pPr>
            <w:del w:id="2396" w:author="fei zhai" w:date="2026-05-06T15:34:00Z">
              <w:r w:rsidDel="00E2773A">
                <w:delText>86387</w:delText>
              </w:r>
            </w:del>
          </w:p>
        </w:tc>
        <w:tc>
          <w:tcPr>
            <w:tcW w:w="2131" w:type="dxa"/>
            <w:tcBorders>
              <w:tl2br w:val="nil"/>
              <w:tr2bl w:val="nil"/>
            </w:tcBorders>
            <w:vAlign w:val="center"/>
          </w:tcPr>
          <w:p w14:paraId="1B661E27" w14:textId="75B8A3A3" w:rsidR="007D28D6" w:rsidDel="00E2773A" w:rsidRDefault="00000000">
            <w:pPr>
              <w:pStyle w:val="af"/>
              <w:rPr>
                <w:del w:id="2397" w:author="fei zhai" w:date="2026-05-06T15:34:00Z"/>
                <w:rFonts w:hint="default"/>
              </w:rPr>
            </w:pPr>
            <w:del w:id="2398" w:author="fei zhai" w:date="2026-05-06T15:34:00Z">
              <w:r w:rsidDel="00E2773A">
                <w:delText>0.018465222</w:delText>
              </w:r>
            </w:del>
          </w:p>
        </w:tc>
        <w:tc>
          <w:tcPr>
            <w:tcW w:w="2131" w:type="dxa"/>
            <w:tcBorders>
              <w:tl2br w:val="nil"/>
              <w:tr2bl w:val="nil"/>
            </w:tcBorders>
            <w:vAlign w:val="center"/>
          </w:tcPr>
          <w:p w14:paraId="379F7EC2" w14:textId="5E8C0D23" w:rsidR="007D28D6" w:rsidDel="00E2773A" w:rsidRDefault="00000000">
            <w:pPr>
              <w:pStyle w:val="af"/>
              <w:rPr>
                <w:del w:id="2399" w:author="fei zhai" w:date="2026-05-06T15:34:00Z"/>
                <w:rFonts w:hint="default"/>
              </w:rPr>
            </w:pPr>
            <w:del w:id="2400" w:author="fei zhai" w:date="2026-05-06T15:34:00Z">
              <w:r w:rsidDel="00E2773A">
                <w:delText>153</w:delText>
              </w:r>
            </w:del>
          </w:p>
        </w:tc>
      </w:tr>
      <w:tr w:rsidR="007D28D6" w:rsidDel="00E2773A" w14:paraId="50A38C63" w14:textId="1E6AE8B0">
        <w:trPr>
          <w:del w:id="2401" w:author="fei zhai" w:date="2026-05-06T15:34:00Z"/>
        </w:trPr>
        <w:tc>
          <w:tcPr>
            <w:tcW w:w="2858" w:type="dxa"/>
            <w:tcBorders>
              <w:tl2br w:val="nil"/>
              <w:tr2bl w:val="nil"/>
            </w:tcBorders>
            <w:vAlign w:val="center"/>
          </w:tcPr>
          <w:p w14:paraId="1E28FB4B" w14:textId="08715C2D" w:rsidR="007D28D6" w:rsidDel="00E2773A" w:rsidRDefault="00000000">
            <w:pPr>
              <w:pStyle w:val="af"/>
              <w:rPr>
                <w:del w:id="2402" w:author="fei zhai" w:date="2026-05-06T15:34:00Z"/>
                <w:rFonts w:hint="default"/>
              </w:rPr>
            </w:pPr>
            <w:del w:id="2403" w:author="fei zhai" w:date="2026-05-06T15:34:00Z">
              <w:r w:rsidDel="00E2773A">
                <w:delText>医用诊察和监护器械</w:delText>
              </w:r>
            </w:del>
          </w:p>
        </w:tc>
        <w:tc>
          <w:tcPr>
            <w:tcW w:w="1402" w:type="dxa"/>
            <w:tcBorders>
              <w:tl2br w:val="nil"/>
              <w:tr2bl w:val="nil"/>
            </w:tcBorders>
            <w:vAlign w:val="center"/>
          </w:tcPr>
          <w:p w14:paraId="253D2F4F" w14:textId="4BB02526" w:rsidR="007D28D6" w:rsidDel="00E2773A" w:rsidRDefault="00000000">
            <w:pPr>
              <w:pStyle w:val="af"/>
              <w:rPr>
                <w:del w:id="2404" w:author="fei zhai" w:date="2026-05-06T15:34:00Z"/>
                <w:rFonts w:hint="default"/>
              </w:rPr>
            </w:pPr>
            <w:del w:id="2405" w:author="fei zhai" w:date="2026-05-06T15:34:00Z">
              <w:r w:rsidDel="00E2773A">
                <w:delText>49560</w:delText>
              </w:r>
            </w:del>
          </w:p>
        </w:tc>
        <w:tc>
          <w:tcPr>
            <w:tcW w:w="2131" w:type="dxa"/>
            <w:tcBorders>
              <w:tl2br w:val="nil"/>
              <w:tr2bl w:val="nil"/>
            </w:tcBorders>
            <w:vAlign w:val="center"/>
          </w:tcPr>
          <w:p w14:paraId="374CB2FB" w14:textId="467B0818" w:rsidR="007D28D6" w:rsidDel="00E2773A" w:rsidRDefault="00000000">
            <w:pPr>
              <w:pStyle w:val="af"/>
              <w:rPr>
                <w:del w:id="2406" w:author="fei zhai" w:date="2026-05-06T15:34:00Z"/>
                <w:rFonts w:hint="default"/>
              </w:rPr>
            </w:pPr>
            <w:del w:id="2407" w:author="fei zhai" w:date="2026-05-06T15:34:00Z">
              <w:r w:rsidDel="00E2773A">
                <w:delText>0.030922054</w:delText>
              </w:r>
            </w:del>
          </w:p>
        </w:tc>
        <w:tc>
          <w:tcPr>
            <w:tcW w:w="2131" w:type="dxa"/>
            <w:tcBorders>
              <w:tl2br w:val="nil"/>
              <w:tr2bl w:val="nil"/>
            </w:tcBorders>
            <w:vAlign w:val="center"/>
          </w:tcPr>
          <w:p w14:paraId="147B1363" w14:textId="0518AB29" w:rsidR="007D28D6" w:rsidDel="00E2773A" w:rsidRDefault="00000000">
            <w:pPr>
              <w:pStyle w:val="af"/>
              <w:rPr>
                <w:del w:id="2408" w:author="fei zhai" w:date="2026-05-06T15:34:00Z"/>
                <w:rFonts w:hint="default"/>
              </w:rPr>
            </w:pPr>
            <w:del w:id="2409" w:author="fei zhai" w:date="2026-05-06T15:34:00Z">
              <w:r w:rsidDel="00E2773A">
                <w:delText>106</w:delText>
              </w:r>
            </w:del>
          </w:p>
        </w:tc>
      </w:tr>
      <w:tr w:rsidR="007D28D6" w:rsidDel="00E2773A" w14:paraId="260B85B9" w14:textId="6CDE9949">
        <w:trPr>
          <w:del w:id="2410" w:author="fei zhai" w:date="2026-05-06T15:34:00Z"/>
        </w:trPr>
        <w:tc>
          <w:tcPr>
            <w:tcW w:w="2858" w:type="dxa"/>
            <w:tcBorders>
              <w:tl2br w:val="nil"/>
              <w:tr2bl w:val="nil"/>
            </w:tcBorders>
            <w:vAlign w:val="center"/>
          </w:tcPr>
          <w:p w14:paraId="2D4DA07C" w14:textId="2D69D6E5" w:rsidR="007D28D6" w:rsidDel="00E2773A" w:rsidRDefault="00000000">
            <w:pPr>
              <w:pStyle w:val="af"/>
              <w:rPr>
                <w:del w:id="2411" w:author="fei zhai" w:date="2026-05-06T15:34:00Z"/>
                <w:rFonts w:hint="default"/>
              </w:rPr>
            </w:pPr>
            <w:del w:id="2412" w:author="fei zhai" w:date="2026-05-06T15:34:00Z">
              <w:r w:rsidDel="00E2773A">
                <w:delText>呼吸、麻醉和急救器械</w:delText>
              </w:r>
            </w:del>
          </w:p>
        </w:tc>
        <w:tc>
          <w:tcPr>
            <w:tcW w:w="1402" w:type="dxa"/>
            <w:tcBorders>
              <w:tl2br w:val="nil"/>
              <w:tr2bl w:val="nil"/>
            </w:tcBorders>
            <w:vAlign w:val="center"/>
          </w:tcPr>
          <w:p w14:paraId="16128BD1" w14:textId="6F6A97EE" w:rsidR="007D28D6" w:rsidDel="00E2773A" w:rsidRDefault="00000000">
            <w:pPr>
              <w:pStyle w:val="af"/>
              <w:rPr>
                <w:del w:id="2413" w:author="fei zhai" w:date="2026-05-06T15:34:00Z"/>
                <w:rFonts w:hint="default"/>
              </w:rPr>
            </w:pPr>
            <w:del w:id="2414" w:author="fei zhai" w:date="2026-05-06T15:34:00Z">
              <w:r w:rsidDel="00E2773A">
                <w:delText>44410</w:delText>
              </w:r>
            </w:del>
          </w:p>
        </w:tc>
        <w:tc>
          <w:tcPr>
            <w:tcW w:w="2131" w:type="dxa"/>
            <w:tcBorders>
              <w:tl2br w:val="nil"/>
              <w:tr2bl w:val="nil"/>
            </w:tcBorders>
            <w:vAlign w:val="center"/>
          </w:tcPr>
          <w:p w14:paraId="608A9170" w14:textId="09BA4267" w:rsidR="007D28D6" w:rsidDel="00E2773A" w:rsidRDefault="00000000">
            <w:pPr>
              <w:pStyle w:val="af"/>
              <w:rPr>
                <w:del w:id="2415" w:author="fei zhai" w:date="2026-05-06T15:34:00Z"/>
                <w:rFonts w:hint="default"/>
              </w:rPr>
            </w:pPr>
            <w:del w:id="2416" w:author="fei zhai" w:date="2026-05-06T15:34:00Z">
              <w:r w:rsidDel="00E2773A">
                <w:delText>0.093776998</w:delText>
              </w:r>
            </w:del>
          </w:p>
        </w:tc>
        <w:tc>
          <w:tcPr>
            <w:tcW w:w="2131" w:type="dxa"/>
            <w:tcBorders>
              <w:tl2br w:val="nil"/>
              <w:tr2bl w:val="nil"/>
            </w:tcBorders>
            <w:vAlign w:val="center"/>
          </w:tcPr>
          <w:p w14:paraId="3EFA5E96" w14:textId="067C6295" w:rsidR="007D28D6" w:rsidDel="00E2773A" w:rsidRDefault="00000000">
            <w:pPr>
              <w:pStyle w:val="af"/>
              <w:rPr>
                <w:del w:id="2417" w:author="fei zhai" w:date="2026-05-06T15:34:00Z"/>
                <w:rFonts w:hint="default"/>
              </w:rPr>
            </w:pPr>
            <w:del w:id="2418" w:author="fei zhai" w:date="2026-05-06T15:34:00Z">
              <w:r w:rsidDel="00E2773A">
                <w:delText>30</w:delText>
              </w:r>
            </w:del>
          </w:p>
        </w:tc>
      </w:tr>
      <w:tr w:rsidR="007D28D6" w:rsidDel="00E2773A" w14:paraId="3B505B7A" w14:textId="626C7A79">
        <w:trPr>
          <w:del w:id="2419" w:author="fei zhai" w:date="2026-05-06T15:34:00Z"/>
        </w:trPr>
        <w:tc>
          <w:tcPr>
            <w:tcW w:w="2858" w:type="dxa"/>
            <w:tcBorders>
              <w:tl2br w:val="nil"/>
              <w:tr2bl w:val="nil"/>
            </w:tcBorders>
            <w:vAlign w:val="center"/>
          </w:tcPr>
          <w:p w14:paraId="2315CCE5" w14:textId="770DF4C8" w:rsidR="007D28D6" w:rsidDel="00E2773A" w:rsidRDefault="00000000">
            <w:pPr>
              <w:pStyle w:val="af"/>
              <w:rPr>
                <w:del w:id="2420" w:author="fei zhai" w:date="2026-05-06T15:34:00Z"/>
                <w:rFonts w:hint="default"/>
              </w:rPr>
            </w:pPr>
            <w:del w:id="2421" w:author="fei zhai" w:date="2026-05-06T15:34:00Z">
              <w:r w:rsidDel="00E2773A">
                <w:delText>物理治疗器械</w:delText>
              </w:r>
            </w:del>
          </w:p>
        </w:tc>
        <w:tc>
          <w:tcPr>
            <w:tcW w:w="1402" w:type="dxa"/>
            <w:tcBorders>
              <w:tl2br w:val="nil"/>
              <w:tr2bl w:val="nil"/>
            </w:tcBorders>
            <w:vAlign w:val="center"/>
          </w:tcPr>
          <w:p w14:paraId="166239FF" w14:textId="2C84A353" w:rsidR="007D28D6" w:rsidDel="00E2773A" w:rsidRDefault="00000000">
            <w:pPr>
              <w:pStyle w:val="af"/>
              <w:rPr>
                <w:del w:id="2422" w:author="fei zhai" w:date="2026-05-06T15:34:00Z"/>
                <w:rFonts w:hint="default"/>
              </w:rPr>
            </w:pPr>
            <w:del w:id="2423" w:author="fei zhai" w:date="2026-05-06T15:34:00Z">
              <w:r w:rsidDel="00E2773A">
                <w:delText>97968</w:delText>
              </w:r>
            </w:del>
          </w:p>
        </w:tc>
        <w:tc>
          <w:tcPr>
            <w:tcW w:w="2131" w:type="dxa"/>
            <w:tcBorders>
              <w:tl2br w:val="nil"/>
              <w:tr2bl w:val="nil"/>
            </w:tcBorders>
            <w:vAlign w:val="center"/>
          </w:tcPr>
          <w:p w14:paraId="5157A614" w14:textId="2F96FA43" w:rsidR="007D28D6" w:rsidDel="00E2773A" w:rsidRDefault="00000000">
            <w:pPr>
              <w:pStyle w:val="af"/>
              <w:rPr>
                <w:del w:id="2424" w:author="fei zhai" w:date="2026-05-06T15:34:00Z"/>
                <w:rFonts w:hint="default"/>
              </w:rPr>
            </w:pPr>
            <w:del w:id="2425" w:author="fei zhai" w:date="2026-05-06T15:34:00Z">
              <w:r w:rsidDel="00E2773A">
                <w:delText>0.098341415</w:delText>
              </w:r>
            </w:del>
          </w:p>
        </w:tc>
        <w:tc>
          <w:tcPr>
            <w:tcW w:w="2131" w:type="dxa"/>
            <w:tcBorders>
              <w:tl2br w:val="nil"/>
              <w:tr2bl w:val="nil"/>
            </w:tcBorders>
            <w:vAlign w:val="center"/>
          </w:tcPr>
          <w:p w14:paraId="2A8B412E" w14:textId="2DAD0A2F" w:rsidR="007D28D6" w:rsidDel="00E2773A" w:rsidRDefault="00000000">
            <w:pPr>
              <w:pStyle w:val="af"/>
              <w:rPr>
                <w:del w:id="2426" w:author="fei zhai" w:date="2026-05-06T15:34:00Z"/>
                <w:rFonts w:hint="default"/>
              </w:rPr>
            </w:pPr>
            <w:del w:id="2427" w:author="fei zhai" w:date="2026-05-06T15:34:00Z">
              <w:r w:rsidDel="00E2773A">
                <w:delText>30</w:delText>
              </w:r>
            </w:del>
          </w:p>
        </w:tc>
      </w:tr>
      <w:tr w:rsidR="007D28D6" w:rsidDel="00E2773A" w14:paraId="086BFFA3" w14:textId="45B99114">
        <w:trPr>
          <w:del w:id="2428" w:author="fei zhai" w:date="2026-05-06T15:34:00Z"/>
        </w:trPr>
        <w:tc>
          <w:tcPr>
            <w:tcW w:w="2858" w:type="dxa"/>
            <w:tcBorders>
              <w:tl2br w:val="nil"/>
              <w:tr2bl w:val="nil"/>
            </w:tcBorders>
            <w:vAlign w:val="center"/>
          </w:tcPr>
          <w:p w14:paraId="14D22207" w14:textId="759292BF" w:rsidR="007D28D6" w:rsidDel="00E2773A" w:rsidRDefault="00000000">
            <w:pPr>
              <w:pStyle w:val="af"/>
              <w:rPr>
                <w:del w:id="2429" w:author="fei zhai" w:date="2026-05-06T15:34:00Z"/>
                <w:rFonts w:hint="default"/>
              </w:rPr>
            </w:pPr>
            <w:del w:id="2430" w:author="fei zhai" w:date="2026-05-06T15:34:00Z">
              <w:r w:rsidDel="00E2773A">
                <w:delText>输血、透析和体外循环器械</w:delText>
              </w:r>
            </w:del>
          </w:p>
        </w:tc>
        <w:tc>
          <w:tcPr>
            <w:tcW w:w="1402" w:type="dxa"/>
            <w:tcBorders>
              <w:tl2br w:val="nil"/>
              <w:tr2bl w:val="nil"/>
            </w:tcBorders>
            <w:vAlign w:val="center"/>
          </w:tcPr>
          <w:p w14:paraId="5C701DB0" w14:textId="1B2DD26F" w:rsidR="007D28D6" w:rsidDel="00E2773A" w:rsidRDefault="00000000">
            <w:pPr>
              <w:pStyle w:val="af"/>
              <w:rPr>
                <w:del w:id="2431" w:author="fei zhai" w:date="2026-05-06T15:34:00Z"/>
                <w:rFonts w:hint="default"/>
              </w:rPr>
            </w:pPr>
            <w:del w:id="2432" w:author="fei zhai" w:date="2026-05-06T15:34:00Z">
              <w:r w:rsidDel="00E2773A">
                <w:delText>36487</w:delText>
              </w:r>
            </w:del>
          </w:p>
        </w:tc>
        <w:tc>
          <w:tcPr>
            <w:tcW w:w="2131" w:type="dxa"/>
            <w:tcBorders>
              <w:tl2br w:val="nil"/>
              <w:tr2bl w:val="nil"/>
            </w:tcBorders>
            <w:vAlign w:val="center"/>
          </w:tcPr>
          <w:p w14:paraId="542FDD26" w14:textId="27BA758D" w:rsidR="007D28D6" w:rsidDel="00E2773A" w:rsidRDefault="00000000">
            <w:pPr>
              <w:pStyle w:val="af"/>
              <w:rPr>
                <w:del w:id="2433" w:author="fei zhai" w:date="2026-05-06T15:34:00Z"/>
                <w:rFonts w:hint="default"/>
              </w:rPr>
            </w:pPr>
            <w:del w:id="2434" w:author="fei zhai" w:date="2026-05-06T15:34:00Z">
              <w:r w:rsidDel="00E2773A">
                <w:delText>0.096868525</w:delText>
              </w:r>
            </w:del>
          </w:p>
        </w:tc>
        <w:tc>
          <w:tcPr>
            <w:tcW w:w="2131" w:type="dxa"/>
            <w:tcBorders>
              <w:tl2br w:val="nil"/>
              <w:tr2bl w:val="nil"/>
            </w:tcBorders>
            <w:vAlign w:val="center"/>
          </w:tcPr>
          <w:p w14:paraId="4B43F071" w14:textId="2645256D" w:rsidR="007D28D6" w:rsidDel="00E2773A" w:rsidRDefault="00000000">
            <w:pPr>
              <w:pStyle w:val="af"/>
              <w:rPr>
                <w:del w:id="2435" w:author="fei zhai" w:date="2026-05-06T15:34:00Z"/>
                <w:rFonts w:hint="default"/>
              </w:rPr>
            </w:pPr>
            <w:del w:id="2436" w:author="fei zhai" w:date="2026-05-06T15:34:00Z">
              <w:r w:rsidDel="00E2773A">
                <w:delText>30</w:delText>
              </w:r>
            </w:del>
          </w:p>
        </w:tc>
      </w:tr>
      <w:tr w:rsidR="007D28D6" w:rsidDel="00E2773A" w14:paraId="770455A9" w14:textId="62D16DE7">
        <w:trPr>
          <w:del w:id="2437" w:author="fei zhai" w:date="2026-05-06T15:34:00Z"/>
        </w:trPr>
        <w:tc>
          <w:tcPr>
            <w:tcW w:w="2858" w:type="dxa"/>
            <w:tcBorders>
              <w:tl2br w:val="nil"/>
              <w:tr2bl w:val="nil"/>
            </w:tcBorders>
            <w:vAlign w:val="center"/>
          </w:tcPr>
          <w:p w14:paraId="323AC8DD" w14:textId="3533693A" w:rsidR="007D28D6" w:rsidDel="00E2773A" w:rsidRDefault="00000000">
            <w:pPr>
              <w:pStyle w:val="af"/>
              <w:rPr>
                <w:del w:id="2438" w:author="fei zhai" w:date="2026-05-06T15:34:00Z"/>
                <w:rFonts w:hint="default"/>
              </w:rPr>
            </w:pPr>
            <w:del w:id="2439" w:author="fei zhai" w:date="2026-05-06T15:34:00Z">
              <w:r w:rsidDel="00E2773A">
                <w:delText>医疗器械消毒灭菌器械</w:delText>
              </w:r>
            </w:del>
          </w:p>
        </w:tc>
        <w:tc>
          <w:tcPr>
            <w:tcW w:w="1402" w:type="dxa"/>
            <w:tcBorders>
              <w:tl2br w:val="nil"/>
              <w:tr2bl w:val="nil"/>
            </w:tcBorders>
            <w:vAlign w:val="center"/>
          </w:tcPr>
          <w:p w14:paraId="1438860D" w14:textId="33A0E37E" w:rsidR="007D28D6" w:rsidDel="00E2773A" w:rsidRDefault="00000000">
            <w:pPr>
              <w:pStyle w:val="af"/>
              <w:rPr>
                <w:del w:id="2440" w:author="fei zhai" w:date="2026-05-06T15:34:00Z"/>
                <w:rFonts w:hint="default"/>
              </w:rPr>
            </w:pPr>
            <w:del w:id="2441" w:author="fei zhai" w:date="2026-05-06T15:34:00Z">
              <w:r w:rsidDel="00E2773A">
                <w:delText>25224</w:delText>
              </w:r>
            </w:del>
          </w:p>
        </w:tc>
        <w:tc>
          <w:tcPr>
            <w:tcW w:w="2131" w:type="dxa"/>
            <w:tcBorders>
              <w:tl2br w:val="nil"/>
              <w:tr2bl w:val="nil"/>
            </w:tcBorders>
            <w:vAlign w:val="center"/>
          </w:tcPr>
          <w:p w14:paraId="577B6A4D" w14:textId="57E0D385" w:rsidR="007D28D6" w:rsidDel="00E2773A" w:rsidRDefault="00000000">
            <w:pPr>
              <w:pStyle w:val="af"/>
              <w:rPr>
                <w:del w:id="2442" w:author="fei zhai" w:date="2026-05-06T15:34:00Z"/>
                <w:rFonts w:hint="default"/>
              </w:rPr>
            </w:pPr>
            <w:del w:id="2443" w:author="fei zhai" w:date="2026-05-06T15:34:00Z">
              <w:r w:rsidDel="00E2773A">
                <w:delText>0.080329158</w:delText>
              </w:r>
            </w:del>
          </w:p>
        </w:tc>
        <w:tc>
          <w:tcPr>
            <w:tcW w:w="2131" w:type="dxa"/>
            <w:tcBorders>
              <w:tl2br w:val="nil"/>
              <w:tr2bl w:val="nil"/>
            </w:tcBorders>
            <w:vAlign w:val="center"/>
          </w:tcPr>
          <w:p w14:paraId="34A9F40D" w14:textId="3BB3264F" w:rsidR="007D28D6" w:rsidDel="00E2773A" w:rsidRDefault="00000000">
            <w:pPr>
              <w:pStyle w:val="af"/>
              <w:rPr>
                <w:del w:id="2444" w:author="fei zhai" w:date="2026-05-06T15:34:00Z"/>
                <w:rFonts w:hint="default"/>
              </w:rPr>
            </w:pPr>
            <w:del w:id="2445" w:author="fei zhai" w:date="2026-05-06T15:34:00Z">
              <w:r w:rsidDel="00E2773A">
                <w:delText>30</w:delText>
              </w:r>
            </w:del>
          </w:p>
        </w:tc>
      </w:tr>
      <w:tr w:rsidR="007D28D6" w:rsidDel="00E2773A" w14:paraId="4B2CD0FF" w14:textId="38A43D69">
        <w:trPr>
          <w:del w:id="2446" w:author="fei zhai" w:date="2026-05-06T15:34:00Z"/>
        </w:trPr>
        <w:tc>
          <w:tcPr>
            <w:tcW w:w="2858" w:type="dxa"/>
            <w:tcBorders>
              <w:tl2br w:val="nil"/>
              <w:tr2bl w:val="nil"/>
            </w:tcBorders>
            <w:vAlign w:val="center"/>
          </w:tcPr>
          <w:p w14:paraId="7C572469" w14:textId="10A2F580" w:rsidR="007D28D6" w:rsidDel="00E2773A" w:rsidRDefault="00000000">
            <w:pPr>
              <w:pStyle w:val="af"/>
              <w:rPr>
                <w:del w:id="2447" w:author="fei zhai" w:date="2026-05-06T15:34:00Z"/>
                <w:rFonts w:hint="default"/>
              </w:rPr>
            </w:pPr>
            <w:del w:id="2448" w:author="fei zhai" w:date="2026-05-06T15:34:00Z">
              <w:r w:rsidDel="00E2773A">
                <w:delText>有源植入器械</w:delText>
              </w:r>
            </w:del>
          </w:p>
        </w:tc>
        <w:tc>
          <w:tcPr>
            <w:tcW w:w="1402" w:type="dxa"/>
            <w:tcBorders>
              <w:tl2br w:val="nil"/>
              <w:tr2bl w:val="nil"/>
            </w:tcBorders>
            <w:vAlign w:val="center"/>
          </w:tcPr>
          <w:p w14:paraId="361CBF44" w14:textId="5E0B5F71" w:rsidR="007D28D6" w:rsidDel="00E2773A" w:rsidRDefault="00000000">
            <w:pPr>
              <w:pStyle w:val="af"/>
              <w:rPr>
                <w:del w:id="2449" w:author="fei zhai" w:date="2026-05-06T15:34:00Z"/>
                <w:rFonts w:hint="default"/>
              </w:rPr>
            </w:pPr>
            <w:del w:id="2450" w:author="fei zhai" w:date="2026-05-06T15:34:00Z">
              <w:r w:rsidDel="00E2773A">
                <w:delText>42267</w:delText>
              </w:r>
            </w:del>
          </w:p>
        </w:tc>
        <w:tc>
          <w:tcPr>
            <w:tcW w:w="2131" w:type="dxa"/>
            <w:tcBorders>
              <w:tl2br w:val="nil"/>
              <w:tr2bl w:val="nil"/>
            </w:tcBorders>
            <w:vAlign w:val="center"/>
          </w:tcPr>
          <w:p w14:paraId="07E25592" w14:textId="02CBE170" w:rsidR="007D28D6" w:rsidDel="00E2773A" w:rsidRDefault="00000000">
            <w:pPr>
              <w:pStyle w:val="af"/>
              <w:rPr>
                <w:del w:id="2451" w:author="fei zhai" w:date="2026-05-06T15:34:00Z"/>
                <w:rFonts w:hint="default"/>
              </w:rPr>
            </w:pPr>
            <w:del w:id="2452" w:author="fei zhai" w:date="2026-05-06T15:34:00Z">
              <w:r w:rsidDel="00E2773A">
                <w:delText>0.075740376</w:delText>
              </w:r>
            </w:del>
          </w:p>
        </w:tc>
        <w:tc>
          <w:tcPr>
            <w:tcW w:w="2131" w:type="dxa"/>
            <w:tcBorders>
              <w:tl2br w:val="nil"/>
              <w:tr2bl w:val="nil"/>
            </w:tcBorders>
            <w:vAlign w:val="center"/>
          </w:tcPr>
          <w:p w14:paraId="10F9688E" w14:textId="69FD61F7" w:rsidR="007D28D6" w:rsidDel="00E2773A" w:rsidRDefault="00000000">
            <w:pPr>
              <w:pStyle w:val="af"/>
              <w:rPr>
                <w:del w:id="2453" w:author="fei zhai" w:date="2026-05-06T15:34:00Z"/>
                <w:rFonts w:hint="default"/>
              </w:rPr>
            </w:pPr>
            <w:del w:id="2454" w:author="fei zhai" w:date="2026-05-06T15:34:00Z">
              <w:r w:rsidDel="00E2773A">
                <w:delText>30</w:delText>
              </w:r>
            </w:del>
          </w:p>
        </w:tc>
      </w:tr>
      <w:tr w:rsidR="007D28D6" w:rsidDel="00E2773A" w14:paraId="1438E76B" w14:textId="32B713D4">
        <w:trPr>
          <w:del w:id="2455" w:author="fei zhai" w:date="2026-05-06T15:34:00Z"/>
        </w:trPr>
        <w:tc>
          <w:tcPr>
            <w:tcW w:w="2858" w:type="dxa"/>
            <w:tcBorders>
              <w:tl2br w:val="nil"/>
              <w:tr2bl w:val="nil"/>
            </w:tcBorders>
            <w:vAlign w:val="center"/>
          </w:tcPr>
          <w:p w14:paraId="115AB66F" w14:textId="711F8AAA" w:rsidR="007D28D6" w:rsidDel="00E2773A" w:rsidRDefault="00000000">
            <w:pPr>
              <w:pStyle w:val="af"/>
              <w:rPr>
                <w:del w:id="2456" w:author="fei zhai" w:date="2026-05-06T15:34:00Z"/>
                <w:rFonts w:hint="default"/>
              </w:rPr>
            </w:pPr>
            <w:del w:id="2457" w:author="fei zhai" w:date="2026-05-06T15:34:00Z">
              <w:r w:rsidDel="00E2773A">
                <w:delText>无源植入器械</w:delText>
              </w:r>
            </w:del>
          </w:p>
        </w:tc>
        <w:tc>
          <w:tcPr>
            <w:tcW w:w="1402" w:type="dxa"/>
            <w:tcBorders>
              <w:tl2br w:val="nil"/>
              <w:tr2bl w:val="nil"/>
            </w:tcBorders>
            <w:vAlign w:val="center"/>
          </w:tcPr>
          <w:p w14:paraId="60157419" w14:textId="3A65F08D" w:rsidR="007D28D6" w:rsidDel="00E2773A" w:rsidRDefault="00000000">
            <w:pPr>
              <w:pStyle w:val="af"/>
              <w:rPr>
                <w:del w:id="2458" w:author="fei zhai" w:date="2026-05-06T15:34:00Z"/>
                <w:rFonts w:hint="default"/>
              </w:rPr>
            </w:pPr>
            <w:del w:id="2459" w:author="fei zhai" w:date="2026-05-06T15:34:00Z">
              <w:r w:rsidDel="00E2773A">
                <w:delText>7809</w:delText>
              </w:r>
            </w:del>
          </w:p>
        </w:tc>
        <w:tc>
          <w:tcPr>
            <w:tcW w:w="2131" w:type="dxa"/>
            <w:tcBorders>
              <w:tl2br w:val="nil"/>
              <w:tr2bl w:val="nil"/>
            </w:tcBorders>
            <w:vAlign w:val="center"/>
          </w:tcPr>
          <w:p w14:paraId="3213D0A1" w14:textId="2E41B238" w:rsidR="007D28D6" w:rsidDel="00E2773A" w:rsidRDefault="00000000">
            <w:pPr>
              <w:pStyle w:val="af"/>
              <w:rPr>
                <w:del w:id="2460" w:author="fei zhai" w:date="2026-05-06T15:34:00Z"/>
                <w:rFonts w:hint="default"/>
              </w:rPr>
            </w:pPr>
            <w:del w:id="2461" w:author="fei zhai" w:date="2026-05-06T15:34:00Z">
              <w:r w:rsidDel="00E2773A">
                <w:delText>0.091205331</w:delText>
              </w:r>
            </w:del>
          </w:p>
        </w:tc>
        <w:tc>
          <w:tcPr>
            <w:tcW w:w="2131" w:type="dxa"/>
            <w:tcBorders>
              <w:tl2br w:val="nil"/>
              <w:tr2bl w:val="nil"/>
            </w:tcBorders>
            <w:vAlign w:val="center"/>
          </w:tcPr>
          <w:p w14:paraId="3D377965" w14:textId="35CDC97A" w:rsidR="007D28D6" w:rsidDel="00E2773A" w:rsidRDefault="00000000">
            <w:pPr>
              <w:pStyle w:val="af"/>
              <w:rPr>
                <w:del w:id="2462" w:author="fei zhai" w:date="2026-05-06T15:34:00Z"/>
                <w:rFonts w:hint="default"/>
              </w:rPr>
            </w:pPr>
            <w:del w:id="2463" w:author="fei zhai" w:date="2026-05-06T15:34:00Z">
              <w:r w:rsidDel="00E2773A">
                <w:delText>30</w:delText>
              </w:r>
            </w:del>
          </w:p>
        </w:tc>
      </w:tr>
      <w:tr w:rsidR="007D28D6" w:rsidDel="00E2773A" w14:paraId="6BF9077C" w14:textId="3BCBB90A">
        <w:trPr>
          <w:del w:id="2464" w:author="fei zhai" w:date="2026-05-06T15:34:00Z"/>
        </w:trPr>
        <w:tc>
          <w:tcPr>
            <w:tcW w:w="2858" w:type="dxa"/>
            <w:tcBorders>
              <w:tl2br w:val="nil"/>
              <w:tr2bl w:val="nil"/>
            </w:tcBorders>
            <w:vAlign w:val="center"/>
          </w:tcPr>
          <w:p w14:paraId="6612B189" w14:textId="412BD946" w:rsidR="007D28D6" w:rsidDel="00E2773A" w:rsidRDefault="00000000">
            <w:pPr>
              <w:pStyle w:val="af"/>
              <w:rPr>
                <w:del w:id="2465" w:author="fei zhai" w:date="2026-05-06T15:34:00Z"/>
                <w:rFonts w:hint="default"/>
              </w:rPr>
            </w:pPr>
            <w:del w:id="2466" w:author="fei zhai" w:date="2026-05-06T15:34:00Z">
              <w:r w:rsidDel="00E2773A">
                <w:delText>注输、护理和防护器械</w:delText>
              </w:r>
            </w:del>
          </w:p>
        </w:tc>
        <w:tc>
          <w:tcPr>
            <w:tcW w:w="1402" w:type="dxa"/>
            <w:tcBorders>
              <w:tl2br w:val="nil"/>
              <w:tr2bl w:val="nil"/>
            </w:tcBorders>
            <w:vAlign w:val="center"/>
          </w:tcPr>
          <w:p w14:paraId="7631C16A" w14:textId="5C23B8F8" w:rsidR="007D28D6" w:rsidDel="00E2773A" w:rsidRDefault="00000000">
            <w:pPr>
              <w:pStyle w:val="af"/>
              <w:rPr>
                <w:del w:id="2467" w:author="fei zhai" w:date="2026-05-06T15:34:00Z"/>
                <w:rFonts w:hint="default"/>
              </w:rPr>
            </w:pPr>
            <w:del w:id="2468" w:author="fei zhai" w:date="2026-05-06T15:34:00Z">
              <w:r w:rsidDel="00E2773A">
                <w:delText>84598</w:delText>
              </w:r>
            </w:del>
          </w:p>
        </w:tc>
        <w:tc>
          <w:tcPr>
            <w:tcW w:w="2131" w:type="dxa"/>
            <w:tcBorders>
              <w:tl2br w:val="nil"/>
              <w:tr2bl w:val="nil"/>
            </w:tcBorders>
            <w:vAlign w:val="center"/>
          </w:tcPr>
          <w:p w14:paraId="6DD5E7E1" w14:textId="68EA8366" w:rsidR="007D28D6" w:rsidDel="00E2773A" w:rsidRDefault="00000000">
            <w:pPr>
              <w:pStyle w:val="af"/>
              <w:rPr>
                <w:del w:id="2469" w:author="fei zhai" w:date="2026-05-06T15:34:00Z"/>
                <w:rFonts w:hint="default"/>
              </w:rPr>
            </w:pPr>
            <w:del w:id="2470" w:author="fei zhai" w:date="2026-05-06T15:34:00Z">
              <w:r w:rsidDel="00E2773A">
                <w:delText>0.052954787</w:delText>
              </w:r>
            </w:del>
          </w:p>
        </w:tc>
        <w:tc>
          <w:tcPr>
            <w:tcW w:w="2131" w:type="dxa"/>
            <w:tcBorders>
              <w:tl2br w:val="nil"/>
              <w:tr2bl w:val="nil"/>
            </w:tcBorders>
            <w:vAlign w:val="center"/>
          </w:tcPr>
          <w:p w14:paraId="422DA3FD" w14:textId="62E6655E" w:rsidR="007D28D6" w:rsidDel="00E2773A" w:rsidRDefault="00000000">
            <w:pPr>
              <w:pStyle w:val="af"/>
              <w:rPr>
                <w:del w:id="2471" w:author="fei zhai" w:date="2026-05-06T15:34:00Z"/>
                <w:rFonts w:hint="default"/>
              </w:rPr>
            </w:pPr>
            <w:del w:id="2472" w:author="fei zhai" w:date="2026-05-06T15:34:00Z">
              <w:r w:rsidDel="00E2773A">
                <w:delText>52</w:delText>
              </w:r>
            </w:del>
          </w:p>
        </w:tc>
      </w:tr>
      <w:tr w:rsidR="007D28D6" w:rsidDel="00E2773A" w14:paraId="6D6F4697" w14:textId="04C88F78">
        <w:trPr>
          <w:del w:id="2473" w:author="fei zhai" w:date="2026-05-06T15:34:00Z"/>
        </w:trPr>
        <w:tc>
          <w:tcPr>
            <w:tcW w:w="2858" w:type="dxa"/>
            <w:tcBorders>
              <w:tl2br w:val="nil"/>
              <w:tr2bl w:val="nil"/>
            </w:tcBorders>
            <w:vAlign w:val="center"/>
          </w:tcPr>
          <w:p w14:paraId="4BA11370" w14:textId="729E836B" w:rsidR="007D28D6" w:rsidDel="00E2773A" w:rsidRDefault="00000000">
            <w:pPr>
              <w:pStyle w:val="af"/>
              <w:rPr>
                <w:del w:id="2474" w:author="fei zhai" w:date="2026-05-06T15:34:00Z"/>
                <w:rFonts w:hint="default"/>
              </w:rPr>
            </w:pPr>
            <w:del w:id="2475" w:author="fei zhai" w:date="2026-05-06T15:34:00Z">
              <w:r w:rsidDel="00E2773A">
                <w:delText>患者承载器械</w:delText>
              </w:r>
            </w:del>
          </w:p>
        </w:tc>
        <w:tc>
          <w:tcPr>
            <w:tcW w:w="1402" w:type="dxa"/>
            <w:tcBorders>
              <w:tl2br w:val="nil"/>
              <w:tr2bl w:val="nil"/>
            </w:tcBorders>
            <w:vAlign w:val="center"/>
          </w:tcPr>
          <w:p w14:paraId="7D737F08" w14:textId="052695C6" w:rsidR="007D28D6" w:rsidDel="00E2773A" w:rsidRDefault="00000000">
            <w:pPr>
              <w:pStyle w:val="af"/>
              <w:rPr>
                <w:del w:id="2476" w:author="fei zhai" w:date="2026-05-06T15:34:00Z"/>
                <w:rFonts w:hint="default"/>
              </w:rPr>
            </w:pPr>
            <w:del w:id="2477" w:author="fei zhai" w:date="2026-05-06T15:34:00Z">
              <w:r w:rsidDel="00E2773A">
                <w:delText>13402</w:delText>
              </w:r>
            </w:del>
          </w:p>
        </w:tc>
        <w:tc>
          <w:tcPr>
            <w:tcW w:w="2131" w:type="dxa"/>
            <w:tcBorders>
              <w:tl2br w:val="nil"/>
              <w:tr2bl w:val="nil"/>
            </w:tcBorders>
            <w:vAlign w:val="center"/>
          </w:tcPr>
          <w:p w14:paraId="52DD63D2" w14:textId="783FAC6C" w:rsidR="007D28D6" w:rsidDel="00E2773A" w:rsidRDefault="00000000">
            <w:pPr>
              <w:pStyle w:val="af"/>
              <w:rPr>
                <w:del w:id="2478" w:author="fei zhai" w:date="2026-05-06T15:34:00Z"/>
                <w:rFonts w:hint="default"/>
              </w:rPr>
            </w:pPr>
            <w:del w:id="2479" w:author="fei zhai" w:date="2026-05-06T15:34:00Z">
              <w:r w:rsidDel="00E2773A">
                <w:delText>0.087097231</w:delText>
              </w:r>
            </w:del>
          </w:p>
        </w:tc>
        <w:tc>
          <w:tcPr>
            <w:tcW w:w="2131" w:type="dxa"/>
            <w:tcBorders>
              <w:tl2br w:val="nil"/>
              <w:tr2bl w:val="nil"/>
            </w:tcBorders>
            <w:vAlign w:val="center"/>
          </w:tcPr>
          <w:p w14:paraId="124B4A54" w14:textId="0702782A" w:rsidR="007D28D6" w:rsidDel="00E2773A" w:rsidRDefault="00000000">
            <w:pPr>
              <w:pStyle w:val="af"/>
              <w:rPr>
                <w:del w:id="2480" w:author="fei zhai" w:date="2026-05-06T15:34:00Z"/>
                <w:rFonts w:hint="default"/>
              </w:rPr>
            </w:pPr>
            <w:del w:id="2481" w:author="fei zhai" w:date="2026-05-06T15:34:00Z">
              <w:r w:rsidDel="00E2773A">
                <w:delText>30</w:delText>
              </w:r>
            </w:del>
          </w:p>
        </w:tc>
      </w:tr>
      <w:tr w:rsidR="007D28D6" w:rsidDel="00E2773A" w14:paraId="1F554F25" w14:textId="779CC318">
        <w:trPr>
          <w:del w:id="2482" w:author="fei zhai" w:date="2026-05-06T15:34:00Z"/>
        </w:trPr>
        <w:tc>
          <w:tcPr>
            <w:tcW w:w="2858" w:type="dxa"/>
            <w:tcBorders>
              <w:tl2br w:val="nil"/>
              <w:tr2bl w:val="nil"/>
            </w:tcBorders>
            <w:vAlign w:val="center"/>
          </w:tcPr>
          <w:p w14:paraId="60F3F308" w14:textId="08319318" w:rsidR="007D28D6" w:rsidDel="00E2773A" w:rsidRDefault="00000000">
            <w:pPr>
              <w:pStyle w:val="af"/>
              <w:rPr>
                <w:del w:id="2483" w:author="fei zhai" w:date="2026-05-06T15:34:00Z"/>
                <w:rFonts w:hint="default"/>
              </w:rPr>
            </w:pPr>
            <w:del w:id="2484" w:author="fei zhai" w:date="2026-05-06T15:34:00Z">
              <w:r w:rsidDel="00E2773A">
                <w:delText>眼科器械</w:delText>
              </w:r>
            </w:del>
          </w:p>
        </w:tc>
        <w:tc>
          <w:tcPr>
            <w:tcW w:w="1402" w:type="dxa"/>
            <w:tcBorders>
              <w:tl2br w:val="nil"/>
              <w:tr2bl w:val="nil"/>
            </w:tcBorders>
            <w:vAlign w:val="center"/>
          </w:tcPr>
          <w:p w14:paraId="09BF7491" w14:textId="0F4B6765" w:rsidR="007D28D6" w:rsidDel="00E2773A" w:rsidRDefault="00000000">
            <w:pPr>
              <w:pStyle w:val="af"/>
              <w:rPr>
                <w:del w:id="2485" w:author="fei zhai" w:date="2026-05-06T15:34:00Z"/>
                <w:rFonts w:hint="default"/>
              </w:rPr>
            </w:pPr>
            <w:del w:id="2486" w:author="fei zhai" w:date="2026-05-06T15:34:00Z">
              <w:r w:rsidDel="00E2773A">
                <w:delText>65667</w:delText>
              </w:r>
            </w:del>
          </w:p>
        </w:tc>
        <w:tc>
          <w:tcPr>
            <w:tcW w:w="2131" w:type="dxa"/>
            <w:tcBorders>
              <w:tl2br w:val="nil"/>
              <w:tr2bl w:val="nil"/>
            </w:tcBorders>
            <w:vAlign w:val="center"/>
          </w:tcPr>
          <w:p w14:paraId="10E79F6B" w14:textId="1AB7715E" w:rsidR="007D28D6" w:rsidDel="00E2773A" w:rsidRDefault="00000000">
            <w:pPr>
              <w:pStyle w:val="af"/>
              <w:rPr>
                <w:del w:id="2487" w:author="fei zhai" w:date="2026-05-06T15:34:00Z"/>
                <w:rFonts w:hint="default"/>
              </w:rPr>
            </w:pPr>
            <w:del w:id="2488" w:author="fei zhai" w:date="2026-05-06T15:34:00Z">
              <w:r w:rsidDel="00E2773A">
                <w:delText>0.067403703</w:delText>
              </w:r>
            </w:del>
          </w:p>
        </w:tc>
        <w:tc>
          <w:tcPr>
            <w:tcW w:w="2131" w:type="dxa"/>
            <w:tcBorders>
              <w:tl2br w:val="nil"/>
              <w:tr2bl w:val="nil"/>
            </w:tcBorders>
            <w:vAlign w:val="center"/>
          </w:tcPr>
          <w:p w14:paraId="20DB7CF4" w14:textId="2621BEAD" w:rsidR="007D28D6" w:rsidDel="00E2773A" w:rsidRDefault="00000000">
            <w:pPr>
              <w:pStyle w:val="af"/>
              <w:rPr>
                <w:del w:id="2489" w:author="fei zhai" w:date="2026-05-06T15:34:00Z"/>
                <w:rFonts w:hint="default"/>
              </w:rPr>
            </w:pPr>
            <w:del w:id="2490" w:author="fei zhai" w:date="2026-05-06T15:34:00Z">
              <w:r w:rsidDel="00E2773A">
                <w:delText>33</w:delText>
              </w:r>
            </w:del>
          </w:p>
        </w:tc>
      </w:tr>
      <w:tr w:rsidR="007D28D6" w:rsidDel="00E2773A" w14:paraId="6B5FC2FE" w14:textId="5DA0BAF9">
        <w:trPr>
          <w:del w:id="2491" w:author="fei zhai" w:date="2026-05-06T15:34:00Z"/>
        </w:trPr>
        <w:tc>
          <w:tcPr>
            <w:tcW w:w="2858" w:type="dxa"/>
            <w:tcBorders>
              <w:tl2br w:val="nil"/>
              <w:tr2bl w:val="nil"/>
            </w:tcBorders>
            <w:vAlign w:val="center"/>
          </w:tcPr>
          <w:p w14:paraId="26CA0241" w14:textId="072A4136" w:rsidR="007D28D6" w:rsidDel="00E2773A" w:rsidRDefault="00000000">
            <w:pPr>
              <w:pStyle w:val="af"/>
              <w:rPr>
                <w:del w:id="2492" w:author="fei zhai" w:date="2026-05-06T15:34:00Z"/>
                <w:rFonts w:hint="default"/>
              </w:rPr>
            </w:pPr>
            <w:del w:id="2493" w:author="fei zhai" w:date="2026-05-06T15:34:00Z">
              <w:r w:rsidDel="00E2773A">
                <w:delText>口腔科器械</w:delText>
              </w:r>
            </w:del>
          </w:p>
        </w:tc>
        <w:tc>
          <w:tcPr>
            <w:tcW w:w="1402" w:type="dxa"/>
            <w:tcBorders>
              <w:tl2br w:val="nil"/>
              <w:tr2bl w:val="nil"/>
            </w:tcBorders>
            <w:vAlign w:val="center"/>
          </w:tcPr>
          <w:p w14:paraId="2EC539DA" w14:textId="57D35EEF" w:rsidR="007D28D6" w:rsidDel="00E2773A" w:rsidRDefault="00000000">
            <w:pPr>
              <w:pStyle w:val="af"/>
              <w:rPr>
                <w:del w:id="2494" w:author="fei zhai" w:date="2026-05-06T15:34:00Z"/>
                <w:rFonts w:hint="default"/>
              </w:rPr>
            </w:pPr>
            <w:del w:id="2495" w:author="fei zhai" w:date="2026-05-06T15:34:00Z">
              <w:r w:rsidDel="00E2773A">
                <w:delText>69618</w:delText>
              </w:r>
            </w:del>
          </w:p>
        </w:tc>
        <w:tc>
          <w:tcPr>
            <w:tcW w:w="2131" w:type="dxa"/>
            <w:tcBorders>
              <w:tl2br w:val="nil"/>
              <w:tr2bl w:val="nil"/>
            </w:tcBorders>
            <w:vAlign w:val="center"/>
          </w:tcPr>
          <w:p w14:paraId="5F49298C" w14:textId="5AC68045" w:rsidR="007D28D6" w:rsidDel="00E2773A" w:rsidRDefault="00000000">
            <w:pPr>
              <w:pStyle w:val="af"/>
              <w:rPr>
                <w:del w:id="2496" w:author="fei zhai" w:date="2026-05-06T15:34:00Z"/>
                <w:rFonts w:hint="default"/>
              </w:rPr>
            </w:pPr>
            <w:del w:id="2497" w:author="fei zhai" w:date="2026-05-06T15:34:00Z">
              <w:r w:rsidDel="00E2773A">
                <w:delText>0.061515223</w:delText>
              </w:r>
            </w:del>
          </w:p>
        </w:tc>
        <w:tc>
          <w:tcPr>
            <w:tcW w:w="2131" w:type="dxa"/>
            <w:tcBorders>
              <w:tl2br w:val="nil"/>
              <w:tr2bl w:val="nil"/>
            </w:tcBorders>
            <w:vAlign w:val="center"/>
          </w:tcPr>
          <w:p w14:paraId="14CBD965" w14:textId="388EE981" w:rsidR="007D28D6" w:rsidDel="00E2773A" w:rsidRDefault="00000000">
            <w:pPr>
              <w:pStyle w:val="af"/>
              <w:rPr>
                <w:del w:id="2498" w:author="fei zhai" w:date="2026-05-06T15:34:00Z"/>
                <w:rFonts w:hint="default"/>
              </w:rPr>
            </w:pPr>
            <w:del w:id="2499" w:author="fei zhai" w:date="2026-05-06T15:34:00Z">
              <w:r w:rsidDel="00E2773A">
                <w:delText>30</w:delText>
              </w:r>
            </w:del>
          </w:p>
        </w:tc>
      </w:tr>
      <w:tr w:rsidR="007D28D6" w:rsidDel="00E2773A" w14:paraId="37E21C10" w14:textId="2961BDDA">
        <w:trPr>
          <w:del w:id="2500" w:author="fei zhai" w:date="2026-05-06T15:34:00Z"/>
        </w:trPr>
        <w:tc>
          <w:tcPr>
            <w:tcW w:w="2858" w:type="dxa"/>
            <w:tcBorders>
              <w:tl2br w:val="nil"/>
              <w:tr2bl w:val="nil"/>
            </w:tcBorders>
            <w:vAlign w:val="center"/>
          </w:tcPr>
          <w:p w14:paraId="53C8792B" w14:textId="65EE2948" w:rsidR="007D28D6" w:rsidDel="00E2773A" w:rsidRDefault="00000000">
            <w:pPr>
              <w:pStyle w:val="af"/>
              <w:rPr>
                <w:del w:id="2501" w:author="fei zhai" w:date="2026-05-06T15:34:00Z"/>
                <w:rFonts w:hint="default"/>
              </w:rPr>
            </w:pPr>
            <w:del w:id="2502" w:author="fei zhai" w:date="2026-05-06T15:34:00Z">
              <w:r w:rsidDel="00E2773A">
                <w:delText>妇产科、辅助生殖和避孕器械</w:delText>
              </w:r>
            </w:del>
          </w:p>
        </w:tc>
        <w:tc>
          <w:tcPr>
            <w:tcW w:w="1402" w:type="dxa"/>
            <w:tcBorders>
              <w:tl2br w:val="nil"/>
              <w:tr2bl w:val="nil"/>
            </w:tcBorders>
            <w:vAlign w:val="center"/>
          </w:tcPr>
          <w:p w14:paraId="4CDD39DE" w14:textId="6AFBD0C0" w:rsidR="007D28D6" w:rsidDel="00E2773A" w:rsidRDefault="00000000">
            <w:pPr>
              <w:pStyle w:val="af"/>
              <w:rPr>
                <w:del w:id="2503" w:author="fei zhai" w:date="2026-05-06T15:34:00Z"/>
                <w:rFonts w:hint="default"/>
              </w:rPr>
            </w:pPr>
            <w:del w:id="2504" w:author="fei zhai" w:date="2026-05-06T15:34:00Z">
              <w:r w:rsidDel="00E2773A">
                <w:delText>69647</w:delText>
              </w:r>
            </w:del>
          </w:p>
        </w:tc>
        <w:tc>
          <w:tcPr>
            <w:tcW w:w="2131" w:type="dxa"/>
            <w:tcBorders>
              <w:tl2br w:val="nil"/>
              <w:tr2bl w:val="nil"/>
            </w:tcBorders>
            <w:vAlign w:val="center"/>
          </w:tcPr>
          <w:p w14:paraId="5E01CBEB" w14:textId="43A051DF" w:rsidR="007D28D6" w:rsidDel="00E2773A" w:rsidRDefault="00000000">
            <w:pPr>
              <w:pStyle w:val="af"/>
              <w:rPr>
                <w:del w:id="2505" w:author="fei zhai" w:date="2026-05-06T15:34:00Z"/>
                <w:rFonts w:hint="default"/>
              </w:rPr>
            </w:pPr>
            <w:del w:id="2506" w:author="fei zhai" w:date="2026-05-06T15:34:00Z">
              <w:r w:rsidDel="00E2773A">
                <w:delText>0.091536967</w:delText>
              </w:r>
            </w:del>
          </w:p>
        </w:tc>
        <w:tc>
          <w:tcPr>
            <w:tcW w:w="2131" w:type="dxa"/>
            <w:tcBorders>
              <w:tl2br w:val="nil"/>
              <w:tr2bl w:val="nil"/>
            </w:tcBorders>
            <w:vAlign w:val="center"/>
          </w:tcPr>
          <w:p w14:paraId="05F8E126" w14:textId="3DE8DC8C" w:rsidR="007D28D6" w:rsidDel="00E2773A" w:rsidRDefault="00000000">
            <w:pPr>
              <w:pStyle w:val="af"/>
              <w:rPr>
                <w:del w:id="2507" w:author="fei zhai" w:date="2026-05-06T15:34:00Z"/>
                <w:rFonts w:hint="default"/>
              </w:rPr>
            </w:pPr>
            <w:del w:id="2508" w:author="fei zhai" w:date="2026-05-06T15:34:00Z">
              <w:r w:rsidDel="00E2773A">
                <w:delText>30</w:delText>
              </w:r>
            </w:del>
          </w:p>
        </w:tc>
      </w:tr>
      <w:tr w:rsidR="007D28D6" w:rsidDel="00E2773A" w14:paraId="2337B436" w14:textId="43945A03">
        <w:trPr>
          <w:del w:id="2509" w:author="fei zhai" w:date="2026-05-06T15:34:00Z"/>
        </w:trPr>
        <w:tc>
          <w:tcPr>
            <w:tcW w:w="2858" w:type="dxa"/>
            <w:tcBorders>
              <w:tl2br w:val="nil"/>
              <w:tr2bl w:val="nil"/>
            </w:tcBorders>
            <w:vAlign w:val="center"/>
          </w:tcPr>
          <w:p w14:paraId="785B608F" w14:textId="64F24892" w:rsidR="007D28D6" w:rsidDel="00E2773A" w:rsidRDefault="00000000">
            <w:pPr>
              <w:pStyle w:val="af"/>
              <w:rPr>
                <w:del w:id="2510" w:author="fei zhai" w:date="2026-05-06T15:34:00Z"/>
                <w:rFonts w:hint="default"/>
              </w:rPr>
            </w:pPr>
            <w:del w:id="2511" w:author="fei zhai" w:date="2026-05-06T15:34:00Z">
              <w:r w:rsidDel="00E2773A">
                <w:delText>医用康复器械</w:delText>
              </w:r>
            </w:del>
          </w:p>
        </w:tc>
        <w:tc>
          <w:tcPr>
            <w:tcW w:w="1402" w:type="dxa"/>
            <w:tcBorders>
              <w:tl2br w:val="nil"/>
              <w:tr2bl w:val="nil"/>
            </w:tcBorders>
            <w:vAlign w:val="center"/>
          </w:tcPr>
          <w:p w14:paraId="64944A7A" w14:textId="79AAADCF" w:rsidR="007D28D6" w:rsidDel="00E2773A" w:rsidRDefault="00000000">
            <w:pPr>
              <w:pStyle w:val="af"/>
              <w:rPr>
                <w:del w:id="2512" w:author="fei zhai" w:date="2026-05-06T15:34:00Z"/>
                <w:rFonts w:hint="default"/>
              </w:rPr>
            </w:pPr>
            <w:del w:id="2513" w:author="fei zhai" w:date="2026-05-06T15:34:00Z">
              <w:r w:rsidDel="00E2773A">
                <w:delText>38419</w:delText>
              </w:r>
            </w:del>
          </w:p>
        </w:tc>
        <w:tc>
          <w:tcPr>
            <w:tcW w:w="2131" w:type="dxa"/>
            <w:tcBorders>
              <w:tl2br w:val="nil"/>
              <w:tr2bl w:val="nil"/>
            </w:tcBorders>
            <w:vAlign w:val="center"/>
          </w:tcPr>
          <w:p w14:paraId="27FA2654" w14:textId="1EDAC3DC" w:rsidR="007D28D6" w:rsidDel="00E2773A" w:rsidRDefault="00000000">
            <w:pPr>
              <w:pStyle w:val="af"/>
              <w:rPr>
                <w:del w:id="2514" w:author="fei zhai" w:date="2026-05-06T15:34:00Z"/>
                <w:rFonts w:hint="default"/>
              </w:rPr>
            </w:pPr>
            <w:del w:id="2515" w:author="fei zhai" w:date="2026-05-06T15:34:00Z">
              <w:r w:rsidDel="00E2773A">
                <w:delText>0.098865981</w:delText>
              </w:r>
            </w:del>
          </w:p>
        </w:tc>
        <w:tc>
          <w:tcPr>
            <w:tcW w:w="2131" w:type="dxa"/>
            <w:tcBorders>
              <w:tl2br w:val="nil"/>
              <w:tr2bl w:val="nil"/>
            </w:tcBorders>
            <w:vAlign w:val="center"/>
          </w:tcPr>
          <w:p w14:paraId="429D2F98" w14:textId="7C8CE0AD" w:rsidR="007D28D6" w:rsidDel="00E2773A" w:rsidRDefault="00000000">
            <w:pPr>
              <w:pStyle w:val="af"/>
              <w:rPr>
                <w:del w:id="2516" w:author="fei zhai" w:date="2026-05-06T15:34:00Z"/>
                <w:rFonts w:hint="default"/>
              </w:rPr>
            </w:pPr>
            <w:del w:id="2517" w:author="fei zhai" w:date="2026-05-06T15:34:00Z">
              <w:r w:rsidDel="00E2773A">
                <w:delText>30</w:delText>
              </w:r>
            </w:del>
          </w:p>
        </w:tc>
      </w:tr>
      <w:tr w:rsidR="007D28D6" w:rsidDel="00E2773A" w14:paraId="222730B5" w14:textId="51ACAE33">
        <w:trPr>
          <w:del w:id="2518" w:author="fei zhai" w:date="2026-05-06T15:34:00Z"/>
        </w:trPr>
        <w:tc>
          <w:tcPr>
            <w:tcW w:w="2858" w:type="dxa"/>
            <w:tcBorders>
              <w:tl2br w:val="nil"/>
              <w:tr2bl w:val="nil"/>
            </w:tcBorders>
            <w:vAlign w:val="center"/>
          </w:tcPr>
          <w:p w14:paraId="2B0934DD" w14:textId="2570342B" w:rsidR="007D28D6" w:rsidDel="00E2773A" w:rsidRDefault="00000000">
            <w:pPr>
              <w:pStyle w:val="af"/>
              <w:rPr>
                <w:del w:id="2519" w:author="fei zhai" w:date="2026-05-06T15:34:00Z"/>
                <w:rFonts w:hint="default"/>
              </w:rPr>
            </w:pPr>
            <w:del w:id="2520" w:author="fei zhai" w:date="2026-05-06T15:34:00Z">
              <w:r w:rsidDel="00E2773A">
                <w:delText>中医器械</w:delText>
              </w:r>
            </w:del>
          </w:p>
        </w:tc>
        <w:tc>
          <w:tcPr>
            <w:tcW w:w="1402" w:type="dxa"/>
            <w:tcBorders>
              <w:tl2br w:val="nil"/>
              <w:tr2bl w:val="nil"/>
            </w:tcBorders>
            <w:vAlign w:val="center"/>
          </w:tcPr>
          <w:p w14:paraId="1B3DD36F" w14:textId="5238FC26" w:rsidR="007D28D6" w:rsidDel="00E2773A" w:rsidRDefault="00000000">
            <w:pPr>
              <w:pStyle w:val="af"/>
              <w:rPr>
                <w:del w:id="2521" w:author="fei zhai" w:date="2026-05-06T15:34:00Z"/>
                <w:rFonts w:hint="default"/>
              </w:rPr>
            </w:pPr>
            <w:del w:id="2522" w:author="fei zhai" w:date="2026-05-06T15:34:00Z">
              <w:r w:rsidDel="00E2773A">
                <w:delText>21332</w:delText>
              </w:r>
            </w:del>
          </w:p>
        </w:tc>
        <w:tc>
          <w:tcPr>
            <w:tcW w:w="2131" w:type="dxa"/>
            <w:tcBorders>
              <w:tl2br w:val="nil"/>
              <w:tr2bl w:val="nil"/>
            </w:tcBorders>
            <w:vAlign w:val="center"/>
          </w:tcPr>
          <w:p w14:paraId="2DE5184D" w14:textId="54AFF93C" w:rsidR="007D28D6" w:rsidDel="00E2773A" w:rsidRDefault="00000000">
            <w:pPr>
              <w:pStyle w:val="af"/>
              <w:rPr>
                <w:del w:id="2523" w:author="fei zhai" w:date="2026-05-06T15:34:00Z"/>
                <w:rFonts w:hint="default"/>
              </w:rPr>
            </w:pPr>
            <w:del w:id="2524" w:author="fei zhai" w:date="2026-05-06T15:34:00Z">
              <w:r w:rsidDel="00E2773A">
                <w:delText>0.093469022</w:delText>
              </w:r>
            </w:del>
          </w:p>
        </w:tc>
        <w:tc>
          <w:tcPr>
            <w:tcW w:w="2131" w:type="dxa"/>
            <w:tcBorders>
              <w:tl2br w:val="nil"/>
              <w:tr2bl w:val="nil"/>
            </w:tcBorders>
            <w:vAlign w:val="center"/>
          </w:tcPr>
          <w:p w14:paraId="48E206AF" w14:textId="62A43C5D" w:rsidR="007D28D6" w:rsidDel="00E2773A" w:rsidRDefault="00000000">
            <w:pPr>
              <w:pStyle w:val="af"/>
              <w:rPr>
                <w:del w:id="2525" w:author="fei zhai" w:date="2026-05-06T15:34:00Z"/>
                <w:rFonts w:hint="default"/>
              </w:rPr>
            </w:pPr>
            <w:del w:id="2526" w:author="fei zhai" w:date="2026-05-06T15:34:00Z">
              <w:r w:rsidDel="00E2773A">
                <w:delText>30</w:delText>
              </w:r>
            </w:del>
          </w:p>
        </w:tc>
      </w:tr>
      <w:tr w:rsidR="007D28D6" w:rsidDel="00E2773A" w14:paraId="1EB7F3E0" w14:textId="3FB85FD0">
        <w:trPr>
          <w:del w:id="2527" w:author="fei zhai" w:date="2026-05-06T15:34:00Z"/>
        </w:trPr>
        <w:tc>
          <w:tcPr>
            <w:tcW w:w="2858" w:type="dxa"/>
            <w:tcBorders>
              <w:tl2br w:val="nil"/>
              <w:tr2bl w:val="nil"/>
            </w:tcBorders>
            <w:vAlign w:val="center"/>
          </w:tcPr>
          <w:p w14:paraId="54844E05" w14:textId="6D64D3A2" w:rsidR="007D28D6" w:rsidDel="00E2773A" w:rsidRDefault="00000000">
            <w:pPr>
              <w:pStyle w:val="af"/>
              <w:rPr>
                <w:del w:id="2528" w:author="fei zhai" w:date="2026-05-06T15:34:00Z"/>
                <w:rFonts w:hint="default"/>
              </w:rPr>
            </w:pPr>
            <w:del w:id="2529" w:author="fei zhai" w:date="2026-05-06T15:34:00Z">
              <w:r w:rsidDel="00E2773A">
                <w:delText>医用软件</w:delText>
              </w:r>
            </w:del>
          </w:p>
        </w:tc>
        <w:tc>
          <w:tcPr>
            <w:tcW w:w="1402" w:type="dxa"/>
            <w:tcBorders>
              <w:tl2br w:val="nil"/>
              <w:tr2bl w:val="nil"/>
            </w:tcBorders>
            <w:vAlign w:val="center"/>
          </w:tcPr>
          <w:p w14:paraId="72B1ED7B" w14:textId="4081C75B" w:rsidR="007D28D6" w:rsidDel="00E2773A" w:rsidRDefault="00000000">
            <w:pPr>
              <w:pStyle w:val="af"/>
              <w:rPr>
                <w:del w:id="2530" w:author="fei zhai" w:date="2026-05-06T15:34:00Z"/>
                <w:rFonts w:hint="default"/>
              </w:rPr>
            </w:pPr>
            <w:del w:id="2531" w:author="fei zhai" w:date="2026-05-06T15:34:00Z">
              <w:r w:rsidDel="00E2773A">
                <w:delText>61089</w:delText>
              </w:r>
            </w:del>
          </w:p>
        </w:tc>
        <w:tc>
          <w:tcPr>
            <w:tcW w:w="2131" w:type="dxa"/>
            <w:tcBorders>
              <w:tl2br w:val="nil"/>
              <w:tr2bl w:val="nil"/>
            </w:tcBorders>
            <w:vAlign w:val="center"/>
          </w:tcPr>
          <w:p w14:paraId="2EF07574" w14:textId="4DF5D788" w:rsidR="007D28D6" w:rsidDel="00E2773A" w:rsidRDefault="00000000">
            <w:pPr>
              <w:pStyle w:val="af"/>
              <w:rPr>
                <w:del w:id="2532" w:author="fei zhai" w:date="2026-05-06T15:34:00Z"/>
                <w:rFonts w:hint="default"/>
              </w:rPr>
            </w:pPr>
            <w:del w:id="2533" w:author="fei zhai" w:date="2026-05-06T15:34:00Z">
              <w:r w:rsidDel="00E2773A">
                <w:delText>0.084989251</w:delText>
              </w:r>
            </w:del>
          </w:p>
        </w:tc>
        <w:tc>
          <w:tcPr>
            <w:tcW w:w="2131" w:type="dxa"/>
            <w:tcBorders>
              <w:tl2br w:val="nil"/>
              <w:tr2bl w:val="nil"/>
            </w:tcBorders>
            <w:vAlign w:val="center"/>
          </w:tcPr>
          <w:p w14:paraId="59D6C106" w14:textId="057A4BBE" w:rsidR="007D28D6" w:rsidDel="00E2773A" w:rsidRDefault="00000000">
            <w:pPr>
              <w:pStyle w:val="af"/>
              <w:rPr>
                <w:del w:id="2534" w:author="fei zhai" w:date="2026-05-06T15:34:00Z"/>
                <w:rFonts w:hint="default"/>
              </w:rPr>
            </w:pPr>
            <w:del w:id="2535" w:author="fei zhai" w:date="2026-05-06T15:34:00Z">
              <w:r w:rsidDel="00E2773A">
                <w:delText>41</w:delText>
              </w:r>
            </w:del>
          </w:p>
        </w:tc>
      </w:tr>
      <w:tr w:rsidR="007D28D6" w:rsidDel="00E2773A" w14:paraId="141EF51A" w14:textId="3626D87E">
        <w:trPr>
          <w:del w:id="2536" w:author="fei zhai" w:date="2026-05-06T15:34:00Z"/>
        </w:trPr>
        <w:tc>
          <w:tcPr>
            <w:tcW w:w="2858" w:type="dxa"/>
            <w:tcBorders>
              <w:tl2br w:val="nil"/>
              <w:tr2bl w:val="nil"/>
            </w:tcBorders>
            <w:vAlign w:val="center"/>
          </w:tcPr>
          <w:p w14:paraId="1213930C" w14:textId="0695ED6F" w:rsidR="007D28D6" w:rsidDel="00E2773A" w:rsidRDefault="00000000">
            <w:pPr>
              <w:pStyle w:val="af"/>
              <w:rPr>
                <w:del w:id="2537" w:author="fei zhai" w:date="2026-05-06T15:34:00Z"/>
                <w:rFonts w:hint="default"/>
              </w:rPr>
            </w:pPr>
            <w:del w:id="2538" w:author="fei zhai" w:date="2026-05-06T15:34:00Z">
              <w:r w:rsidDel="00E2773A">
                <w:delText>临床检验器械</w:delText>
              </w:r>
            </w:del>
          </w:p>
        </w:tc>
        <w:tc>
          <w:tcPr>
            <w:tcW w:w="1402" w:type="dxa"/>
            <w:tcBorders>
              <w:tl2br w:val="nil"/>
              <w:tr2bl w:val="nil"/>
            </w:tcBorders>
            <w:vAlign w:val="center"/>
          </w:tcPr>
          <w:p w14:paraId="13FCEF74" w14:textId="7F2154A2" w:rsidR="007D28D6" w:rsidDel="00E2773A" w:rsidRDefault="00000000">
            <w:pPr>
              <w:pStyle w:val="af"/>
              <w:rPr>
                <w:del w:id="2539" w:author="fei zhai" w:date="2026-05-06T15:34:00Z"/>
                <w:rFonts w:hint="default"/>
              </w:rPr>
            </w:pPr>
            <w:del w:id="2540" w:author="fei zhai" w:date="2026-05-06T15:34:00Z">
              <w:r w:rsidDel="00E2773A">
                <w:delText>5161</w:delText>
              </w:r>
            </w:del>
          </w:p>
        </w:tc>
        <w:tc>
          <w:tcPr>
            <w:tcW w:w="2131" w:type="dxa"/>
            <w:tcBorders>
              <w:tl2br w:val="nil"/>
              <w:tr2bl w:val="nil"/>
            </w:tcBorders>
            <w:vAlign w:val="center"/>
          </w:tcPr>
          <w:p w14:paraId="697B028A" w14:textId="15086FCE" w:rsidR="007D28D6" w:rsidDel="00E2773A" w:rsidRDefault="00000000">
            <w:pPr>
              <w:pStyle w:val="af"/>
              <w:rPr>
                <w:del w:id="2541" w:author="fei zhai" w:date="2026-05-06T15:34:00Z"/>
                <w:rFonts w:hint="default"/>
              </w:rPr>
            </w:pPr>
            <w:del w:id="2542" w:author="fei zhai" w:date="2026-05-06T15:34:00Z">
              <w:r w:rsidDel="00E2773A">
                <w:delText>0.056356851</w:delText>
              </w:r>
            </w:del>
          </w:p>
        </w:tc>
        <w:tc>
          <w:tcPr>
            <w:tcW w:w="2131" w:type="dxa"/>
            <w:tcBorders>
              <w:tl2br w:val="nil"/>
              <w:tr2bl w:val="nil"/>
            </w:tcBorders>
            <w:vAlign w:val="center"/>
          </w:tcPr>
          <w:p w14:paraId="2F1D5A53" w14:textId="7F2B2B3E" w:rsidR="007D28D6" w:rsidDel="00E2773A" w:rsidRDefault="00000000">
            <w:pPr>
              <w:pStyle w:val="af"/>
              <w:rPr>
                <w:del w:id="2543" w:author="fei zhai" w:date="2026-05-06T15:34:00Z"/>
                <w:rFonts w:hint="default"/>
              </w:rPr>
            </w:pPr>
            <w:del w:id="2544" w:author="fei zhai" w:date="2026-05-06T15:34:00Z">
              <w:r w:rsidDel="00E2773A">
                <w:delText>48</w:delText>
              </w:r>
            </w:del>
          </w:p>
        </w:tc>
      </w:tr>
    </w:tbl>
    <w:p w14:paraId="02AD9CD9" w14:textId="6CEA9ACA" w:rsidR="007D28D6" w:rsidDel="00E2773A" w:rsidRDefault="00000000">
      <w:pPr>
        <w:pStyle w:val="2"/>
        <w:numPr>
          <w:ilvl w:val="1"/>
          <w:numId w:val="1"/>
        </w:numPr>
        <w:tabs>
          <w:tab w:val="clear" w:pos="420"/>
        </w:tabs>
        <w:rPr>
          <w:del w:id="2545" w:author="fei zhai" w:date="2026-05-06T15:34:00Z"/>
        </w:rPr>
      </w:pPr>
      <w:bookmarkStart w:id="2546" w:name="_Toc216114500"/>
      <w:bookmarkStart w:id="2547" w:name="_Toc25668"/>
      <w:del w:id="2548" w:author="fei zhai" w:date="2026-05-06T15:34:00Z">
        <w:r w:rsidDel="00E2773A">
          <w:rPr>
            <w:rFonts w:hint="eastAsia"/>
          </w:rPr>
          <w:delText>自动</w:delText>
        </w:r>
        <w:bookmarkEnd w:id="2546"/>
        <w:r w:rsidDel="00E2773A">
          <w:rPr>
            <w:rFonts w:hint="eastAsia"/>
          </w:rPr>
          <w:delText>标注工作流构建</w:delText>
        </w:r>
        <w:bookmarkEnd w:id="2547"/>
      </w:del>
    </w:p>
    <w:p w14:paraId="5966DF5C" w14:textId="30197BBB" w:rsidR="007D28D6" w:rsidDel="00E2773A" w:rsidRDefault="00000000">
      <w:pPr>
        <w:ind w:firstLine="480"/>
        <w:rPr>
          <w:del w:id="2549" w:author="fei zhai" w:date="2026-05-06T15:34:00Z"/>
        </w:rPr>
      </w:pPr>
      <w:del w:id="2550" w:author="fei zhai" w:date="2026-05-06T15:34:00Z">
        <w:r w:rsidDel="00E2773A">
          <w:rPr>
            <w:rFonts w:hint="eastAsia"/>
          </w:rPr>
          <w:delText>对于近</w:delText>
        </w:r>
        <w:r w:rsidDel="00E2773A">
          <w:rPr>
            <w:rFonts w:hint="eastAsia"/>
          </w:rPr>
          <w:delText>6</w:delText>
        </w:r>
        <w:r w:rsidDel="00E2773A">
          <w:rPr>
            <w:rFonts w:hint="eastAsia"/>
          </w:rPr>
          <w:delText>万条需要标注的数据，人工标注成本高昂并且无法保证一致性，在此本文使用专家子集对大模型标注的工作流进行优化以及校验，从而实现对所有数据自动标注。</w:delText>
        </w:r>
      </w:del>
    </w:p>
    <w:p w14:paraId="5A93C4E8" w14:textId="0153FBB9" w:rsidR="007D28D6" w:rsidDel="00E2773A" w:rsidRDefault="00000000">
      <w:pPr>
        <w:pStyle w:val="3"/>
        <w:numPr>
          <w:ilvl w:val="2"/>
          <w:numId w:val="1"/>
        </w:numPr>
        <w:tabs>
          <w:tab w:val="clear" w:pos="420"/>
        </w:tabs>
        <w:rPr>
          <w:del w:id="2551" w:author="fei zhai" w:date="2026-05-06T15:34:00Z"/>
        </w:rPr>
      </w:pPr>
      <w:bookmarkStart w:id="2552" w:name="_Toc216114501"/>
      <w:bookmarkStart w:id="2553" w:name="_Toc3706"/>
      <w:del w:id="2554" w:author="fei zhai" w:date="2026-05-06T15:34:00Z">
        <w:r w:rsidDel="00E2773A">
          <w:rPr>
            <w:rFonts w:hint="eastAsia"/>
          </w:rPr>
          <w:delText>环境搭建</w:delText>
        </w:r>
        <w:bookmarkEnd w:id="2552"/>
        <w:bookmarkEnd w:id="2553"/>
      </w:del>
    </w:p>
    <w:p w14:paraId="71F5EC1E" w14:textId="2602E50C" w:rsidR="007D28D6" w:rsidDel="00E2773A" w:rsidRDefault="00000000">
      <w:pPr>
        <w:ind w:firstLine="480"/>
        <w:rPr>
          <w:del w:id="2555" w:author="fei zhai" w:date="2026-05-06T15:34:00Z"/>
        </w:rPr>
      </w:pPr>
      <w:del w:id="2556" w:author="fei zhai" w:date="2026-05-06T15:34:00Z">
        <w:r w:rsidDel="00E2773A">
          <w:rPr>
            <w:rFonts w:hint="eastAsia"/>
          </w:rPr>
          <w:delText>由于数据量以及成本原因，本文并没有采用</w:delText>
        </w:r>
        <w:r w:rsidDel="00E2773A">
          <w:rPr>
            <w:rFonts w:hint="eastAsia"/>
          </w:rPr>
          <w:delText>API</w:delText>
        </w:r>
        <w:r w:rsidDel="00E2773A">
          <w:rPr>
            <w:rFonts w:hint="eastAsia"/>
          </w:rPr>
          <w:delText>调用方式，在本地搭建了一个完全私有的推理以及调度环境，相关软硬件配置见</w:delText>
        </w:r>
        <w:r w:rsidDel="00E2773A">
          <w:rPr>
            <w:rFonts w:hint="eastAsia"/>
          </w:rPr>
          <w:delText>3-6</w:delText>
        </w:r>
        <w:r w:rsidDel="00E2773A">
          <w:rPr>
            <w:rFonts w:hint="eastAsia"/>
          </w:rPr>
          <w:delText>、表</w:delText>
        </w:r>
        <w:r w:rsidDel="00E2773A">
          <w:rPr>
            <w:rFonts w:hint="eastAsia"/>
          </w:rPr>
          <w:delText>3-7</w:delText>
        </w:r>
        <w:r w:rsidDel="00E2773A">
          <w:rPr>
            <w:rFonts w:hint="eastAsia"/>
          </w:rPr>
          <w:delText>。</w:delText>
        </w:r>
      </w:del>
    </w:p>
    <w:p w14:paraId="02703410" w14:textId="63614AFE" w:rsidR="007D28D6" w:rsidDel="00E2773A" w:rsidRDefault="00000000">
      <w:pPr>
        <w:ind w:firstLine="480"/>
        <w:rPr>
          <w:del w:id="2557" w:author="fei zhai" w:date="2026-05-06T15:34:00Z"/>
        </w:rPr>
      </w:pPr>
      <w:del w:id="2558" w:author="fei zhai" w:date="2026-05-06T15:34:00Z">
        <w:r w:rsidDel="00E2773A">
          <w:rPr>
            <w:rFonts w:hint="eastAsia"/>
          </w:rPr>
          <w:delText>推理阶段使用</w:delText>
        </w:r>
        <w:r w:rsidDel="00E2773A">
          <w:rPr>
            <w:rFonts w:hint="eastAsia"/>
          </w:rPr>
          <w:delText>NVIDIA RTX 4060</w:delText>
        </w:r>
        <w:r w:rsidDel="00E2773A">
          <w:rPr>
            <w:rFonts w:hint="eastAsia"/>
          </w:rPr>
          <w:delText>显卡，在此显卡上集成了</w:delText>
        </w:r>
        <w:r w:rsidDel="00E2773A">
          <w:rPr>
            <w:rFonts w:hint="eastAsia"/>
          </w:rPr>
          <w:delText>Ada Lovelace</w:delText>
        </w:r>
        <w:r w:rsidDel="00E2773A">
          <w:rPr>
            <w:rFonts w:hint="eastAsia"/>
          </w:rPr>
          <w:delText>架构，支持</w:delText>
        </w:r>
        <w:r w:rsidDel="00E2773A">
          <w:rPr>
            <w:rFonts w:hint="eastAsia"/>
          </w:rPr>
          <w:delText>FP8</w:delText>
        </w:r>
        <w:r w:rsidDel="00E2773A">
          <w:rPr>
            <w:rFonts w:hint="eastAsia"/>
          </w:rPr>
          <w:delText>以及</w:delText>
        </w:r>
        <w:r w:rsidDel="00E2773A">
          <w:rPr>
            <w:rFonts w:hint="eastAsia"/>
          </w:rPr>
          <w:delText>INT8</w:delText>
        </w:r>
        <w:r w:rsidDel="00E2773A">
          <w:rPr>
            <w:rFonts w:hint="eastAsia"/>
          </w:rPr>
          <w:delText>等低精度运算，在大规模模型量化推理场景下适用，由于</w:delText>
        </w:r>
        <w:r w:rsidDel="00E2773A">
          <w:rPr>
            <w:rFonts w:hint="eastAsia"/>
          </w:rPr>
          <w:delText>Qwen3:8B</w:delText>
        </w:r>
        <w:r w:rsidDel="00E2773A">
          <w:rPr>
            <w:rFonts w:hint="eastAsia"/>
          </w:rPr>
          <w:delText>模型所需显存为</w:delText>
        </w:r>
        <w:r w:rsidDel="00E2773A">
          <w:rPr>
            <w:rFonts w:hint="eastAsia"/>
          </w:rPr>
          <w:delText>8GB</w:delText>
        </w:r>
        <w:r w:rsidDel="00E2773A">
          <w:rPr>
            <w:rFonts w:hint="eastAsia"/>
          </w:rPr>
          <w:delText>，所以此显卡也足够用于本地部署。</w:delText>
        </w:r>
      </w:del>
    </w:p>
    <w:p w14:paraId="2589F25A" w14:textId="1CFEAF3E" w:rsidR="007D28D6" w:rsidDel="00E2773A" w:rsidRDefault="00000000">
      <w:pPr>
        <w:ind w:firstLine="480"/>
        <w:rPr>
          <w:del w:id="2559" w:author="fei zhai" w:date="2026-05-06T15:34:00Z"/>
        </w:rPr>
      </w:pPr>
      <w:del w:id="2560" w:author="fei zhai" w:date="2026-05-06T15:34:00Z">
        <w:r w:rsidDel="00E2773A">
          <w:rPr>
            <w:rFonts w:hint="eastAsia"/>
          </w:rPr>
          <w:delText>在模型推理层面，使用</w:delText>
        </w:r>
        <w:r w:rsidDel="00E2773A">
          <w:rPr>
            <w:rFonts w:hint="eastAsia"/>
          </w:rPr>
          <w:delText>Ollama</w:delText>
        </w:r>
        <w:r w:rsidDel="00E2773A">
          <w:rPr>
            <w:rStyle w:val="af1"/>
          </w:rPr>
          <w:fldChar w:fldCharType="begin"/>
        </w:r>
        <w:r w:rsidDel="00E2773A">
          <w:rPr>
            <w:rStyle w:val="af1"/>
          </w:rPr>
          <w:delInstrText xml:space="preserve"> ADDIN ZOTERO_ITEM CSL_CITATION {"citationID":"CCFeAN1y","properties":{"formattedCitation":"\\super [64]\\nosupersub{}","plainCitation":"[64]","noteIndex":0},"citationItems":[{"id":182,"uris":["http://zotero.org/users/local/2JDDwpa7/items/2ZPNE85X"],"itemData":{"id":182,"type":"software","abstract":"Get up and running with Kimi-K2.5, GLM-5, MiniMax, DeepSeek, gpt-oss, Qwen, Gemma and other models.","genre":"Go","license":"MIT","note":"original-date: 2023-06-26T19:39:32Z","publisher":"Ollama","source":"GitHub","title":"ollama/ollama","URL":"https://github.com/ollama/ollama","accessed":{"date-parts":[["2026",3,17]]},"issued":{"date-parts":[["2026",3,17]]}}}],"schema":"https://github.com/citation-style-language/schema/raw/master/csl-citation.json"} </w:delInstrText>
        </w:r>
        <w:r w:rsidDel="00E2773A">
          <w:rPr>
            <w:rStyle w:val="af1"/>
          </w:rPr>
          <w:fldChar w:fldCharType="separate"/>
        </w:r>
        <w:r w:rsidDel="00E2773A">
          <w:rPr>
            <w:rStyle w:val="af1"/>
          </w:rPr>
          <w:delText>[64]</w:delText>
        </w:r>
        <w:r w:rsidDel="00E2773A">
          <w:rPr>
            <w:rStyle w:val="af1"/>
          </w:rPr>
          <w:fldChar w:fldCharType="end"/>
        </w:r>
        <w:r w:rsidDel="00E2773A">
          <w:rPr>
            <w:rFonts w:hint="eastAsia"/>
          </w:rPr>
          <w:delText>作为本地</w:delText>
        </w:r>
      </w:del>
      <w:del w:id="2561" w:author="fei zhai" w:date="2026-05-06T11:01:00Z">
        <w:r w:rsidDel="008547BC">
          <w:rPr>
            <w:rFonts w:hint="eastAsia"/>
          </w:rPr>
          <w:delText>大语言模型</w:delText>
        </w:r>
      </w:del>
      <w:del w:id="2562" w:author="fei zhai" w:date="2026-05-06T15:34:00Z">
        <w:r w:rsidDel="00E2773A">
          <w:rPr>
            <w:rFonts w:hint="eastAsia"/>
          </w:rPr>
          <w:delText>运行时，在此进行模型加载、量化推理以及服务化部署等工作。这使本文省去许多不必要的工作，节省时间和精力的同时也保证系统的稳定性。</w:delText>
        </w:r>
      </w:del>
    </w:p>
    <w:p w14:paraId="38232470" w14:textId="5C1E107E" w:rsidR="007D28D6" w:rsidDel="00E2773A" w:rsidRDefault="00000000">
      <w:pPr>
        <w:ind w:firstLine="480"/>
        <w:rPr>
          <w:del w:id="2563" w:author="fei zhai" w:date="2026-05-06T15:34:00Z"/>
        </w:rPr>
      </w:pPr>
      <w:del w:id="2564" w:author="fei zhai" w:date="2026-05-06T15:34:00Z">
        <w:r w:rsidDel="00E2773A">
          <w:rPr>
            <w:rFonts w:hint="eastAsia"/>
          </w:rPr>
          <w:delText>在应用及编排方面，本文使用</w:delText>
        </w:r>
        <w:r w:rsidDel="00E2773A">
          <w:rPr>
            <w:rFonts w:hint="eastAsia"/>
          </w:rPr>
          <w:delText>Dify</w:delText>
        </w:r>
        <w:r w:rsidDel="00E2773A">
          <w:rPr>
            <w:rFonts w:hint="eastAsia"/>
          </w:rPr>
          <w:delText>进行</w:delText>
        </w:r>
        <w:r w:rsidDel="00E2773A">
          <w:rPr>
            <w:rFonts w:hint="eastAsia"/>
          </w:rPr>
          <w:delText>LLM</w:delText>
        </w:r>
        <w:r w:rsidDel="00E2773A">
          <w:rPr>
            <w:rFonts w:hint="eastAsia"/>
          </w:rPr>
          <w:delText>的应用开发以及工作流的实现，同时采用</w:delText>
        </w:r>
        <w:r w:rsidDel="00E2773A">
          <w:rPr>
            <w:rFonts w:hint="eastAsia"/>
          </w:rPr>
          <w:delText>Docker</w:delText>
        </w:r>
        <w:r w:rsidDel="00E2773A">
          <w:rPr>
            <w:rStyle w:val="af1"/>
          </w:rPr>
          <w:fldChar w:fldCharType="begin"/>
        </w:r>
        <w:r w:rsidDel="00E2773A">
          <w:rPr>
            <w:rStyle w:val="af1"/>
          </w:rPr>
          <w:delInstrText xml:space="preserve"> ADDIN ZOTERO_ITEM CSL_CITATION {"citationID":"9ZQKervX","properties":{"formattedCitation":"\\super [65]\\nosupersub{}","plainCitation":"[65]","noteIndex":0},"citationItems":[{"id":183,"uris":["http://zotero.org/users/local/2JDDwpa7/items/P5PEAW8C"],"itemData":{"id":183,"type":"webpage","title":"Docker: lightweight Linux containers for consistent development and deployment: Linux Journal: Vol 2014, No 239","URL":"https://dl.acm.org/doi/10.5555/2600239.2600241","accessed":{"date-parts":[["2026",3,17]]}}}],"schema":"https://github.com/citation-style-language/schema/raw/master/csl-citation.json"} </w:delInstrText>
        </w:r>
        <w:r w:rsidDel="00E2773A">
          <w:rPr>
            <w:rStyle w:val="af1"/>
          </w:rPr>
          <w:fldChar w:fldCharType="separate"/>
        </w:r>
        <w:r w:rsidDel="00E2773A">
          <w:rPr>
            <w:rStyle w:val="af1"/>
          </w:rPr>
          <w:delText>[65]</w:delText>
        </w:r>
        <w:r w:rsidDel="00E2773A">
          <w:rPr>
            <w:rStyle w:val="af1"/>
          </w:rPr>
          <w:fldChar w:fldCharType="end"/>
        </w:r>
        <w:r w:rsidDel="00E2773A">
          <w:rPr>
            <w:rFonts w:hint="eastAsia"/>
          </w:rPr>
          <w:delText>的方式对应用进行容器化部署以便提供一致的操作环境并且便于复制。</w:delText>
        </w:r>
      </w:del>
    </w:p>
    <w:p w14:paraId="3739C0F1" w14:textId="36CC18E0" w:rsidR="007D28D6" w:rsidDel="00E2773A" w:rsidRDefault="00000000">
      <w:pPr>
        <w:pStyle w:val="ae"/>
        <w:rPr>
          <w:del w:id="2565" w:author="fei zhai" w:date="2026-05-06T15:34:00Z"/>
          <w:rFonts w:hint="default"/>
        </w:rPr>
      </w:pPr>
      <w:del w:id="2566" w:author="fei zhai" w:date="2026-05-06T15:34:00Z">
        <w:r w:rsidDel="00E2773A">
          <w:delText>表</w:delText>
        </w:r>
        <w:r w:rsidDel="00E2773A">
          <w:delText xml:space="preserve">3-6  </w:delText>
        </w:r>
        <w:r w:rsidDel="00E2773A">
          <w:delText>硬件详情</w:delText>
        </w:r>
      </w:del>
    </w:p>
    <w:tbl>
      <w:tblPr>
        <w:tblStyle w:val="aa"/>
        <w:tblW w:w="0" w:type="auto"/>
        <w:tblLook w:val="04A0" w:firstRow="1" w:lastRow="0" w:firstColumn="1" w:lastColumn="0" w:noHBand="0" w:noVBand="1"/>
      </w:tblPr>
      <w:tblGrid>
        <w:gridCol w:w="3088"/>
        <w:gridCol w:w="5218"/>
      </w:tblGrid>
      <w:tr w:rsidR="007D28D6" w:rsidDel="00E2773A" w14:paraId="109BD06D" w14:textId="4E080700">
        <w:trPr>
          <w:del w:id="2567" w:author="fei zhai" w:date="2026-05-06T15:34:00Z"/>
        </w:trPr>
        <w:tc>
          <w:tcPr>
            <w:tcW w:w="3173" w:type="dxa"/>
            <w:tcBorders>
              <w:top w:val="single" w:sz="8" w:space="0" w:color="auto"/>
              <w:left w:val="nil"/>
              <w:bottom w:val="single" w:sz="6" w:space="0" w:color="auto"/>
              <w:right w:val="nil"/>
            </w:tcBorders>
          </w:tcPr>
          <w:p w14:paraId="3DABB8BD" w14:textId="79CDD208" w:rsidR="007D28D6" w:rsidDel="00E2773A" w:rsidRDefault="00000000">
            <w:pPr>
              <w:pStyle w:val="af"/>
              <w:rPr>
                <w:del w:id="2568" w:author="fei zhai" w:date="2026-05-06T15:34:00Z"/>
                <w:rFonts w:hint="default"/>
              </w:rPr>
            </w:pPr>
            <w:del w:id="2569" w:author="fei zhai" w:date="2026-05-06T15:34:00Z">
              <w:r w:rsidDel="00E2773A">
                <w:delText>硬件组件</w:delText>
              </w:r>
            </w:del>
          </w:p>
        </w:tc>
        <w:tc>
          <w:tcPr>
            <w:tcW w:w="5349" w:type="dxa"/>
            <w:tcBorders>
              <w:top w:val="single" w:sz="8" w:space="0" w:color="auto"/>
              <w:left w:val="nil"/>
              <w:bottom w:val="single" w:sz="6" w:space="0" w:color="auto"/>
              <w:right w:val="nil"/>
            </w:tcBorders>
          </w:tcPr>
          <w:p w14:paraId="7FDB06AB" w14:textId="4C3951E8" w:rsidR="007D28D6" w:rsidDel="00E2773A" w:rsidRDefault="00000000">
            <w:pPr>
              <w:pStyle w:val="af"/>
              <w:rPr>
                <w:del w:id="2570" w:author="fei zhai" w:date="2026-05-06T15:34:00Z"/>
                <w:rFonts w:hint="default"/>
              </w:rPr>
            </w:pPr>
            <w:del w:id="2571" w:author="fei zhai" w:date="2026-05-06T15:34:00Z">
              <w:r w:rsidDel="00E2773A">
                <w:delText>规格</w:delText>
              </w:r>
            </w:del>
          </w:p>
        </w:tc>
      </w:tr>
      <w:tr w:rsidR="007D28D6" w:rsidDel="00E2773A" w14:paraId="1F714ACB" w14:textId="6312A4D9">
        <w:trPr>
          <w:del w:id="2572" w:author="fei zhai" w:date="2026-05-06T15:34:00Z"/>
        </w:trPr>
        <w:tc>
          <w:tcPr>
            <w:tcW w:w="3173" w:type="dxa"/>
            <w:tcBorders>
              <w:top w:val="single" w:sz="6" w:space="0" w:color="auto"/>
              <w:left w:val="nil"/>
              <w:bottom w:val="nil"/>
              <w:right w:val="nil"/>
            </w:tcBorders>
          </w:tcPr>
          <w:p w14:paraId="44979447" w14:textId="405B6B3A" w:rsidR="007D28D6" w:rsidDel="00E2773A" w:rsidRDefault="00000000">
            <w:pPr>
              <w:pStyle w:val="af"/>
              <w:rPr>
                <w:del w:id="2573" w:author="fei zhai" w:date="2026-05-06T15:34:00Z"/>
                <w:rFonts w:hint="default"/>
              </w:rPr>
            </w:pPr>
            <w:del w:id="2574" w:author="fei zhai" w:date="2026-05-06T15:34:00Z">
              <w:r w:rsidDel="00E2773A">
                <w:delText>GPU</w:delText>
              </w:r>
            </w:del>
          </w:p>
        </w:tc>
        <w:tc>
          <w:tcPr>
            <w:tcW w:w="5349" w:type="dxa"/>
            <w:tcBorders>
              <w:top w:val="single" w:sz="6" w:space="0" w:color="auto"/>
              <w:left w:val="nil"/>
              <w:bottom w:val="nil"/>
              <w:right w:val="nil"/>
            </w:tcBorders>
          </w:tcPr>
          <w:p w14:paraId="062047DB" w14:textId="003096B7" w:rsidR="007D28D6" w:rsidDel="00E2773A" w:rsidRDefault="00000000">
            <w:pPr>
              <w:pStyle w:val="af"/>
              <w:rPr>
                <w:del w:id="2575" w:author="fei zhai" w:date="2026-05-06T15:34:00Z"/>
                <w:rFonts w:hint="default"/>
              </w:rPr>
            </w:pPr>
            <w:del w:id="2576" w:author="fei zhai" w:date="2026-05-06T15:34:00Z">
              <w:r w:rsidDel="00E2773A">
                <w:delText>NVIDIA GeForce RTX 4060 Laptop GPU</w:delText>
              </w:r>
            </w:del>
          </w:p>
        </w:tc>
      </w:tr>
      <w:tr w:rsidR="007D28D6" w:rsidDel="00E2773A" w14:paraId="7677E594" w14:textId="795B1A3A">
        <w:trPr>
          <w:del w:id="2577" w:author="fei zhai" w:date="2026-05-06T15:34:00Z"/>
        </w:trPr>
        <w:tc>
          <w:tcPr>
            <w:tcW w:w="3173" w:type="dxa"/>
            <w:tcBorders>
              <w:top w:val="nil"/>
              <w:left w:val="nil"/>
              <w:bottom w:val="nil"/>
              <w:right w:val="nil"/>
            </w:tcBorders>
          </w:tcPr>
          <w:p w14:paraId="584F03FE" w14:textId="2F757336" w:rsidR="007D28D6" w:rsidDel="00E2773A" w:rsidRDefault="00000000">
            <w:pPr>
              <w:pStyle w:val="af"/>
              <w:rPr>
                <w:del w:id="2578" w:author="fei zhai" w:date="2026-05-06T15:34:00Z"/>
                <w:rFonts w:hint="default"/>
              </w:rPr>
            </w:pPr>
            <w:del w:id="2579" w:author="fei zhai" w:date="2026-05-06T15:34:00Z">
              <w:r w:rsidDel="00E2773A">
                <w:delText>显存</w:delText>
              </w:r>
              <w:r w:rsidDel="00E2773A">
                <w:rPr>
                  <w:rFonts w:hint="default"/>
                </w:rPr>
                <w:delText> </w:delText>
              </w:r>
            </w:del>
          </w:p>
        </w:tc>
        <w:tc>
          <w:tcPr>
            <w:tcW w:w="5349" w:type="dxa"/>
            <w:tcBorders>
              <w:top w:val="nil"/>
              <w:left w:val="nil"/>
              <w:bottom w:val="nil"/>
              <w:right w:val="nil"/>
            </w:tcBorders>
          </w:tcPr>
          <w:p w14:paraId="6A591497" w14:textId="511A4F25" w:rsidR="007D28D6" w:rsidDel="00E2773A" w:rsidRDefault="00000000">
            <w:pPr>
              <w:pStyle w:val="af"/>
              <w:rPr>
                <w:del w:id="2580" w:author="fei zhai" w:date="2026-05-06T15:34:00Z"/>
                <w:rFonts w:hint="default"/>
              </w:rPr>
            </w:pPr>
            <w:del w:id="2581" w:author="fei zhai" w:date="2026-05-06T15:34:00Z">
              <w:r w:rsidDel="00E2773A">
                <w:delText>8GB</w:delText>
              </w:r>
            </w:del>
          </w:p>
        </w:tc>
      </w:tr>
      <w:tr w:rsidR="007D28D6" w:rsidDel="00E2773A" w14:paraId="67EE7E42" w14:textId="3FD91B3B">
        <w:trPr>
          <w:del w:id="2582" w:author="fei zhai" w:date="2026-05-06T15:34:00Z"/>
        </w:trPr>
        <w:tc>
          <w:tcPr>
            <w:tcW w:w="3173" w:type="dxa"/>
            <w:tcBorders>
              <w:top w:val="nil"/>
              <w:left w:val="nil"/>
              <w:bottom w:val="single" w:sz="8" w:space="0" w:color="auto"/>
              <w:right w:val="nil"/>
            </w:tcBorders>
          </w:tcPr>
          <w:p w14:paraId="70AF6137" w14:textId="18268691" w:rsidR="007D28D6" w:rsidDel="00E2773A" w:rsidRDefault="00000000">
            <w:pPr>
              <w:pStyle w:val="af"/>
              <w:rPr>
                <w:del w:id="2583" w:author="fei zhai" w:date="2026-05-06T15:34:00Z"/>
                <w:rFonts w:hint="default"/>
              </w:rPr>
            </w:pPr>
            <w:del w:id="2584" w:author="fei zhai" w:date="2026-05-06T15:34:00Z">
              <w:r w:rsidDel="00E2773A">
                <w:delText>操作系统</w:delText>
              </w:r>
            </w:del>
          </w:p>
        </w:tc>
        <w:tc>
          <w:tcPr>
            <w:tcW w:w="5349" w:type="dxa"/>
            <w:tcBorders>
              <w:top w:val="nil"/>
              <w:left w:val="nil"/>
              <w:bottom w:val="single" w:sz="8" w:space="0" w:color="auto"/>
              <w:right w:val="nil"/>
            </w:tcBorders>
          </w:tcPr>
          <w:p w14:paraId="13315DF7" w14:textId="73CDF912" w:rsidR="007D28D6" w:rsidDel="00E2773A" w:rsidRDefault="00000000">
            <w:pPr>
              <w:pStyle w:val="af"/>
              <w:rPr>
                <w:del w:id="2585" w:author="fei zhai" w:date="2026-05-06T15:34:00Z"/>
                <w:rFonts w:hint="default"/>
              </w:rPr>
            </w:pPr>
            <w:del w:id="2586" w:author="fei zhai" w:date="2026-05-06T15:34:00Z">
              <w:r w:rsidDel="00E2773A">
                <w:rPr>
                  <w:rFonts w:hint="default"/>
                </w:rPr>
                <w:tab/>
                <w:delText>Windows 11 (x64)</w:delText>
              </w:r>
            </w:del>
          </w:p>
        </w:tc>
      </w:tr>
    </w:tbl>
    <w:p w14:paraId="436E864A" w14:textId="736EB431" w:rsidR="007D28D6" w:rsidDel="00E2773A" w:rsidRDefault="00000000">
      <w:pPr>
        <w:pStyle w:val="ae"/>
        <w:rPr>
          <w:del w:id="2587" w:author="fei zhai" w:date="2026-05-06T15:34:00Z"/>
          <w:rFonts w:hint="default"/>
        </w:rPr>
      </w:pPr>
      <w:del w:id="2588" w:author="fei zhai" w:date="2026-05-06T15:34:00Z">
        <w:r w:rsidDel="00E2773A">
          <w:delText>表</w:delText>
        </w:r>
        <w:r w:rsidDel="00E2773A">
          <w:delText xml:space="preserve">3-7  </w:delText>
        </w:r>
        <w:r w:rsidDel="00E2773A">
          <w:delText>软件详情</w:delText>
        </w:r>
      </w:del>
    </w:p>
    <w:tbl>
      <w:tblPr>
        <w:tblStyle w:val="aa"/>
        <w:tblW w:w="0" w:type="auto"/>
        <w:tblLook w:val="04A0" w:firstRow="1" w:lastRow="0" w:firstColumn="1" w:lastColumn="0" w:noHBand="0" w:noVBand="1"/>
      </w:tblPr>
      <w:tblGrid>
        <w:gridCol w:w="3099"/>
        <w:gridCol w:w="5207"/>
      </w:tblGrid>
      <w:tr w:rsidR="007D28D6" w:rsidDel="00E2773A" w14:paraId="5C6A6D60" w14:textId="2999E34D">
        <w:trPr>
          <w:del w:id="2589" w:author="fei zhai" w:date="2026-05-06T15:34:00Z"/>
        </w:trPr>
        <w:tc>
          <w:tcPr>
            <w:tcW w:w="3173" w:type="dxa"/>
            <w:tcBorders>
              <w:top w:val="single" w:sz="8" w:space="0" w:color="auto"/>
              <w:left w:val="nil"/>
              <w:bottom w:val="single" w:sz="6" w:space="0" w:color="auto"/>
              <w:right w:val="nil"/>
            </w:tcBorders>
          </w:tcPr>
          <w:p w14:paraId="02229655" w14:textId="1B7EF015" w:rsidR="007D28D6" w:rsidDel="00E2773A" w:rsidRDefault="00000000">
            <w:pPr>
              <w:pStyle w:val="af"/>
              <w:rPr>
                <w:del w:id="2590" w:author="fei zhai" w:date="2026-05-06T15:34:00Z"/>
                <w:rFonts w:hint="default"/>
              </w:rPr>
            </w:pPr>
            <w:del w:id="2591" w:author="fei zhai" w:date="2026-05-06T15:34:00Z">
              <w:r w:rsidDel="00E2773A">
                <w:delText>软件</w:delText>
              </w:r>
            </w:del>
          </w:p>
        </w:tc>
        <w:tc>
          <w:tcPr>
            <w:tcW w:w="5349" w:type="dxa"/>
            <w:tcBorders>
              <w:top w:val="single" w:sz="8" w:space="0" w:color="auto"/>
              <w:left w:val="nil"/>
              <w:bottom w:val="single" w:sz="6" w:space="0" w:color="auto"/>
              <w:right w:val="nil"/>
            </w:tcBorders>
          </w:tcPr>
          <w:p w14:paraId="03EDFF5E" w14:textId="2BE27471" w:rsidR="007D28D6" w:rsidDel="00E2773A" w:rsidRDefault="00000000">
            <w:pPr>
              <w:pStyle w:val="af"/>
              <w:rPr>
                <w:del w:id="2592" w:author="fei zhai" w:date="2026-05-06T15:34:00Z"/>
                <w:rFonts w:hint="default"/>
              </w:rPr>
            </w:pPr>
            <w:del w:id="2593" w:author="fei zhai" w:date="2026-05-06T15:34:00Z">
              <w:r w:rsidDel="00E2773A">
                <w:delText>版本</w:delText>
              </w:r>
            </w:del>
          </w:p>
        </w:tc>
      </w:tr>
      <w:tr w:rsidR="007D28D6" w:rsidDel="00E2773A" w14:paraId="22A09827" w14:textId="1EAA4010">
        <w:trPr>
          <w:del w:id="2594" w:author="fei zhai" w:date="2026-05-06T15:34:00Z"/>
        </w:trPr>
        <w:tc>
          <w:tcPr>
            <w:tcW w:w="3173" w:type="dxa"/>
            <w:tcBorders>
              <w:top w:val="single" w:sz="6" w:space="0" w:color="auto"/>
              <w:left w:val="nil"/>
              <w:bottom w:val="nil"/>
              <w:right w:val="nil"/>
            </w:tcBorders>
          </w:tcPr>
          <w:p w14:paraId="79F2DD7E" w14:textId="327AEDE3" w:rsidR="007D28D6" w:rsidDel="00E2773A" w:rsidRDefault="00000000">
            <w:pPr>
              <w:pStyle w:val="af"/>
              <w:rPr>
                <w:del w:id="2595" w:author="fei zhai" w:date="2026-05-06T15:34:00Z"/>
                <w:rFonts w:hint="default"/>
              </w:rPr>
            </w:pPr>
            <w:del w:id="2596" w:author="fei zhai" w:date="2026-05-06T15:34:00Z">
              <w:r w:rsidDel="00E2773A">
                <w:delText>CUDA Toolkit</w:delText>
              </w:r>
            </w:del>
          </w:p>
        </w:tc>
        <w:tc>
          <w:tcPr>
            <w:tcW w:w="5349" w:type="dxa"/>
            <w:tcBorders>
              <w:top w:val="single" w:sz="6" w:space="0" w:color="auto"/>
              <w:left w:val="nil"/>
              <w:bottom w:val="nil"/>
              <w:right w:val="nil"/>
            </w:tcBorders>
          </w:tcPr>
          <w:p w14:paraId="752835B0" w14:textId="2362C19C" w:rsidR="007D28D6" w:rsidDel="00E2773A" w:rsidRDefault="00000000">
            <w:pPr>
              <w:pStyle w:val="af"/>
              <w:rPr>
                <w:del w:id="2597" w:author="fei zhai" w:date="2026-05-06T15:34:00Z"/>
                <w:rFonts w:hint="default"/>
              </w:rPr>
            </w:pPr>
            <w:del w:id="2598" w:author="fei zhai" w:date="2026-05-06T15:34:00Z">
              <w:r w:rsidDel="00E2773A">
                <w:delText>12.8.93</w:delText>
              </w:r>
            </w:del>
          </w:p>
        </w:tc>
      </w:tr>
      <w:tr w:rsidR="007D28D6" w:rsidDel="00E2773A" w14:paraId="646152DC" w14:textId="12555F92">
        <w:trPr>
          <w:del w:id="2599" w:author="fei zhai" w:date="2026-05-06T15:34:00Z"/>
        </w:trPr>
        <w:tc>
          <w:tcPr>
            <w:tcW w:w="3173" w:type="dxa"/>
            <w:tcBorders>
              <w:top w:val="nil"/>
              <w:left w:val="nil"/>
              <w:bottom w:val="nil"/>
              <w:right w:val="nil"/>
            </w:tcBorders>
          </w:tcPr>
          <w:p w14:paraId="05F9C359" w14:textId="31D481F4" w:rsidR="007D28D6" w:rsidDel="00E2773A" w:rsidRDefault="00000000">
            <w:pPr>
              <w:pStyle w:val="af"/>
              <w:rPr>
                <w:del w:id="2600" w:author="fei zhai" w:date="2026-05-06T15:34:00Z"/>
                <w:rFonts w:hint="default"/>
              </w:rPr>
            </w:pPr>
            <w:del w:id="2601" w:author="fei zhai" w:date="2026-05-06T15:34:00Z">
              <w:r w:rsidDel="00E2773A">
                <w:delText>Docker</w:delText>
              </w:r>
            </w:del>
          </w:p>
        </w:tc>
        <w:tc>
          <w:tcPr>
            <w:tcW w:w="5349" w:type="dxa"/>
            <w:tcBorders>
              <w:top w:val="nil"/>
              <w:left w:val="nil"/>
              <w:bottom w:val="nil"/>
              <w:right w:val="nil"/>
            </w:tcBorders>
          </w:tcPr>
          <w:p w14:paraId="59C7E321" w14:textId="11D42328" w:rsidR="007D28D6" w:rsidDel="00E2773A" w:rsidRDefault="00000000">
            <w:pPr>
              <w:pStyle w:val="af"/>
              <w:rPr>
                <w:del w:id="2602" w:author="fei zhai" w:date="2026-05-06T15:34:00Z"/>
                <w:rFonts w:hint="default"/>
              </w:rPr>
            </w:pPr>
            <w:del w:id="2603" w:author="fei zhai" w:date="2026-05-06T15:34:00Z">
              <w:r w:rsidDel="00E2773A">
                <w:delText>28.3.2</w:delText>
              </w:r>
            </w:del>
          </w:p>
        </w:tc>
      </w:tr>
      <w:tr w:rsidR="007D28D6" w:rsidDel="00E2773A" w14:paraId="0ED03523" w14:textId="70A165EC">
        <w:trPr>
          <w:del w:id="2604" w:author="fei zhai" w:date="2026-05-06T15:34:00Z"/>
        </w:trPr>
        <w:tc>
          <w:tcPr>
            <w:tcW w:w="3173" w:type="dxa"/>
            <w:tcBorders>
              <w:top w:val="nil"/>
              <w:left w:val="nil"/>
              <w:bottom w:val="nil"/>
              <w:right w:val="nil"/>
            </w:tcBorders>
          </w:tcPr>
          <w:p w14:paraId="04B4B504" w14:textId="70F85F2A" w:rsidR="007D28D6" w:rsidDel="00E2773A" w:rsidRDefault="00000000">
            <w:pPr>
              <w:pStyle w:val="af"/>
              <w:rPr>
                <w:del w:id="2605" w:author="fei zhai" w:date="2026-05-06T15:34:00Z"/>
                <w:rFonts w:hint="default"/>
              </w:rPr>
            </w:pPr>
            <w:del w:id="2606" w:author="fei zhai" w:date="2026-05-06T15:34:00Z">
              <w:r w:rsidDel="00E2773A">
                <w:delText>P</w:delText>
              </w:r>
              <w:r w:rsidDel="00E2773A">
                <w:rPr>
                  <w:rFonts w:hint="default"/>
                </w:rPr>
                <w:delText>ython</w:delText>
              </w:r>
            </w:del>
          </w:p>
        </w:tc>
        <w:tc>
          <w:tcPr>
            <w:tcW w:w="5349" w:type="dxa"/>
            <w:tcBorders>
              <w:top w:val="nil"/>
              <w:left w:val="nil"/>
              <w:bottom w:val="nil"/>
              <w:right w:val="nil"/>
            </w:tcBorders>
          </w:tcPr>
          <w:p w14:paraId="23910DEE" w14:textId="3CD91FB0" w:rsidR="007D28D6" w:rsidDel="00E2773A" w:rsidRDefault="00000000">
            <w:pPr>
              <w:pStyle w:val="af"/>
              <w:rPr>
                <w:del w:id="2607" w:author="fei zhai" w:date="2026-05-06T15:34:00Z"/>
                <w:rFonts w:hint="default"/>
              </w:rPr>
            </w:pPr>
            <w:del w:id="2608" w:author="fei zhai" w:date="2026-05-06T15:34:00Z">
              <w:r w:rsidDel="00E2773A">
                <w:rPr>
                  <w:rFonts w:hint="default"/>
                </w:rPr>
                <w:delText>3.11.4</w:delText>
              </w:r>
            </w:del>
          </w:p>
        </w:tc>
      </w:tr>
      <w:tr w:rsidR="007D28D6" w:rsidDel="00E2773A" w14:paraId="0B1B7002" w14:textId="2E912025">
        <w:trPr>
          <w:del w:id="2609" w:author="fei zhai" w:date="2026-05-06T15:34:00Z"/>
        </w:trPr>
        <w:tc>
          <w:tcPr>
            <w:tcW w:w="3173" w:type="dxa"/>
            <w:tcBorders>
              <w:top w:val="nil"/>
              <w:left w:val="nil"/>
              <w:bottom w:val="nil"/>
              <w:right w:val="nil"/>
            </w:tcBorders>
          </w:tcPr>
          <w:p w14:paraId="649332BD" w14:textId="70EC7596" w:rsidR="007D28D6" w:rsidDel="00E2773A" w:rsidRDefault="00000000">
            <w:pPr>
              <w:pStyle w:val="af"/>
              <w:rPr>
                <w:del w:id="2610" w:author="fei zhai" w:date="2026-05-06T15:34:00Z"/>
                <w:rFonts w:hint="default"/>
              </w:rPr>
            </w:pPr>
            <w:del w:id="2611" w:author="fei zhai" w:date="2026-05-06T15:34:00Z">
              <w:r w:rsidDel="00E2773A">
                <w:delText>O</w:delText>
              </w:r>
              <w:r w:rsidDel="00E2773A">
                <w:rPr>
                  <w:rFonts w:hint="default"/>
                </w:rPr>
                <w:delText xml:space="preserve">llama </w:delText>
              </w:r>
            </w:del>
          </w:p>
        </w:tc>
        <w:tc>
          <w:tcPr>
            <w:tcW w:w="5349" w:type="dxa"/>
            <w:tcBorders>
              <w:top w:val="nil"/>
              <w:left w:val="nil"/>
              <w:bottom w:val="nil"/>
              <w:right w:val="nil"/>
            </w:tcBorders>
          </w:tcPr>
          <w:p w14:paraId="7E0E713F" w14:textId="407DA0DD" w:rsidR="007D28D6" w:rsidDel="00E2773A" w:rsidRDefault="00000000">
            <w:pPr>
              <w:pStyle w:val="af"/>
              <w:rPr>
                <w:del w:id="2612" w:author="fei zhai" w:date="2026-05-06T15:34:00Z"/>
                <w:rFonts w:hint="default"/>
              </w:rPr>
            </w:pPr>
            <w:del w:id="2613" w:author="fei zhai" w:date="2026-05-06T15:34:00Z">
              <w:r w:rsidDel="00E2773A">
                <w:rPr>
                  <w:rFonts w:hint="default"/>
                </w:rPr>
                <w:delText>0.13.5</w:delText>
              </w:r>
            </w:del>
          </w:p>
        </w:tc>
      </w:tr>
      <w:tr w:rsidR="007D28D6" w:rsidDel="00E2773A" w14:paraId="0B692DD3" w14:textId="4FE4C19E">
        <w:trPr>
          <w:del w:id="2614" w:author="fei zhai" w:date="2026-05-06T15:34:00Z"/>
        </w:trPr>
        <w:tc>
          <w:tcPr>
            <w:tcW w:w="3173" w:type="dxa"/>
            <w:tcBorders>
              <w:top w:val="nil"/>
              <w:left w:val="nil"/>
              <w:bottom w:val="single" w:sz="8" w:space="0" w:color="auto"/>
              <w:right w:val="nil"/>
            </w:tcBorders>
          </w:tcPr>
          <w:p w14:paraId="36A4A26B" w14:textId="3BDE604D" w:rsidR="007D28D6" w:rsidDel="00E2773A" w:rsidRDefault="00000000">
            <w:pPr>
              <w:pStyle w:val="af"/>
              <w:rPr>
                <w:del w:id="2615" w:author="fei zhai" w:date="2026-05-06T15:34:00Z"/>
                <w:rFonts w:hint="default"/>
              </w:rPr>
            </w:pPr>
            <w:del w:id="2616" w:author="fei zhai" w:date="2026-05-06T15:34:00Z">
              <w:r w:rsidDel="00E2773A">
                <w:rPr>
                  <w:rFonts w:hint="default"/>
                </w:rPr>
                <w:delText>Dify</w:delText>
              </w:r>
            </w:del>
          </w:p>
        </w:tc>
        <w:tc>
          <w:tcPr>
            <w:tcW w:w="5349" w:type="dxa"/>
            <w:tcBorders>
              <w:top w:val="nil"/>
              <w:left w:val="nil"/>
              <w:bottom w:val="single" w:sz="8" w:space="0" w:color="auto"/>
              <w:right w:val="nil"/>
            </w:tcBorders>
          </w:tcPr>
          <w:p w14:paraId="64F7A45B" w14:textId="5EB7E54E" w:rsidR="007D28D6" w:rsidDel="00E2773A" w:rsidRDefault="00000000">
            <w:pPr>
              <w:pStyle w:val="af"/>
              <w:rPr>
                <w:del w:id="2617" w:author="fei zhai" w:date="2026-05-06T15:34:00Z"/>
                <w:rFonts w:hint="default"/>
              </w:rPr>
            </w:pPr>
            <w:del w:id="2618" w:author="fei zhai" w:date="2026-05-06T15:34:00Z">
              <w:r w:rsidDel="00E2773A">
                <w:rPr>
                  <w:rFonts w:hint="default"/>
                </w:rPr>
                <w:delText>1.6.0</w:delText>
              </w:r>
            </w:del>
          </w:p>
        </w:tc>
      </w:tr>
    </w:tbl>
    <w:p w14:paraId="5D0FA74E" w14:textId="4809E538" w:rsidR="007D28D6" w:rsidDel="00E2773A" w:rsidRDefault="00000000">
      <w:pPr>
        <w:pStyle w:val="3"/>
        <w:numPr>
          <w:ilvl w:val="2"/>
          <w:numId w:val="1"/>
        </w:numPr>
        <w:tabs>
          <w:tab w:val="clear" w:pos="420"/>
        </w:tabs>
        <w:rPr>
          <w:del w:id="2619" w:author="fei zhai" w:date="2026-05-06T15:34:00Z"/>
        </w:rPr>
      </w:pPr>
      <w:bookmarkStart w:id="2620" w:name="_Toc28219"/>
      <w:bookmarkStart w:id="2621" w:name="_Toc216114502"/>
      <w:del w:id="2622" w:author="fei zhai" w:date="2026-05-06T15:34:00Z">
        <w:r w:rsidDel="00E2773A">
          <w:rPr>
            <w:rFonts w:hint="eastAsia"/>
          </w:rPr>
          <w:delText>自动标注工作流设计</w:delText>
        </w:r>
        <w:bookmarkEnd w:id="2620"/>
        <w:bookmarkEnd w:id="2621"/>
      </w:del>
    </w:p>
    <w:p w14:paraId="3C924942" w14:textId="2E36C847" w:rsidR="007D28D6" w:rsidDel="00E2773A" w:rsidRDefault="00000000">
      <w:pPr>
        <w:ind w:firstLine="480"/>
        <w:rPr>
          <w:del w:id="2623" w:author="fei zhai" w:date="2026-05-06T15:34:00Z"/>
        </w:rPr>
      </w:pPr>
      <w:del w:id="2624" w:author="fei zhai" w:date="2026-05-06T15:34:00Z">
        <w:r w:rsidDel="00E2773A">
          <w:rPr>
            <w:rFonts w:hint="eastAsia"/>
          </w:rPr>
          <w:delText>为了应对医疗器械专利文本专业性强、类别界限模糊而造成的分类问题，本文利用</w:delText>
        </w:r>
        <w:r w:rsidDel="00E2773A">
          <w:rPr>
            <w:rFonts w:hint="eastAsia"/>
          </w:rPr>
          <w:delText>Dify</w:delText>
        </w:r>
        <w:r w:rsidDel="00E2773A">
          <w:rPr>
            <w:rFonts w:hint="eastAsia"/>
          </w:rPr>
          <w:delText>平台设计一个基于</w:delText>
        </w:r>
        <w:r w:rsidDel="00E2773A">
          <w:rPr>
            <w:rFonts w:hint="eastAsia"/>
          </w:rPr>
          <w:delText>RAG</w:delText>
        </w:r>
        <w:r w:rsidDel="00E2773A">
          <w:rPr>
            <w:rFonts w:hint="eastAsia"/>
          </w:rPr>
          <w:delText>以及</w:delText>
        </w:r>
        <w:r w:rsidDel="00E2773A">
          <w:rPr>
            <w:rFonts w:hint="eastAsia"/>
          </w:rPr>
          <w:delText>LLM</w:delText>
        </w:r>
        <w:r w:rsidDel="00E2773A">
          <w:rPr>
            <w:rFonts w:hint="eastAsia"/>
          </w:rPr>
          <w:delText>的自动标注流程，在本地应用可以通过</w:delText>
        </w:r>
        <w:r w:rsidDel="00E2773A">
          <w:rPr>
            <w:rFonts w:hint="eastAsia"/>
          </w:rPr>
          <w:delText>API</w:delText>
        </w:r>
        <w:r w:rsidDel="00E2773A">
          <w:rPr>
            <w:rFonts w:hint="eastAsia"/>
          </w:rPr>
          <w:delText>调用已经部署好的这个流程。</w:delText>
        </w:r>
      </w:del>
    </w:p>
    <w:p w14:paraId="53112E5C" w14:textId="2C286DD7" w:rsidR="007D28D6" w:rsidDel="00E2773A" w:rsidRDefault="00000000">
      <w:pPr>
        <w:ind w:firstLineChars="0" w:firstLine="0"/>
        <w:rPr>
          <w:del w:id="2625" w:author="fei zhai" w:date="2026-05-06T15:34:00Z"/>
        </w:rPr>
      </w:pPr>
      <w:del w:id="2626" w:author="fei zhai" w:date="2026-05-06T15:34:00Z">
        <w:r w:rsidDel="00E2773A">
          <w:rPr>
            <w:rFonts w:hint="eastAsia"/>
            <w:noProof/>
          </w:rPr>
          <w:drawing>
            <wp:inline distT="0" distB="0" distL="114300" distR="114300" wp14:anchorId="645908CF" wp14:editId="46B3D81F">
              <wp:extent cx="5273675" cy="2248535"/>
              <wp:effectExtent l="0" t="0" r="5080" b="0"/>
              <wp:docPr id="7" name="图片 8" descr="数据标注v1.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标注v1.1 (1)"/>
                      <pic:cNvPicPr>
                        <a:picLocks noChangeAspect="1"/>
                      </pic:cNvPicPr>
                    </pic:nvPicPr>
                    <pic:blipFill>
                      <a:blip r:embed="rId36"/>
                      <a:stretch>
                        <a:fillRect/>
                      </a:stretch>
                    </pic:blipFill>
                    <pic:spPr>
                      <a:xfrm>
                        <a:off x="0" y="0"/>
                        <a:ext cx="5273675" cy="2248535"/>
                      </a:xfrm>
                      <a:prstGeom prst="rect">
                        <a:avLst/>
                      </a:prstGeom>
                    </pic:spPr>
                  </pic:pic>
                </a:graphicData>
              </a:graphic>
            </wp:inline>
          </w:drawing>
        </w:r>
      </w:del>
    </w:p>
    <w:p w14:paraId="552C60E7" w14:textId="1532A255" w:rsidR="007D28D6" w:rsidDel="00E2773A" w:rsidRDefault="00000000">
      <w:pPr>
        <w:pStyle w:val="ae"/>
        <w:rPr>
          <w:del w:id="2627" w:author="fei zhai" w:date="2026-05-06T15:34:00Z"/>
          <w:rFonts w:hint="default"/>
        </w:rPr>
      </w:pPr>
      <w:del w:id="2628" w:author="fei zhai" w:date="2026-05-06T15:34:00Z">
        <w:r w:rsidDel="00E2773A">
          <w:delText>图</w:delText>
        </w:r>
        <w:r w:rsidDel="00E2773A">
          <w:delText xml:space="preserve">3-3  </w:delText>
        </w:r>
        <w:r w:rsidDel="00E2773A">
          <w:delText>自动标注工作流</w:delText>
        </w:r>
      </w:del>
    </w:p>
    <w:p w14:paraId="228E63D3" w14:textId="5DD844ED" w:rsidR="007D28D6" w:rsidDel="00E2773A" w:rsidRDefault="00000000">
      <w:pPr>
        <w:ind w:firstLine="480"/>
        <w:rPr>
          <w:del w:id="2629" w:author="fei zhai" w:date="2026-05-06T15:34:00Z"/>
        </w:rPr>
      </w:pPr>
      <w:del w:id="2630" w:author="fei zhai" w:date="2026-05-06T15:34:00Z">
        <w:r w:rsidDel="00E2773A">
          <w:rPr>
            <w:rFonts w:hint="eastAsia"/>
          </w:rPr>
          <w:delText>工作流使用粗分类加难例精修的方式，利用《医疗器械分类目录》作为外部知识库，在容易混淆类别的基础上增加一个条件分支进行进一步验证，保证标注准确率，工作流的整体结构如图</w:delText>
        </w:r>
        <w:r w:rsidDel="00E2773A">
          <w:rPr>
            <w:rFonts w:hint="eastAsia"/>
          </w:rPr>
          <w:delText>3-3</w:delText>
        </w:r>
        <w:r w:rsidDel="00E2773A">
          <w:rPr>
            <w:rFonts w:hint="eastAsia"/>
          </w:rPr>
          <w:delText>所示，主要包括知识查询、粗分类判断、条件分支校验以及结果汇总等部分。</w:delText>
        </w:r>
      </w:del>
    </w:p>
    <w:p w14:paraId="4B984A54" w14:textId="3E7DD6C4" w:rsidR="007D28D6" w:rsidDel="00E2773A" w:rsidRDefault="00000000">
      <w:pPr>
        <w:numPr>
          <w:ilvl w:val="0"/>
          <w:numId w:val="9"/>
        </w:numPr>
        <w:ind w:firstLine="480"/>
        <w:rPr>
          <w:del w:id="2631" w:author="fei zhai" w:date="2026-05-06T15:34:00Z"/>
        </w:rPr>
      </w:pPr>
      <w:del w:id="2632" w:author="fei zhai" w:date="2026-05-06T15:34:00Z">
        <w:r w:rsidDel="00E2773A">
          <w:rPr>
            <w:rFonts w:hint="eastAsia"/>
          </w:rPr>
          <w:delText>知识检索模块</w:delText>
        </w:r>
      </w:del>
    </w:p>
    <w:p w14:paraId="2C684698" w14:textId="5980E742" w:rsidR="007D28D6" w:rsidDel="00E2773A" w:rsidRDefault="00000000">
      <w:pPr>
        <w:ind w:firstLine="480"/>
        <w:rPr>
          <w:del w:id="2633" w:author="fei zhai" w:date="2026-05-06T15:34:00Z"/>
        </w:rPr>
      </w:pPr>
      <w:del w:id="2634" w:author="fei zhai" w:date="2026-05-06T15:34:00Z">
        <w:r w:rsidDel="00E2773A">
          <w:rPr>
            <w:rFonts w:hint="eastAsia"/>
          </w:rPr>
          <w:delText>本模块用于指导大模型对正确分类。系统接收到一个专利摘要后，使用</w:delText>
        </w:r>
        <w:r w:rsidDel="00E2773A">
          <w:rPr>
            <w:rFonts w:hint="eastAsia"/>
          </w:rPr>
          <w:delText>bge-large-zh-v1.5</w:delText>
        </w:r>
        <w:r w:rsidDel="00E2773A">
          <w:rPr>
            <w:rFonts w:hint="eastAsia"/>
          </w:rPr>
          <w:delText>嵌入模型将其转化为向量表示。然后，在已经建立好的《医疗器械分类目录》知识库中进行混合搜索，语义以及关键词所占比例分别为</w:delText>
        </w:r>
        <w:r w:rsidDel="00E2773A">
          <w:rPr>
            <w:rFonts w:hint="eastAsia"/>
          </w:rPr>
          <w:delText>0.7</w:delText>
        </w:r>
        <w:r w:rsidDel="00E2773A">
          <w:rPr>
            <w:rFonts w:hint="eastAsia"/>
          </w:rPr>
          <w:delText>、</w:delText>
        </w:r>
        <w:r w:rsidDel="00E2773A">
          <w:rPr>
            <w:rFonts w:hint="eastAsia"/>
          </w:rPr>
          <w:delText>0.3</w:delText>
        </w:r>
        <w:r w:rsidDel="00E2773A">
          <w:rPr>
            <w:rFonts w:hint="eastAsia"/>
          </w:rPr>
          <w:delText>，</w:delText>
        </w:r>
        <w:r w:rsidDel="00E2773A">
          <w:rPr>
            <w:rFonts w:hint="eastAsia"/>
          </w:rPr>
          <w:delText>Score</w:delText>
        </w:r>
        <w:r w:rsidDel="00E2773A">
          <w:rPr>
            <w:rFonts w:hint="eastAsia"/>
          </w:rPr>
          <w:delText>阈值为</w:delText>
        </w:r>
        <w:r w:rsidDel="00E2773A">
          <w:rPr>
            <w:rFonts w:hint="eastAsia"/>
          </w:rPr>
          <w:delText>0.4</w:delText>
        </w:r>
        <w:r w:rsidDel="00E2773A">
          <w:rPr>
            <w:rFonts w:hint="eastAsia"/>
          </w:rPr>
          <w:delText>，返回与输入摘要语义最接近的前五个知识片段。这些片段包含了相关类别的定义、核心特征及典型产品示例，为后续的推理过程提供了权威的知识上下文。</w:delText>
        </w:r>
      </w:del>
    </w:p>
    <w:p w14:paraId="3768F309" w14:textId="1F3F88F1" w:rsidR="007D28D6" w:rsidDel="00E2773A" w:rsidRDefault="00000000">
      <w:pPr>
        <w:numPr>
          <w:ilvl w:val="0"/>
          <w:numId w:val="9"/>
        </w:numPr>
        <w:ind w:firstLine="480"/>
        <w:rPr>
          <w:del w:id="2635" w:author="fei zhai" w:date="2026-05-06T15:34:00Z"/>
        </w:rPr>
      </w:pPr>
      <w:del w:id="2636" w:author="fei zhai" w:date="2026-05-06T15:34:00Z">
        <w:r w:rsidDel="00E2773A">
          <w:rPr>
            <w:rFonts w:hint="eastAsia"/>
          </w:rPr>
          <w:delText>初步分类决策模块</w:delText>
        </w:r>
      </w:del>
    </w:p>
    <w:p w14:paraId="5040747D" w14:textId="0131C56C" w:rsidR="007D28D6" w:rsidDel="00E2773A" w:rsidRDefault="00000000">
      <w:pPr>
        <w:ind w:firstLine="480"/>
        <w:rPr>
          <w:del w:id="2637" w:author="fei zhai" w:date="2026-05-06T15:34:00Z"/>
        </w:rPr>
      </w:pPr>
      <w:del w:id="2638" w:author="fei zhai" w:date="2026-05-06T15:34:00Z">
        <w:r w:rsidDel="00E2773A">
          <w:rPr>
            <w:rFonts w:hint="eastAsia"/>
          </w:rPr>
          <w:delText>这个阶段用较为通用的</w:delText>
        </w:r>
        <w:r w:rsidDel="00E2773A">
          <w:rPr>
            <w:rFonts w:hint="eastAsia"/>
          </w:rPr>
          <w:delText>Qwen3:8B</w:delText>
        </w:r>
        <w:r w:rsidDel="00E2773A">
          <w:rPr>
            <w:rFonts w:hint="eastAsia"/>
          </w:rPr>
          <w:delText>模型做初筛工作，提示词根据角色设定、任务定义、知识注入以及逻辑推理的方式来编写。</w:delText>
        </w:r>
      </w:del>
    </w:p>
    <w:p w14:paraId="53C1BF8B" w14:textId="5F82E539" w:rsidR="007D28D6" w:rsidDel="00E2773A" w:rsidRDefault="00000000">
      <w:pPr>
        <w:ind w:firstLine="480"/>
        <w:rPr>
          <w:del w:id="2639" w:author="fei zhai" w:date="2026-05-06T15:34:00Z"/>
        </w:rPr>
      </w:pPr>
      <w:del w:id="2640" w:author="fei zhai" w:date="2026-05-06T15:34:00Z">
        <w:r w:rsidDel="00E2773A">
          <w:rPr>
            <w:rFonts w:hint="eastAsia"/>
          </w:rPr>
          <w:delText>角色设定，将模型设定为医疗器械分类专家。</w:delText>
        </w:r>
      </w:del>
    </w:p>
    <w:p w14:paraId="4ADE130F" w14:textId="65385928" w:rsidR="007D28D6" w:rsidDel="00E2773A" w:rsidRDefault="00000000">
      <w:pPr>
        <w:ind w:firstLine="480"/>
        <w:rPr>
          <w:del w:id="2641" w:author="fei zhai" w:date="2026-05-06T15:34:00Z"/>
        </w:rPr>
      </w:pPr>
      <w:del w:id="2642" w:author="fei zhai" w:date="2026-05-06T15:34:00Z">
        <w:r w:rsidDel="00E2773A">
          <w:rPr>
            <w:rFonts w:hint="eastAsia"/>
          </w:rPr>
          <w:delText>任务定义，完成</w:delText>
        </w:r>
        <w:r w:rsidDel="00E2773A">
          <w:rPr>
            <w:rFonts w:hint="eastAsia"/>
          </w:rPr>
          <w:delText>22</w:delText>
        </w:r>
        <w:r w:rsidDel="00E2773A">
          <w:rPr>
            <w:rFonts w:hint="eastAsia"/>
          </w:rPr>
          <w:delText>个一级产品类别分类。</w:delText>
        </w:r>
      </w:del>
    </w:p>
    <w:p w14:paraId="448DFEF1" w14:textId="3B9991C6" w:rsidR="007D28D6" w:rsidDel="00E2773A" w:rsidRDefault="00000000">
      <w:pPr>
        <w:ind w:firstLine="480"/>
        <w:rPr>
          <w:del w:id="2643" w:author="fei zhai" w:date="2026-05-06T15:34:00Z"/>
        </w:rPr>
      </w:pPr>
      <w:del w:id="2644" w:author="fei zhai" w:date="2026-05-06T15:34:00Z">
        <w:r w:rsidDel="00E2773A">
          <w:rPr>
            <w:rFonts w:hint="eastAsia"/>
          </w:rPr>
          <w:delText>知识注入，在得到结果之后，将找到的知识片段作为上下文输入模型，并明确告诉模型在做选择时要使用“区分重点”，比如“有源与无源的区别”、“植入与手术器械的区别”。</w:delText>
        </w:r>
      </w:del>
    </w:p>
    <w:p w14:paraId="167A2AE3" w14:textId="2910AA51" w:rsidR="007D28D6" w:rsidDel="00E2773A" w:rsidRDefault="00000000">
      <w:pPr>
        <w:ind w:firstLine="480"/>
        <w:rPr>
          <w:del w:id="2645" w:author="fei zhai" w:date="2026-05-06T15:34:00Z"/>
        </w:rPr>
      </w:pPr>
      <w:del w:id="2646" w:author="fei zhai" w:date="2026-05-06T15:34:00Z">
        <w:r w:rsidDel="00E2773A">
          <w:rPr>
            <w:rFonts w:hint="eastAsia"/>
          </w:rPr>
          <w:delText>结构化输出，让模型用</w:delText>
        </w:r>
        <w:r w:rsidDel="00E2773A">
          <w:rPr>
            <w:rFonts w:hint="eastAsia"/>
          </w:rPr>
          <w:delText>JSON</w:delText>
        </w:r>
        <w:r w:rsidDel="00E2773A">
          <w:rPr>
            <w:rFonts w:hint="eastAsia"/>
          </w:rPr>
          <w:delText>形式输出分类结果，“类别”、“理由”以及“决策依据”。</w:delText>
        </w:r>
      </w:del>
    </w:p>
    <w:p w14:paraId="67CBF6F1" w14:textId="06933072" w:rsidR="007D28D6" w:rsidDel="00E2773A" w:rsidRDefault="00000000">
      <w:pPr>
        <w:numPr>
          <w:ilvl w:val="0"/>
          <w:numId w:val="9"/>
        </w:numPr>
        <w:ind w:firstLine="480"/>
        <w:rPr>
          <w:del w:id="2647" w:author="fei zhai" w:date="2026-05-06T15:34:00Z"/>
        </w:rPr>
      </w:pPr>
      <w:del w:id="2648" w:author="fei zhai" w:date="2026-05-06T15:34:00Z">
        <w:r w:rsidDel="00E2773A">
          <w:rPr>
            <w:rFonts w:hint="eastAsia"/>
          </w:rPr>
          <w:delText>条件分支与二次校验模块</w:delText>
        </w:r>
      </w:del>
    </w:p>
    <w:p w14:paraId="16CD6966" w14:textId="6ABC3F51" w:rsidR="007D28D6" w:rsidDel="00E2773A" w:rsidRDefault="00000000">
      <w:pPr>
        <w:ind w:firstLine="480"/>
        <w:rPr>
          <w:del w:id="2649" w:author="fei zhai" w:date="2026-05-06T15:34:00Z"/>
        </w:rPr>
      </w:pPr>
      <w:del w:id="2650" w:author="fei zhai" w:date="2026-05-06T15:34:00Z">
        <w:r w:rsidDel="00E2773A">
          <w:rPr>
            <w:rFonts w:hint="eastAsia"/>
          </w:rPr>
          <w:delText>为避免初筛过程中出现误判情况，在工作流中增加条件分支以对某些类目再次甄别。基于前期测试结果，发现四个高频易混类别并分别为其设置专门校验点，如表</w:delText>
        </w:r>
        <w:r w:rsidDel="00E2773A">
          <w:rPr>
            <w:rFonts w:hint="eastAsia"/>
          </w:rPr>
          <w:delText>3-8</w:delText>
        </w:r>
        <w:r w:rsidDel="00E2773A">
          <w:rPr>
            <w:rFonts w:hint="eastAsia"/>
          </w:rPr>
          <w:delText>所示。</w:delText>
        </w:r>
      </w:del>
    </w:p>
    <w:p w14:paraId="61512C78" w14:textId="6C7CF9E3" w:rsidR="007D28D6" w:rsidDel="00E2773A" w:rsidRDefault="00000000">
      <w:pPr>
        <w:pStyle w:val="ae"/>
        <w:rPr>
          <w:del w:id="2651" w:author="fei zhai" w:date="2026-05-06T15:34:00Z"/>
          <w:rFonts w:hint="default"/>
        </w:rPr>
      </w:pPr>
      <w:del w:id="2652" w:author="fei zhai" w:date="2026-05-06T15:34:00Z">
        <w:r w:rsidDel="00E2773A">
          <w:delText>表</w:delText>
        </w:r>
        <w:r w:rsidDel="00E2773A">
          <w:delText xml:space="preserve">3-8  </w:delText>
        </w:r>
        <w:r w:rsidDel="00E2773A">
          <w:delText>各分支及作用</w:delText>
        </w:r>
      </w:del>
    </w:p>
    <w:tbl>
      <w:tblPr>
        <w:tblStyle w:val="aa"/>
        <w:tblW w:w="0" w:type="auto"/>
        <w:tblLook w:val="04A0" w:firstRow="1" w:lastRow="0" w:firstColumn="1" w:lastColumn="0" w:noHBand="0" w:noVBand="1"/>
      </w:tblPr>
      <w:tblGrid>
        <w:gridCol w:w="2162"/>
        <w:gridCol w:w="6144"/>
      </w:tblGrid>
      <w:tr w:rsidR="007D28D6" w:rsidDel="00E2773A" w14:paraId="0392E0DE" w14:textId="4F01B6BA">
        <w:trPr>
          <w:del w:id="2653" w:author="fei zhai" w:date="2026-05-06T15:34:00Z"/>
        </w:trPr>
        <w:tc>
          <w:tcPr>
            <w:tcW w:w="2215" w:type="dxa"/>
            <w:tcBorders>
              <w:top w:val="single" w:sz="8" w:space="0" w:color="auto"/>
              <w:left w:val="nil"/>
              <w:bottom w:val="single" w:sz="6" w:space="0" w:color="auto"/>
              <w:right w:val="nil"/>
            </w:tcBorders>
          </w:tcPr>
          <w:p w14:paraId="0223DD33" w14:textId="2D1B1A37" w:rsidR="007D28D6" w:rsidDel="00E2773A" w:rsidRDefault="00000000">
            <w:pPr>
              <w:pStyle w:val="af"/>
              <w:rPr>
                <w:del w:id="2654" w:author="fei zhai" w:date="2026-05-06T15:34:00Z"/>
                <w:rFonts w:hint="default"/>
              </w:rPr>
            </w:pPr>
            <w:del w:id="2655" w:author="fei zhai" w:date="2026-05-06T15:34:00Z">
              <w:r w:rsidDel="00E2773A">
                <w:delText>分支</w:delText>
              </w:r>
            </w:del>
          </w:p>
        </w:tc>
        <w:tc>
          <w:tcPr>
            <w:tcW w:w="6307" w:type="dxa"/>
            <w:tcBorders>
              <w:top w:val="single" w:sz="8" w:space="0" w:color="auto"/>
              <w:left w:val="nil"/>
              <w:bottom w:val="single" w:sz="6" w:space="0" w:color="auto"/>
              <w:right w:val="nil"/>
            </w:tcBorders>
          </w:tcPr>
          <w:p w14:paraId="34E9ACB1" w14:textId="62075982" w:rsidR="007D28D6" w:rsidDel="00E2773A" w:rsidRDefault="00000000">
            <w:pPr>
              <w:pStyle w:val="af"/>
              <w:rPr>
                <w:del w:id="2656" w:author="fei zhai" w:date="2026-05-06T15:34:00Z"/>
                <w:rFonts w:hint="default"/>
              </w:rPr>
            </w:pPr>
            <w:del w:id="2657" w:author="fei zhai" w:date="2026-05-06T15:34:00Z">
              <w:r w:rsidDel="00E2773A">
                <w:delText>作用</w:delText>
              </w:r>
            </w:del>
          </w:p>
        </w:tc>
      </w:tr>
      <w:tr w:rsidR="007D28D6" w:rsidDel="00E2773A" w14:paraId="53EC6183" w14:textId="276787F5">
        <w:trPr>
          <w:del w:id="2658" w:author="fei zhai" w:date="2026-05-06T15:34:00Z"/>
        </w:trPr>
        <w:tc>
          <w:tcPr>
            <w:tcW w:w="2215" w:type="dxa"/>
            <w:tcBorders>
              <w:top w:val="single" w:sz="6" w:space="0" w:color="auto"/>
              <w:left w:val="nil"/>
              <w:bottom w:val="nil"/>
              <w:right w:val="nil"/>
            </w:tcBorders>
          </w:tcPr>
          <w:p w14:paraId="34C9519B" w14:textId="1CDC88BF" w:rsidR="007D28D6" w:rsidDel="00E2773A" w:rsidRDefault="00000000">
            <w:pPr>
              <w:pStyle w:val="af"/>
              <w:rPr>
                <w:del w:id="2659" w:author="fei zhai" w:date="2026-05-06T15:34:00Z"/>
                <w:rFonts w:hint="default"/>
              </w:rPr>
            </w:pPr>
            <w:del w:id="2660" w:author="fei zhai" w:date="2026-05-06T15:34:00Z">
              <w:r w:rsidDel="00E2773A">
                <w:delText>有源植入器械</w:delText>
              </w:r>
            </w:del>
          </w:p>
        </w:tc>
        <w:tc>
          <w:tcPr>
            <w:tcW w:w="6307" w:type="dxa"/>
            <w:tcBorders>
              <w:top w:val="single" w:sz="6" w:space="0" w:color="auto"/>
              <w:left w:val="nil"/>
              <w:bottom w:val="nil"/>
              <w:right w:val="nil"/>
            </w:tcBorders>
          </w:tcPr>
          <w:p w14:paraId="2A4C808D" w14:textId="64B24E02" w:rsidR="007D28D6" w:rsidDel="00E2773A" w:rsidRDefault="00000000">
            <w:pPr>
              <w:pStyle w:val="af"/>
              <w:rPr>
                <w:del w:id="2661" w:author="fei zhai" w:date="2026-05-06T15:34:00Z"/>
                <w:rFonts w:hint="default"/>
              </w:rPr>
            </w:pPr>
            <w:del w:id="2662" w:author="fei zhai" w:date="2026-05-06T15:34:00Z">
              <w:r w:rsidDel="00E2773A">
                <w:delText>当初步判定为“有源植入器械”时，进入该分支。专门的</w:delText>
              </w:r>
              <w:r w:rsidDel="00E2773A">
                <w:delText>LLM</w:delText>
              </w:r>
              <w:r w:rsidDel="00E2773A">
                <w:delText>节点会重点对比“有源植入器械”与“有源手术器械”，通过检查是否“长期留置体内”及“是否依赖能源驱动”等核心特征进行最终确认。</w:delText>
              </w:r>
            </w:del>
          </w:p>
        </w:tc>
      </w:tr>
      <w:tr w:rsidR="007D28D6" w:rsidDel="00E2773A" w14:paraId="03794DC6" w14:textId="4FEA7D05">
        <w:trPr>
          <w:del w:id="2663" w:author="fei zhai" w:date="2026-05-06T15:34:00Z"/>
        </w:trPr>
        <w:tc>
          <w:tcPr>
            <w:tcW w:w="2215" w:type="dxa"/>
            <w:tcBorders>
              <w:top w:val="nil"/>
              <w:left w:val="nil"/>
              <w:bottom w:val="nil"/>
              <w:right w:val="nil"/>
            </w:tcBorders>
          </w:tcPr>
          <w:p w14:paraId="2E65B296" w14:textId="6C0A471A" w:rsidR="007D28D6" w:rsidDel="00E2773A" w:rsidRDefault="00000000">
            <w:pPr>
              <w:pStyle w:val="af"/>
              <w:rPr>
                <w:del w:id="2664" w:author="fei zhai" w:date="2026-05-06T15:34:00Z"/>
                <w:rFonts w:hint="default"/>
              </w:rPr>
            </w:pPr>
            <w:del w:id="2665" w:author="fei zhai" w:date="2026-05-06T15:34:00Z">
              <w:r w:rsidDel="00E2773A">
                <w:delText>医用诊察和监护器械</w:delText>
              </w:r>
            </w:del>
          </w:p>
        </w:tc>
        <w:tc>
          <w:tcPr>
            <w:tcW w:w="6307" w:type="dxa"/>
            <w:tcBorders>
              <w:top w:val="nil"/>
              <w:left w:val="nil"/>
              <w:bottom w:val="nil"/>
              <w:right w:val="nil"/>
            </w:tcBorders>
          </w:tcPr>
          <w:p w14:paraId="0E80EFB9" w14:textId="510F382A" w:rsidR="007D28D6" w:rsidDel="00E2773A" w:rsidRDefault="00000000">
            <w:pPr>
              <w:pStyle w:val="af"/>
              <w:rPr>
                <w:del w:id="2666" w:author="fei zhai" w:date="2026-05-06T15:34:00Z"/>
                <w:rFonts w:hint="default"/>
              </w:rPr>
            </w:pPr>
            <w:del w:id="2667" w:author="fei zhai" w:date="2026-05-06T15:34:00Z">
              <w:r w:rsidDel="00E2773A">
                <w:delText>针对该类别与“医用软件”的界限模糊问题，校验节点重点分析核心创新点是在于硬件传感器还是数据处理算法。</w:delText>
              </w:r>
            </w:del>
          </w:p>
        </w:tc>
      </w:tr>
      <w:tr w:rsidR="007D28D6" w:rsidDel="00E2773A" w14:paraId="3E941823" w14:textId="24E7DE3F">
        <w:trPr>
          <w:del w:id="2668" w:author="fei zhai" w:date="2026-05-06T15:34:00Z"/>
        </w:trPr>
        <w:tc>
          <w:tcPr>
            <w:tcW w:w="2215" w:type="dxa"/>
            <w:tcBorders>
              <w:top w:val="nil"/>
              <w:left w:val="nil"/>
              <w:bottom w:val="nil"/>
              <w:right w:val="nil"/>
            </w:tcBorders>
          </w:tcPr>
          <w:p w14:paraId="5FA955EE" w14:textId="17ACD09D" w:rsidR="007D28D6" w:rsidDel="00E2773A" w:rsidRDefault="00000000">
            <w:pPr>
              <w:pStyle w:val="af"/>
              <w:rPr>
                <w:del w:id="2669" w:author="fei zhai" w:date="2026-05-06T15:34:00Z"/>
                <w:rFonts w:hint="default"/>
              </w:rPr>
            </w:pPr>
            <w:del w:id="2670" w:author="fei zhai" w:date="2026-05-06T15:34:00Z">
              <w:r w:rsidDel="00E2773A">
                <w:delText>无源植入器械</w:delText>
              </w:r>
            </w:del>
          </w:p>
        </w:tc>
        <w:tc>
          <w:tcPr>
            <w:tcW w:w="6307" w:type="dxa"/>
            <w:tcBorders>
              <w:top w:val="nil"/>
              <w:left w:val="nil"/>
              <w:bottom w:val="nil"/>
              <w:right w:val="nil"/>
            </w:tcBorders>
          </w:tcPr>
          <w:p w14:paraId="7E5283B8" w14:textId="3818A7BD" w:rsidR="007D28D6" w:rsidDel="00E2773A" w:rsidRDefault="00000000">
            <w:pPr>
              <w:pStyle w:val="af"/>
              <w:rPr>
                <w:del w:id="2671" w:author="fei zhai" w:date="2026-05-06T15:34:00Z"/>
                <w:rFonts w:hint="default"/>
              </w:rPr>
            </w:pPr>
            <w:del w:id="2672" w:author="fei zhai" w:date="2026-05-06T15:34:00Z">
              <w:r w:rsidDel="00E2773A">
                <w:delText>重点区分“无源植入”与“有源植入”，严格排查摘要中是否包含“电极”、“传感器”等暗示有源属性的关键词。</w:delText>
              </w:r>
            </w:del>
          </w:p>
        </w:tc>
      </w:tr>
      <w:tr w:rsidR="007D28D6" w:rsidDel="00E2773A" w14:paraId="73908D5F" w14:textId="257A6620">
        <w:trPr>
          <w:del w:id="2673" w:author="fei zhai" w:date="2026-05-06T15:34:00Z"/>
        </w:trPr>
        <w:tc>
          <w:tcPr>
            <w:tcW w:w="2215" w:type="dxa"/>
            <w:tcBorders>
              <w:top w:val="nil"/>
              <w:left w:val="nil"/>
              <w:bottom w:val="single" w:sz="8" w:space="0" w:color="auto"/>
              <w:right w:val="nil"/>
            </w:tcBorders>
          </w:tcPr>
          <w:p w14:paraId="526EDEF0" w14:textId="07377A8A" w:rsidR="007D28D6" w:rsidDel="00E2773A" w:rsidRDefault="00000000">
            <w:pPr>
              <w:pStyle w:val="af"/>
              <w:rPr>
                <w:del w:id="2674" w:author="fei zhai" w:date="2026-05-06T15:34:00Z"/>
                <w:rFonts w:hint="default"/>
              </w:rPr>
            </w:pPr>
            <w:del w:id="2675" w:author="fei zhai" w:date="2026-05-06T15:34:00Z">
              <w:r w:rsidDel="00E2773A">
                <w:delText>医用康复器械</w:delText>
              </w:r>
            </w:del>
          </w:p>
        </w:tc>
        <w:tc>
          <w:tcPr>
            <w:tcW w:w="6307" w:type="dxa"/>
            <w:tcBorders>
              <w:top w:val="nil"/>
              <w:left w:val="nil"/>
              <w:bottom w:val="single" w:sz="8" w:space="0" w:color="auto"/>
              <w:right w:val="nil"/>
            </w:tcBorders>
          </w:tcPr>
          <w:p w14:paraId="026B906E" w14:textId="0DDE5548" w:rsidR="007D28D6" w:rsidDel="00E2773A" w:rsidRDefault="00000000">
            <w:pPr>
              <w:pStyle w:val="af"/>
              <w:rPr>
                <w:del w:id="2676" w:author="fei zhai" w:date="2026-05-06T15:34:00Z"/>
                <w:rFonts w:hint="default"/>
              </w:rPr>
            </w:pPr>
            <w:del w:id="2677" w:author="fei zhai" w:date="2026-05-06T15:34:00Z">
              <w:r w:rsidDel="00E2773A">
                <w:delText>鉴于康复器械常与“医用软件”或“患者承载器械”混淆，该分支重点判断设备的主要功能是“功能恢复训练”、“单纯承载”还是“纯算法分析”。</w:delText>
              </w:r>
            </w:del>
          </w:p>
        </w:tc>
      </w:tr>
    </w:tbl>
    <w:p w14:paraId="0B8C6550" w14:textId="7325D122" w:rsidR="007D28D6" w:rsidDel="00E2773A" w:rsidRDefault="00000000">
      <w:pPr>
        <w:numPr>
          <w:ilvl w:val="0"/>
          <w:numId w:val="9"/>
        </w:numPr>
        <w:ind w:firstLine="480"/>
        <w:rPr>
          <w:del w:id="2678" w:author="fei zhai" w:date="2026-05-06T15:34:00Z"/>
        </w:rPr>
      </w:pPr>
      <w:del w:id="2679" w:author="fei zhai" w:date="2026-05-06T15:34:00Z">
        <w:r w:rsidDel="00E2773A">
          <w:rPr>
            <w:rFonts w:hint="eastAsia"/>
          </w:rPr>
          <w:delText>变量聚合与输出</w:delText>
        </w:r>
      </w:del>
    </w:p>
    <w:p w14:paraId="2417528E" w14:textId="6162DFDA" w:rsidR="007D28D6" w:rsidDel="00E2773A" w:rsidRDefault="00000000">
      <w:pPr>
        <w:ind w:firstLine="480"/>
        <w:rPr>
          <w:del w:id="2680" w:author="fei zhai" w:date="2026-05-06T15:34:00Z"/>
        </w:rPr>
      </w:pPr>
      <w:del w:id="2681" w:author="fei zhai" w:date="2026-05-06T15:34:00Z">
        <w:r w:rsidDel="00E2773A">
          <w:rPr>
            <w:rFonts w:hint="eastAsia"/>
          </w:rPr>
          <w:delText>变量聚合器汇总各分支最终结果。不管通过何种路径，该系统最终均会得到一个统一格式分类标签以及相应合理解释，对一条专利进行自动标注。</w:delText>
        </w:r>
      </w:del>
    </w:p>
    <w:p w14:paraId="2DC6D6AC" w14:textId="4874BC17" w:rsidR="007D28D6" w:rsidDel="00E2773A" w:rsidRDefault="00000000">
      <w:pPr>
        <w:ind w:firstLine="480"/>
        <w:rPr>
          <w:del w:id="2682" w:author="fei zhai" w:date="2026-05-06T15:34:00Z"/>
        </w:rPr>
      </w:pPr>
      <w:del w:id="2683" w:author="fei zhai" w:date="2026-05-06T15:34:00Z">
        <w:r w:rsidDel="00E2773A">
          <w:rPr>
            <w:rFonts w:hint="eastAsia"/>
          </w:rPr>
          <w:delText>以上述方式，该工作流不仅使用</w:delText>
        </w:r>
        <w:r w:rsidDel="00E2773A">
          <w:rPr>
            <w:rFonts w:hint="eastAsia"/>
          </w:rPr>
          <w:delText>RAG</w:delText>
        </w:r>
        <w:r w:rsidDel="00E2773A">
          <w:rPr>
            <w:rFonts w:hint="eastAsia"/>
          </w:rPr>
          <w:delText>解决大模型所欠缺的知识，还用逻辑分支有效解决医疗器械分类中类之间容易混淆问题，提高自动化标注准确性。</w:delText>
        </w:r>
      </w:del>
    </w:p>
    <w:p w14:paraId="40264A18" w14:textId="358A5EC3" w:rsidR="007D28D6" w:rsidDel="00E2773A" w:rsidRDefault="00000000">
      <w:pPr>
        <w:pStyle w:val="3"/>
        <w:numPr>
          <w:ilvl w:val="2"/>
          <w:numId w:val="1"/>
        </w:numPr>
        <w:tabs>
          <w:tab w:val="clear" w:pos="420"/>
        </w:tabs>
        <w:rPr>
          <w:del w:id="2684" w:author="fei zhai" w:date="2026-05-06T15:34:00Z"/>
        </w:rPr>
      </w:pPr>
      <w:bookmarkStart w:id="2685" w:name="_Toc11326"/>
      <w:bookmarkStart w:id="2686" w:name="_Toc216114503"/>
      <w:del w:id="2687" w:author="fei zhai" w:date="2026-05-06T15:34:00Z">
        <w:r w:rsidDel="00E2773A">
          <w:rPr>
            <w:rFonts w:hint="eastAsia"/>
          </w:rPr>
          <w:delText>自动标注结果评估</w:delText>
        </w:r>
        <w:bookmarkEnd w:id="2685"/>
        <w:bookmarkEnd w:id="2686"/>
      </w:del>
    </w:p>
    <w:p w14:paraId="17F54ABF" w14:textId="168B21EA" w:rsidR="007D28D6" w:rsidDel="00E2773A" w:rsidRDefault="00000000">
      <w:pPr>
        <w:ind w:firstLine="480"/>
        <w:rPr>
          <w:del w:id="2688" w:author="fei zhai" w:date="2026-05-06T15:34:00Z"/>
        </w:rPr>
      </w:pPr>
      <w:del w:id="2689" w:author="fei zhai" w:date="2026-05-06T15:34:00Z">
        <w:r w:rsidDel="00E2773A">
          <w:rPr>
            <w:rFonts w:hint="eastAsia"/>
          </w:rPr>
          <w:delText>为了测试自动标注工作流的效果以及保证最终生成标签的质量，在专家对数据集进行标注后，本文对这个工作流进行了定量化评价，在此期间不断地调整</w:delText>
        </w:r>
        <w:r w:rsidDel="00E2773A">
          <w:rPr>
            <w:rFonts w:hint="eastAsia"/>
          </w:rPr>
          <w:delText>RAG</w:delText>
        </w:r>
        <w:r w:rsidDel="00E2773A">
          <w:rPr>
            <w:rFonts w:hint="eastAsia"/>
          </w:rPr>
          <w:delText>检索的相关参数，优化</w:delText>
        </w:r>
        <w:r w:rsidDel="00E2773A">
          <w:rPr>
            <w:rFonts w:hint="eastAsia"/>
          </w:rPr>
          <w:delText>LLM</w:delText>
        </w:r>
        <w:r w:rsidDel="00E2773A">
          <w:rPr>
            <w:rFonts w:hint="eastAsia"/>
          </w:rPr>
          <w:delText>提示词及</w:delText>
        </w:r>
        <w:r w:rsidDel="00E2773A">
          <w:rPr>
            <w:rFonts w:hint="eastAsia"/>
          </w:rPr>
          <w:delText>LLM</w:delText>
        </w:r>
        <w:r w:rsidDel="00E2773A">
          <w:rPr>
            <w:rFonts w:hint="eastAsia"/>
          </w:rPr>
          <w:delText>参数，增加一些有针对性的条件分支检查来提高模型效果。</w:delText>
        </w:r>
      </w:del>
    </w:p>
    <w:p w14:paraId="38413490" w14:textId="72308814" w:rsidR="007D28D6" w:rsidDel="00E2773A" w:rsidRDefault="00000000">
      <w:pPr>
        <w:ind w:firstLine="480"/>
        <w:rPr>
          <w:del w:id="2690" w:author="fei zhai" w:date="2026-05-06T15:34:00Z"/>
        </w:rPr>
      </w:pPr>
      <w:del w:id="2691" w:author="fei zhai" w:date="2026-05-06T15:34:00Z">
        <w:r w:rsidDel="00E2773A">
          <w:rPr>
            <w:rFonts w:hint="eastAsia"/>
          </w:rPr>
          <w:delText>由于</w:delText>
        </w:r>
        <w:r w:rsidDel="00E2773A">
          <w:rPr>
            <w:rFonts w:hint="eastAsia"/>
          </w:rPr>
          <w:delText>LLM</w:delText>
        </w:r>
        <w:r w:rsidDel="00E2773A">
          <w:rPr>
            <w:rFonts w:hint="eastAsia"/>
          </w:rPr>
          <w:delText>生成具有一定的随机性，在得到较稳定、可信标注时，本文把</w:delText>
        </w:r>
        <w:r w:rsidDel="00E2773A">
          <w:rPr>
            <w:rFonts w:hint="eastAsia"/>
          </w:rPr>
          <w:delText>LLM</w:delText>
        </w:r>
        <w:r w:rsidDel="00E2773A">
          <w:rPr>
            <w:rFonts w:hint="eastAsia"/>
          </w:rPr>
          <w:delText>温度以及</w:delText>
        </w:r>
        <w:r w:rsidDel="00E2773A">
          <w:rPr>
            <w:rFonts w:hint="eastAsia"/>
          </w:rPr>
          <w:delText>Top-P</w:delText>
        </w:r>
        <w:r w:rsidDel="00E2773A">
          <w:rPr>
            <w:rFonts w:hint="eastAsia"/>
          </w:rPr>
          <w:delText>设为</w:delText>
        </w:r>
        <w:r w:rsidDel="00E2773A">
          <w:rPr>
            <w:rFonts w:hint="eastAsia"/>
          </w:rPr>
          <w:delText>0.5</w:delText>
        </w:r>
        <w:r w:rsidDel="00E2773A">
          <w:rPr>
            <w:rFonts w:hint="eastAsia"/>
          </w:rPr>
          <w:delText>，让</w:delText>
        </w:r>
        <w:r w:rsidDel="00E2773A">
          <w:rPr>
            <w:rFonts w:hint="eastAsia"/>
          </w:rPr>
          <w:delText>LLM</w:delText>
        </w:r>
        <w:r w:rsidDel="00E2773A">
          <w:rPr>
            <w:rFonts w:hint="eastAsia"/>
          </w:rPr>
          <w:delText>回答更保守，从而让其输出更稳定、一致。</w:delText>
        </w:r>
      </w:del>
    </w:p>
    <w:p w14:paraId="388A547A" w14:textId="27368B2A" w:rsidR="007D28D6" w:rsidDel="00E2773A" w:rsidRDefault="00000000">
      <w:pPr>
        <w:ind w:firstLine="480"/>
        <w:rPr>
          <w:del w:id="2692" w:author="fei zhai" w:date="2026-05-06T15:34:00Z"/>
        </w:rPr>
      </w:pPr>
      <w:del w:id="2693" w:author="fei zhai" w:date="2026-05-06T15:34:00Z">
        <w:r w:rsidDel="00E2773A">
          <w:rPr>
            <w:rFonts w:hint="eastAsia"/>
          </w:rPr>
          <w:delText>最后在数据集上进行</w:delText>
        </w:r>
        <w:r w:rsidDel="00E2773A">
          <w:rPr>
            <w:rFonts w:hint="eastAsia"/>
          </w:rPr>
          <w:delText>10</w:delText>
        </w:r>
        <w:r w:rsidDel="00E2773A">
          <w:rPr>
            <w:rFonts w:hint="eastAsia"/>
          </w:rPr>
          <w:delText>轮自动标注工作流，取这</w:delText>
        </w:r>
        <w:r w:rsidDel="00E2773A">
          <w:rPr>
            <w:rFonts w:hint="eastAsia"/>
          </w:rPr>
          <w:delText>10</w:delText>
        </w:r>
        <w:r w:rsidDel="00E2773A">
          <w:rPr>
            <w:rFonts w:hint="eastAsia"/>
          </w:rPr>
          <w:delText>次的结果中出现次数最多的那个作为最后的结果。</w:delText>
        </w:r>
      </w:del>
    </w:p>
    <w:p w14:paraId="2DD78FD5" w14:textId="0B3D2D09" w:rsidR="007D28D6" w:rsidDel="00E2773A" w:rsidRDefault="00000000">
      <w:pPr>
        <w:ind w:firstLine="480"/>
        <w:rPr>
          <w:del w:id="2694" w:author="fei zhai" w:date="2026-05-06T15:34:00Z"/>
        </w:rPr>
      </w:pPr>
      <w:del w:id="2695" w:author="fei zhai" w:date="2026-05-06T15:34:00Z">
        <w:r w:rsidDel="00E2773A">
          <w:rPr>
            <w:rFonts w:hint="eastAsia"/>
          </w:rPr>
          <w:delText>本研究选取了以下三个核心指标对标注质量进行多维度评估：</w:delText>
        </w:r>
      </w:del>
    </w:p>
    <w:p w14:paraId="41B5AB1B" w14:textId="1489AADB" w:rsidR="007D28D6" w:rsidDel="00E2773A" w:rsidRDefault="00000000">
      <w:pPr>
        <w:numPr>
          <w:ilvl w:val="0"/>
          <w:numId w:val="10"/>
        </w:numPr>
        <w:ind w:firstLine="480"/>
        <w:rPr>
          <w:del w:id="2696" w:author="fei zhai" w:date="2026-05-06T15:34:00Z"/>
        </w:rPr>
      </w:pPr>
      <w:del w:id="2697" w:author="fei zhai" w:date="2026-05-06T15:34:00Z">
        <w:r w:rsidDel="00E2773A">
          <w:rPr>
            <w:rFonts w:hint="eastAsia"/>
          </w:rPr>
          <w:delText>Accuracy</w:delText>
        </w:r>
      </w:del>
    </w:p>
    <w:p w14:paraId="717204A5" w14:textId="569D228B" w:rsidR="007D28D6" w:rsidDel="00E2773A" w:rsidRDefault="00000000">
      <w:pPr>
        <w:ind w:firstLine="480"/>
        <w:rPr>
          <w:del w:id="2698" w:author="fei zhai" w:date="2026-05-06T15:34:00Z"/>
        </w:rPr>
      </w:pPr>
      <w:del w:id="2699" w:author="fei zhai" w:date="2026-05-06T15:34:00Z">
        <w:r w:rsidDel="00E2773A">
          <w:rPr>
            <w:rFonts w:hint="eastAsia"/>
          </w:rPr>
          <w:delText>衡量模型整体分类正确的样本比例，直观反映标注的总体精度。</w:delText>
        </w:r>
      </w:del>
    </w:p>
    <w:p w14:paraId="3E2925FA" w14:textId="56EBB0A7" w:rsidR="007D28D6" w:rsidDel="00E2773A" w:rsidRDefault="00000000">
      <w:pPr>
        <w:numPr>
          <w:ilvl w:val="0"/>
          <w:numId w:val="10"/>
        </w:numPr>
        <w:ind w:firstLine="480"/>
        <w:rPr>
          <w:del w:id="2700" w:author="fei zhai" w:date="2026-05-06T15:34:00Z"/>
        </w:rPr>
      </w:pPr>
      <w:del w:id="2701" w:author="fei zhai" w:date="2026-05-06T15:34:00Z">
        <w:r w:rsidDel="00E2773A">
          <w:rPr>
            <w:rFonts w:hint="eastAsia"/>
          </w:rPr>
          <w:delText>Macro F1-score</w:delText>
        </w:r>
      </w:del>
    </w:p>
    <w:p w14:paraId="4BA2C15C" w14:textId="147E0304" w:rsidR="007D28D6" w:rsidDel="00E2773A" w:rsidRDefault="00000000">
      <w:pPr>
        <w:ind w:firstLine="480"/>
        <w:rPr>
          <w:del w:id="2702" w:author="fei zhai" w:date="2026-05-06T15:34:00Z"/>
        </w:rPr>
      </w:pPr>
      <w:del w:id="2703" w:author="fei zhai" w:date="2026-05-06T15:34:00Z">
        <w:r w:rsidDel="00E2773A">
          <w:rPr>
            <w:rFonts w:hint="eastAsia"/>
          </w:rPr>
          <w:delText>求所有类别的</w:delText>
        </w:r>
        <w:r w:rsidDel="00E2773A">
          <w:rPr>
            <w:rFonts w:hint="eastAsia"/>
          </w:rPr>
          <w:delText>F1</w:delText>
        </w:r>
        <w:r w:rsidDel="00E2773A">
          <w:rPr>
            <w:rFonts w:hint="eastAsia"/>
          </w:rPr>
          <w:delText>分数均值。但由于医疗器械类别分布极不平衡，</w:delText>
        </w:r>
        <w:r w:rsidDel="00E2773A">
          <w:rPr>
            <w:rFonts w:hint="eastAsia"/>
          </w:rPr>
          <w:delText>Macro F1-score</w:delText>
        </w:r>
        <w:r w:rsidDel="00E2773A">
          <w:rPr>
            <w:rFonts w:hint="eastAsia"/>
          </w:rPr>
          <w:delText>更能真实体现模型对于稀有类别性能，而不会被大多数类别所影响。</w:delText>
        </w:r>
      </w:del>
    </w:p>
    <w:p w14:paraId="3DE0C296" w14:textId="14A24C75" w:rsidR="007D28D6" w:rsidDel="00E2773A" w:rsidRDefault="00000000">
      <w:pPr>
        <w:numPr>
          <w:ilvl w:val="0"/>
          <w:numId w:val="10"/>
        </w:numPr>
        <w:ind w:firstLine="480"/>
        <w:rPr>
          <w:del w:id="2704" w:author="fei zhai" w:date="2026-05-06T15:34:00Z"/>
        </w:rPr>
      </w:pPr>
      <w:del w:id="2705" w:author="fei zhai" w:date="2026-05-06T15:34:00Z">
        <w:r w:rsidDel="00E2773A">
          <w:rPr>
            <w:rFonts w:hint="eastAsia"/>
          </w:rPr>
          <w:delText>Fleiss' Kappa</w:delText>
        </w:r>
        <w:r w:rsidDel="00E2773A">
          <w:rPr>
            <w:rFonts w:hint="eastAsia"/>
          </w:rPr>
          <w:delText>系数</w:delText>
        </w:r>
      </w:del>
    </w:p>
    <w:p w14:paraId="7295B800" w14:textId="4BE3132D" w:rsidR="007D28D6" w:rsidDel="00E2773A" w:rsidRDefault="00000000">
      <w:pPr>
        <w:ind w:firstLine="480"/>
        <w:rPr>
          <w:del w:id="2706" w:author="fei zhai" w:date="2026-05-06T15:34:00Z"/>
        </w:rPr>
      </w:pPr>
      <w:del w:id="2707" w:author="fei zhai" w:date="2026-05-06T15:34:00Z">
        <w:r w:rsidDel="00E2773A">
          <w:rPr>
            <w:rFonts w:hint="eastAsia"/>
          </w:rPr>
          <w:delText>用来衡量</w:delText>
        </w:r>
        <w:r w:rsidDel="00E2773A">
          <w:rPr>
            <w:rFonts w:hint="eastAsia"/>
          </w:rPr>
          <w:delText>10</w:delText>
        </w:r>
        <w:r w:rsidDel="00E2773A">
          <w:rPr>
            <w:rFonts w:hint="eastAsia"/>
          </w:rPr>
          <w:delText>次运行的结果是否一致。</w:delText>
        </w:r>
        <w:r w:rsidDel="00E2773A">
          <w:rPr>
            <w:rFonts w:hint="eastAsia"/>
          </w:rPr>
          <w:delText>Kappa</w:delText>
        </w:r>
        <w:r w:rsidDel="00E2773A">
          <w:rPr>
            <w:rFonts w:hint="eastAsia"/>
          </w:rPr>
          <w:delText>值越大，说明模型在不同的轮次所得到的结果越一致，随机性的成分就越小。</w:delText>
        </w:r>
      </w:del>
    </w:p>
    <w:p w14:paraId="74C0CB16" w14:textId="58BC3389" w:rsidR="007D28D6" w:rsidDel="00E2773A" w:rsidRDefault="00000000">
      <w:pPr>
        <w:pStyle w:val="ae"/>
        <w:rPr>
          <w:del w:id="2708" w:author="fei zhai" w:date="2026-05-06T15:34:00Z"/>
          <w:rFonts w:hint="default"/>
        </w:rPr>
      </w:pPr>
      <w:del w:id="2709" w:author="fei zhai" w:date="2026-05-06T15:34:00Z">
        <w:r w:rsidDel="00E2773A">
          <w:delText>表</w:delText>
        </w:r>
        <w:r w:rsidDel="00E2773A">
          <w:delText xml:space="preserve">3-8  </w:delText>
        </w:r>
        <w:r w:rsidDel="00E2773A">
          <w:delText>标注效果对比评估</w:delText>
        </w:r>
      </w:del>
    </w:p>
    <w:tbl>
      <w:tblPr>
        <w:tblStyle w:val="aa"/>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2766"/>
        <w:gridCol w:w="2766"/>
      </w:tblGrid>
      <w:tr w:rsidR="007D28D6" w:rsidDel="00E2773A" w14:paraId="6F94ED77" w14:textId="4F3377DB">
        <w:trPr>
          <w:del w:id="2710" w:author="fei zhai" w:date="2026-05-06T15:34:00Z"/>
        </w:trPr>
        <w:tc>
          <w:tcPr>
            <w:tcW w:w="2840" w:type="dxa"/>
            <w:tcBorders>
              <w:bottom w:val="single" w:sz="6" w:space="0" w:color="auto"/>
              <w:tl2br w:val="nil"/>
              <w:tr2bl w:val="nil"/>
            </w:tcBorders>
          </w:tcPr>
          <w:p w14:paraId="233C0B32" w14:textId="192EAB24" w:rsidR="007D28D6" w:rsidDel="00E2773A" w:rsidRDefault="00000000">
            <w:pPr>
              <w:pStyle w:val="af"/>
              <w:rPr>
                <w:del w:id="2711" w:author="fei zhai" w:date="2026-05-06T15:34:00Z"/>
                <w:rFonts w:hint="default"/>
              </w:rPr>
            </w:pPr>
            <w:del w:id="2712" w:author="fei zhai" w:date="2026-05-06T15:34:00Z">
              <w:r w:rsidDel="00E2773A">
                <w:delText>指标</w:delText>
              </w:r>
            </w:del>
          </w:p>
        </w:tc>
        <w:tc>
          <w:tcPr>
            <w:tcW w:w="2841" w:type="dxa"/>
            <w:tcBorders>
              <w:bottom w:val="single" w:sz="6" w:space="0" w:color="auto"/>
              <w:tl2br w:val="nil"/>
              <w:tr2bl w:val="nil"/>
            </w:tcBorders>
          </w:tcPr>
          <w:p w14:paraId="51864EE9" w14:textId="73A300A7" w:rsidR="007D28D6" w:rsidDel="00E2773A" w:rsidRDefault="00000000">
            <w:pPr>
              <w:pStyle w:val="af"/>
              <w:rPr>
                <w:del w:id="2713" w:author="fei zhai" w:date="2026-05-06T15:34:00Z"/>
                <w:rFonts w:hint="default"/>
              </w:rPr>
            </w:pPr>
            <w:del w:id="2714" w:author="fei zhai" w:date="2026-05-06T15:34:00Z">
              <w:r w:rsidDel="00E2773A">
                <w:delText>原始标签</w:delText>
              </w:r>
            </w:del>
          </w:p>
        </w:tc>
        <w:tc>
          <w:tcPr>
            <w:tcW w:w="2841" w:type="dxa"/>
            <w:tcBorders>
              <w:bottom w:val="single" w:sz="6" w:space="0" w:color="auto"/>
              <w:tl2br w:val="nil"/>
              <w:tr2bl w:val="nil"/>
            </w:tcBorders>
          </w:tcPr>
          <w:p w14:paraId="288E2101" w14:textId="3F984247" w:rsidR="007D28D6" w:rsidDel="00E2773A" w:rsidRDefault="00000000">
            <w:pPr>
              <w:pStyle w:val="af"/>
              <w:rPr>
                <w:del w:id="2715" w:author="fei zhai" w:date="2026-05-06T15:34:00Z"/>
                <w:rFonts w:hint="default"/>
              </w:rPr>
            </w:pPr>
            <w:del w:id="2716" w:author="fei zhai" w:date="2026-05-06T15:34:00Z">
              <w:r w:rsidDel="00E2773A">
                <w:delText>工作流</w:delText>
              </w:r>
            </w:del>
          </w:p>
        </w:tc>
      </w:tr>
      <w:tr w:rsidR="007D28D6" w:rsidDel="00E2773A" w14:paraId="5B6646A9" w14:textId="5F430276">
        <w:trPr>
          <w:del w:id="2717" w:author="fei zhai" w:date="2026-05-06T15:34:00Z"/>
        </w:trPr>
        <w:tc>
          <w:tcPr>
            <w:tcW w:w="2840" w:type="dxa"/>
            <w:tcBorders>
              <w:top w:val="single" w:sz="6" w:space="0" w:color="auto"/>
            </w:tcBorders>
          </w:tcPr>
          <w:p w14:paraId="3F66E0B9" w14:textId="3B4152BE" w:rsidR="007D28D6" w:rsidDel="00E2773A" w:rsidRDefault="00000000">
            <w:pPr>
              <w:pStyle w:val="af"/>
              <w:rPr>
                <w:del w:id="2718" w:author="fei zhai" w:date="2026-05-06T15:34:00Z"/>
                <w:rFonts w:hint="default"/>
              </w:rPr>
            </w:pPr>
            <w:del w:id="2719" w:author="fei zhai" w:date="2026-05-06T15:34:00Z">
              <w:r w:rsidDel="00E2773A">
                <w:delText>Accuracy</w:delText>
              </w:r>
            </w:del>
          </w:p>
        </w:tc>
        <w:tc>
          <w:tcPr>
            <w:tcW w:w="2841" w:type="dxa"/>
            <w:tcBorders>
              <w:top w:val="single" w:sz="6" w:space="0" w:color="auto"/>
            </w:tcBorders>
          </w:tcPr>
          <w:p w14:paraId="68C7E1A9" w14:textId="079DAE11" w:rsidR="007D28D6" w:rsidDel="00E2773A" w:rsidRDefault="00000000">
            <w:pPr>
              <w:pStyle w:val="af"/>
              <w:rPr>
                <w:del w:id="2720" w:author="fei zhai" w:date="2026-05-06T15:34:00Z"/>
                <w:rFonts w:hint="default"/>
              </w:rPr>
            </w:pPr>
            <w:del w:id="2721" w:author="fei zhai" w:date="2026-05-06T15:34:00Z">
              <w:r w:rsidDel="00E2773A">
                <w:delText>0.5833</w:delText>
              </w:r>
            </w:del>
          </w:p>
        </w:tc>
        <w:tc>
          <w:tcPr>
            <w:tcW w:w="2841" w:type="dxa"/>
            <w:tcBorders>
              <w:top w:val="single" w:sz="6" w:space="0" w:color="auto"/>
            </w:tcBorders>
          </w:tcPr>
          <w:p w14:paraId="57290309" w14:textId="69759787" w:rsidR="007D28D6" w:rsidDel="00E2773A" w:rsidRDefault="00000000">
            <w:pPr>
              <w:pStyle w:val="af"/>
              <w:rPr>
                <w:del w:id="2722" w:author="fei zhai" w:date="2026-05-06T15:34:00Z"/>
                <w:rFonts w:hint="default"/>
              </w:rPr>
            </w:pPr>
            <w:del w:id="2723" w:author="fei zhai" w:date="2026-05-06T15:34:00Z">
              <w:r w:rsidDel="00E2773A">
                <w:delText>0.9185</w:delText>
              </w:r>
            </w:del>
          </w:p>
        </w:tc>
      </w:tr>
      <w:tr w:rsidR="007D28D6" w:rsidDel="00E2773A" w14:paraId="27444075" w14:textId="32673F9F">
        <w:trPr>
          <w:del w:id="2724" w:author="fei zhai" w:date="2026-05-06T15:34:00Z"/>
        </w:trPr>
        <w:tc>
          <w:tcPr>
            <w:tcW w:w="2840" w:type="dxa"/>
            <w:tcBorders>
              <w:tl2br w:val="nil"/>
              <w:tr2bl w:val="nil"/>
            </w:tcBorders>
          </w:tcPr>
          <w:p w14:paraId="7DB1ABCA" w14:textId="7F182D4C" w:rsidR="007D28D6" w:rsidDel="00E2773A" w:rsidRDefault="00000000">
            <w:pPr>
              <w:pStyle w:val="af"/>
              <w:rPr>
                <w:del w:id="2725" w:author="fei zhai" w:date="2026-05-06T15:34:00Z"/>
                <w:rFonts w:hint="default"/>
              </w:rPr>
            </w:pPr>
            <w:del w:id="2726" w:author="fei zhai" w:date="2026-05-06T15:34:00Z">
              <w:r w:rsidDel="00E2773A">
                <w:delText>Macro F1-score</w:delText>
              </w:r>
            </w:del>
          </w:p>
        </w:tc>
        <w:tc>
          <w:tcPr>
            <w:tcW w:w="2841" w:type="dxa"/>
            <w:tcBorders>
              <w:tl2br w:val="nil"/>
              <w:tr2bl w:val="nil"/>
            </w:tcBorders>
          </w:tcPr>
          <w:p w14:paraId="241861E4" w14:textId="472AD21A" w:rsidR="007D28D6" w:rsidDel="00E2773A" w:rsidRDefault="00000000">
            <w:pPr>
              <w:pStyle w:val="af"/>
              <w:rPr>
                <w:del w:id="2727" w:author="fei zhai" w:date="2026-05-06T15:34:00Z"/>
                <w:rFonts w:hint="default"/>
              </w:rPr>
            </w:pPr>
            <w:del w:id="2728" w:author="fei zhai" w:date="2026-05-06T15:34:00Z">
              <w:r w:rsidDel="00E2773A">
                <w:delText>0.5535</w:delText>
              </w:r>
            </w:del>
          </w:p>
        </w:tc>
        <w:tc>
          <w:tcPr>
            <w:tcW w:w="2841" w:type="dxa"/>
            <w:tcBorders>
              <w:tl2br w:val="nil"/>
              <w:tr2bl w:val="nil"/>
            </w:tcBorders>
          </w:tcPr>
          <w:p w14:paraId="567024E5" w14:textId="1AEA87C5" w:rsidR="007D28D6" w:rsidDel="00E2773A" w:rsidRDefault="00000000">
            <w:pPr>
              <w:pStyle w:val="af"/>
              <w:rPr>
                <w:del w:id="2729" w:author="fei zhai" w:date="2026-05-06T15:34:00Z"/>
                <w:rFonts w:hint="default"/>
              </w:rPr>
            </w:pPr>
            <w:del w:id="2730" w:author="fei zhai" w:date="2026-05-06T15:34:00Z">
              <w:r w:rsidDel="00E2773A">
                <w:delText>0.9109</w:delText>
              </w:r>
            </w:del>
          </w:p>
        </w:tc>
      </w:tr>
      <w:tr w:rsidR="007D28D6" w:rsidDel="00E2773A" w14:paraId="475806B3" w14:textId="564B4CD8">
        <w:trPr>
          <w:del w:id="2731" w:author="fei zhai" w:date="2026-05-06T15:34:00Z"/>
        </w:trPr>
        <w:tc>
          <w:tcPr>
            <w:tcW w:w="2840" w:type="dxa"/>
            <w:tcBorders>
              <w:tl2br w:val="nil"/>
              <w:tr2bl w:val="nil"/>
            </w:tcBorders>
          </w:tcPr>
          <w:p w14:paraId="00698520" w14:textId="371FB0F6" w:rsidR="007D28D6" w:rsidDel="00E2773A" w:rsidRDefault="00000000">
            <w:pPr>
              <w:pStyle w:val="af"/>
              <w:rPr>
                <w:del w:id="2732" w:author="fei zhai" w:date="2026-05-06T15:34:00Z"/>
                <w:rFonts w:hint="default"/>
              </w:rPr>
            </w:pPr>
            <w:del w:id="2733" w:author="fei zhai" w:date="2026-05-06T15:34:00Z">
              <w:r w:rsidDel="00E2773A">
                <w:delText>Fleiss' Kappa</w:delText>
              </w:r>
            </w:del>
          </w:p>
        </w:tc>
        <w:tc>
          <w:tcPr>
            <w:tcW w:w="2841" w:type="dxa"/>
            <w:tcBorders>
              <w:tl2br w:val="nil"/>
              <w:tr2bl w:val="nil"/>
            </w:tcBorders>
          </w:tcPr>
          <w:p w14:paraId="6B24CE13" w14:textId="5AD1A5E8" w:rsidR="007D28D6" w:rsidDel="00E2773A" w:rsidRDefault="00000000">
            <w:pPr>
              <w:pStyle w:val="af"/>
              <w:rPr>
                <w:del w:id="2734" w:author="fei zhai" w:date="2026-05-06T15:34:00Z"/>
                <w:rFonts w:hint="default"/>
              </w:rPr>
            </w:pPr>
            <w:del w:id="2735" w:author="fei zhai" w:date="2026-05-06T15:34:00Z">
              <w:r w:rsidDel="00E2773A">
                <w:delText>-</w:delText>
              </w:r>
            </w:del>
          </w:p>
        </w:tc>
        <w:tc>
          <w:tcPr>
            <w:tcW w:w="2841" w:type="dxa"/>
            <w:tcBorders>
              <w:tl2br w:val="nil"/>
              <w:tr2bl w:val="nil"/>
            </w:tcBorders>
          </w:tcPr>
          <w:p w14:paraId="7E02AA9B" w14:textId="3F205435" w:rsidR="007D28D6" w:rsidDel="00E2773A" w:rsidRDefault="00000000">
            <w:pPr>
              <w:pStyle w:val="af"/>
              <w:rPr>
                <w:del w:id="2736" w:author="fei zhai" w:date="2026-05-06T15:34:00Z"/>
                <w:rFonts w:hint="default"/>
              </w:rPr>
            </w:pPr>
            <w:del w:id="2737" w:author="fei zhai" w:date="2026-05-06T15:34:00Z">
              <w:r w:rsidDel="00E2773A">
                <w:delText>0.9998</w:delText>
              </w:r>
            </w:del>
          </w:p>
        </w:tc>
      </w:tr>
    </w:tbl>
    <w:p w14:paraId="1705EDC0" w14:textId="503CDA8D" w:rsidR="007D28D6" w:rsidDel="00E2773A" w:rsidRDefault="00000000">
      <w:pPr>
        <w:ind w:firstLine="480"/>
        <w:rPr>
          <w:del w:id="2738" w:author="fei zhai" w:date="2026-05-06T15:34:00Z"/>
        </w:rPr>
      </w:pPr>
      <w:del w:id="2739" w:author="fei zhai" w:date="2026-05-06T15:34:00Z">
        <w:r w:rsidDel="00E2773A">
          <w:rPr>
            <w:rFonts w:hint="eastAsia"/>
          </w:rPr>
          <w:delText>表</w:delText>
        </w:r>
        <w:r w:rsidDel="00E2773A">
          <w:rPr>
            <w:rFonts w:hint="eastAsia"/>
          </w:rPr>
          <w:delText>3-8</w:delText>
        </w:r>
        <w:r w:rsidDel="00E2773A">
          <w:rPr>
            <w:rFonts w:hint="eastAsia"/>
          </w:rPr>
          <w:delText>给出了原始标签以及经过自动标注流程处理后标签的质量比较情况。由表中可见，原始专利数据的标签质量较差，其准确率为</w:delText>
        </w:r>
        <w:r w:rsidDel="00E2773A">
          <w:rPr>
            <w:rFonts w:hint="eastAsia"/>
          </w:rPr>
          <w:delText>0.5833</w:delText>
        </w:r>
        <w:r w:rsidDel="00E2773A">
          <w:rPr>
            <w:rFonts w:hint="eastAsia"/>
          </w:rPr>
          <w:delText>，无法满足训练高质量分类器的需求；但是经过改进之后的自动标注流程却有着非常大的进步，其准确率为</w:delText>
        </w:r>
        <w:r w:rsidDel="00E2773A">
          <w:rPr>
            <w:rFonts w:hint="eastAsia"/>
          </w:rPr>
          <w:delText>0.9185</w:delText>
        </w:r>
        <w:r w:rsidDel="00E2773A">
          <w:rPr>
            <w:rFonts w:hint="eastAsia"/>
          </w:rPr>
          <w:delText>，并且其</w:delText>
        </w:r>
        <w:r w:rsidDel="00E2773A">
          <w:rPr>
            <w:rFonts w:hint="eastAsia"/>
          </w:rPr>
          <w:delText>Macro F1-score</w:delText>
        </w:r>
        <w:r w:rsidDel="00E2773A">
          <w:rPr>
            <w:rFonts w:hint="eastAsia"/>
          </w:rPr>
          <w:delText>也提升到了</w:delText>
        </w:r>
        <w:r w:rsidDel="00E2773A">
          <w:rPr>
            <w:rFonts w:hint="eastAsia"/>
          </w:rPr>
          <w:delText>0.9109</w:delText>
        </w:r>
        <w:r w:rsidDel="00E2773A">
          <w:rPr>
            <w:rFonts w:hint="eastAsia"/>
          </w:rPr>
          <w:delText>，即在整个类别上以及每个子类别上都能有良好的表现。同时</w:delText>
        </w:r>
        <w:r w:rsidDel="00E2773A">
          <w:rPr>
            <w:rFonts w:hint="eastAsia"/>
          </w:rPr>
          <w:delText>Fleiss' Kappa</w:delText>
        </w:r>
        <w:r w:rsidDel="00E2773A">
          <w:rPr>
            <w:rFonts w:hint="eastAsia"/>
          </w:rPr>
          <w:delText>系数为</w:delText>
        </w:r>
        <w:r w:rsidDel="00E2773A">
          <w:rPr>
            <w:rFonts w:hint="eastAsia"/>
          </w:rPr>
          <w:delText>0.9998</w:delText>
        </w:r>
        <w:r w:rsidDel="00E2773A">
          <w:rPr>
            <w:rFonts w:hint="eastAsia"/>
          </w:rPr>
          <w:delText>，几乎可以认为是一致，这也说明这个流程稳定可靠。</w:delText>
        </w:r>
      </w:del>
    </w:p>
    <w:p w14:paraId="597EA7BB" w14:textId="37FC2426" w:rsidR="007D28D6" w:rsidDel="00E2773A" w:rsidRDefault="00000000">
      <w:pPr>
        <w:ind w:firstLine="480"/>
        <w:rPr>
          <w:del w:id="2740" w:author="fei zhai" w:date="2026-05-06T15:34:00Z"/>
        </w:rPr>
      </w:pPr>
      <w:del w:id="2741" w:author="fei zhai" w:date="2026-05-06T15:34:00Z">
        <w:r w:rsidDel="00E2773A">
          <w:rPr>
            <w:rFonts w:hint="eastAsia"/>
          </w:rPr>
          <w:delText>图</w:delText>
        </w:r>
        <w:r w:rsidDel="00E2773A">
          <w:rPr>
            <w:rFonts w:hint="eastAsia"/>
          </w:rPr>
          <w:delText>3-4</w:delText>
        </w:r>
        <w:r w:rsidDel="00E2773A">
          <w:rPr>
            <w:rFonts w:hint="eastAsia"/>
          </w:rPr>
          <w:delText>是工作流混淆矩阵，可清晰看到模型对所有</w:delText>
        </w:r>
        <w:r w:rsidDel="00E2773A">
          <w:rPr>
            <w:rFonts w:hint="eastAsia"/>
          </w:rPr>
          <w:delText>22</w:delText>
        </w:r>
        <w:r w:rsidDel="00E2773A">
          <w:rPr>
            <w:rFonts w:hint="eastAsia"/>
          </w:rPr>
          <w:delText>种医疗器械分类情况。第一，大部分样本集中在矩阵的对角线上，即预测标签与真实标签基本相同。其次，核心类别的识别率较高，在样本数量较多的核心类别中，效果良好。如，“医用成像器械”被正确识别的数量为</w:delText>
        </w:r>
        <w:r w:rsidDel="00E2773A">
          <w:rPr>
            <w:rFonts w:hint="eastAsia"/>
          </w:rPr>
          <w:delText>191</w:delText>
        </w:r>
        <w:r w:rsidDel="00E2773A">
          <w:rPr>
            <w:rFonts w:hint="eastAsia"/>
          </w:rPr>
          <w:delText>个，“医用诊察和监护器械”为</w:delText>
        </w:r>
        <w:r w:rsidDel="00E2773A">
          <w:rPr>
            <w:rFonts w:hint="eastAsia"/>
          </w:rPr>
          <w:delText>180</w:delText>
        </w:r>
        <w:r w:rsidDel="00E2773A">
          <w:rPr>
            <w:rFonts w:hint="eastAsia"/>
          </w:rPr>
          <w:delText>个，“无源手术器械”为</w:delText>
        </w:r>
        <w:r w:rsidDel="00E2773A">
          <w:rPr>
            <w:rFonts w:hint="eastAsia"/>
          </w:rPr>
          <w:delText>115</w:delText>
        </w:r>
        <w:r w:rsidDel="00E2773A">
          <w:rPr>
            <w:rFonts w:hint="eastAsia"/>
          </w:rPr>
          <w:delText>个。最后，误判率很低，在非对角线位置出现的概率较小并且都很小，说明错分的情况较少。只是在一些语义或者功能非常相似的类之间有一些误判，比如“有源手术器械”有</w:delText>
        </w:r>
        <w:r w:rsidDel="00E2773A">
          <w:rPr>
            <w:rFonts w:hint="eastAsia"/>
          </w:rPr>
          <w:delText>5</w:delText>
        </w:r>
        <w:r w:rsidDel="00E2773A">
          <w:rPr>
            <w:rFonts w:hint="eastAsia"/>
          </w:rPr>
          <w:delText>个被错误地分类成“无源手术器械”，这是在细粒度分类中常见的问题，但是并不会对整个实验的结果产生很大影响。</w:delText>
        </w:r>
      </w:del>
    </w:p>
    <w:p w14:paraId="6AF587A0" w14:textId="280DA657" w:rsidR="007D28D6" w:rsidDel="00E2773A" w:rsidRDefault="00000000">
      <w:pPr>
        <w:ind w:firstLineChars="0" w:firstLine="0"/>
        <w:rPr>
          <w:del w:id="2742" w:author="fei zhai" w:date="2026-05-06T15:34:00Z"/>
        </w:rPr>
      </w:pPr>
      <w:del w:id="2743" w:author="fei zhai" w:date="2026-05-06T15:34:00Z">
        <w:r w:rsidDel="00E2773A">
          <w:rPr>
            <w:rFonts w:hint="eastAsia"/>
            <w:noProof/>
          </w:rPr>
          <w:drawing>
            <wp:inline distT="0" distB="0" distL="114300" distR="114300" wp14:anchorId="7C76FED1" wp14:editId="7C1A84CB">
              <wp:extent cx="5271770" cy="4563745"/>
              <wp:effectExtent l="0" t="0" r="6985" b="2540"/>
              <wp:docPr id="9" name="图片 9" descr="工作流混淆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工作流混淆矩阵"/>
                      <pic:cNvPicPr>
                        <a:picLocks noChangeAspect="1"/>
                      </pic:cNvPicPr>
                    </pic:nvPicPr>
                    <pic:blipFill>
                      <a:blip r:embed="rId37"/>
                      <a:srcRect t="2681"/>
                      <a:stretch>
                        <a:fillRect/>
                      </a:stretch>
                    </pic:blipFill>
                    <pic:spPr>
                      <a:xfrm>
                        <a:off x="0" y="0"/>
                        <a:ext cx="5271770" cy="4563745"/>
                      </a:xfrm>
                      <a:prstGeom prst="rect">
                        <a:avLst/>
                      </a:prstGeom>
                    </pic:spPr>
                  </pic:pic>
                </a:graphicData>
              </a:graphic>
            </wp:inline>
          </w:drawing>
        </w:r>
      </w:del>
    </w:p>
    <w:p w14:paraId="6860E508" w14:textId="54EE9BDC" w:rsidR="007D28D6" w:rsidDel="00E2773A" w:rsidRDefault="00000000">
      <w:pPr>
        <w:pStyle w:val="ae"/>
        <w:rPr>
          <w:del w:id="2744" w:author="fei zhai" w:date="2026-05-06T15:34:00Z"/>
          <w:rFonts w:hint="default"/>
        </w:rPr>
      </w:pPr>
      <w:del w:id="2745" w:author="fei zhai" w:date="2026-05-06T15:34:00Z">
        <w:r w:rsidDel="00E2773A">
          <w:delText>图</w:delText>
        </w:r>
        <w:r w:rsidDel="00E2773A">
          <w:delText xml:space="preserve">3-4  </w:delText>
        </w:r>
        <w:r w:rsidDel="00E2773A">
          <w:delText>工作流的混淆矩阵</w:delText>
        </w:r>
      </w:del>
    </w:p>
    <w:p w14:paraId="683F50ED" w14:textId="5D8E1871" w:rsidR="007D28D6" w:rsidDel="00E2773A" w:rsidRDefault="00000000">
      <w:pPr>
        <w:ind w:firstLine="480"/>
        <w:rPr>
          <w:del w:id="2746" w:author="fei zhai" w:date="2026-05-06T15:34:00Z"/>
        </w:rPr>
      </w:pPr>
      <w:del w:id="2747" w:author="fei zhai" w:date="2026-05-06T15:34:00Z">
        <w:r w:rsidDel="00E2773A">
          <w:rPr>
            <w:rFonts w:hint="eastAsia"/>
          </w:rPr>
          <w:delText>混淆矩阵可视化结果亦与前面提到的</w:delText>
        </w:r>
        <w:r w:rsidDel="00E2773A">
          <w:rPr>
            <w:rFonts w:hint="eastAsia"/>
          </w:rPr>
          <w:delText>0.9185 Accuracy</w:delText>
        </w:r>
        <w:r w:rsidDel="00E2773A">
          <w:rPr>
            <w:rFonts w:hint="eastAsia"/>
          </w:rPr>
          <w:delText>以及</w:delText>
        </w:r>
        <w:r w:rsidDel="00E2773A">
          <w:rPr>
            <w:rFonts w:hint="eastAsia"/>
          </w:rPr>
          <w:delText>0.9109 Macro F1-score</w:delText>
        </w:r>
        <w:r w:rsidDel="00E2773A">
          <w:rPr>
            <w:rFonts w:hint="eastAsia"/>
          </w:rPr>
          <w:delText>相吻合，说明这种自动标注流水线具有良好的鲁棒性和稳定性</w:delText>
        </w:r>
        <w:r w:rsidDel="00E2773A">
          <w:delText>。</w:delText>
        </w:r>
      </w:del>
    </w:p>
    <w:p w14:paraId="601078F3" w14:textId="4491B6EB" w:rsidR="007D28D6" w:rsidDel="00E2773A" w:rsidRDefault="00000000">
      <w:pPr>
        <w:pStyle w:val="2"/>
        <w:numPr>
          <w:ilvl w:val="1"/>
          <w:numId w:val="1"/>
        </w:numPr>
        <w:tabs>
          <w:tab w:val="clear" w:pos="420"/>
        </w:tabs>
        <w:rPr>
          <w:del w:id="2748" w:author="fei zhai" w:date="2026-05-06T15:34:00Z"/>
        </w:rPr>
      </w:pPr>
      <w:bookmarkStart w:id="2749" w:name="_Toc12562"/>
      <w:bookmarkStart w:id="2750" w:name="_Toc216114504"/>
      <w:del w:id="2751" w:author="fei zhai" w:date="2026-05-06T15:34:00Z">
        <w:r w:rsidDel="00E2773A">
          <w:rPr>
            <w:rFonts w:hint="eastAsia"/>
          </w:rPr>
          <w:delText>数据增强</w:delText>
        </w:r>
        <w:bookmarkEnd w:id="2749"/>
        <w:bookmarkEnd w:id="2750"/>
      </w:del>
    </w:p>
    <w:p w14:paraId="72FCEED8" w14:textId="7387C838" w:rsidR="007D28D6" w:rsidDel="00E2773A" w:rsidRDefault="00000000">
      <w:pPr>
        <w:ind w:firstLine="480"/>
        <w:rPr>
          <w:del w:id="2752" w:author="fei zhai" w:date="2026-05-06T15:34:00Z"/>
        </w:rPr>
      </w:pPr>
      <w:del w:id="2753" w:author="fei zhai" w:date="2026-05-06T15:34:00Z">
        <w:r w:rsidDel="00E2773A">
          <w:rPr>
            <w:rFonts w:hint="eastAsia"/>
          </w:rPr>
          <w:delText>在使用自动标注的工作流为剩下数据打上标签之后，本研究使用数据集对分类器进行训练，在实验结果中，“输血、透析和体外循环器械”类别的</w:delText>
        </w:r>
        <w:r w:rsidDel="00E2773A">
          <w:rPr>
            <w:rFonts w:hint="eastAsia"/>
          </w:rPr>
          <w:delText>F1-score</w:delText>
        </w:r>
        <w:r w:rsidDel="00E2773A">
          <w:rPr>
            <w:rFonts w:hint="eastAsia"/>
          </w:rPr>
          <w:delText>在所有的分类器中都比随机猜测的</w:delText>
        </w:r>
        <w:r w:rsidDel="00E2773A">
          <w:rPr>
            <w:rFonts w:hint="eastAsia"/>
          </w:rPr>
          <w:delText>baseline</w:delText>
        </w:r>
        <w:r w:rsidDel="00E2773A">
          <w:rPr>
            <w:rFonts w:hint="eastAsia"/>
          </w:rPr>
          <w:delText>更低，说明这个分类器对于这个类别的识别效果不好。而且这个类别在数据集中的数量最少，只有</w:delText>
        </w:r>
        <w:r w:rsidDel="00E2773A">
          <w:rPr>
            <w:rFonts w:hint="eastAsia"/>
          </w:rPr>
          <w:delText>46</w:delText>
        </w:r>
        <w:r w:rsidDel="00E2773A">
          <w:rPr>
            <w:rFonts w:hint="eastAsia"/>
          </w:rPr>
          <w:delText>个，严重不平衡。</w:delText>
        </w:r>
      </w:del>
    </w:p>
    <w:p w14:paraId="6C63DC3D" w14:textId="52E81ACD" w:rsidR="007D28D6" w:rsidDel="00E2773A" w:rsidRDefault="00000000">
      <w:pPr>
        <w:ind w:firstLine="480"/>
        <w:rPr>
          <w:del w:id="2754" w:author="fei zhai" w:date="2026-05-06T15:34:00Z"/>
        </w:rPr>
      </w:pPr>
      <w:del w:id="2755" w:author="fei zhai" w:date="2026-05-06T15:34:00Z">
        <w:r w:rsidDel="00E2773A">
          <w:rPr>
            <w:rFonts w:hint="eastAsia"/>
          </w:rPr>
          <w:delText>为了解决上述问题，本文采用</w:delText>
        </w:r>
      </w:del>
      <w:del w:id="2756" w:author="fei zhai" w:date="2026-05-06T11:02:00Z">
        <w:r w:rsidDel="008547BC">
          <w:rPr>
            <w:rFonts w:hint="eastAsia"/>
          </w:rPr>
          <w:delText>大语言模型</w:delText>
        </w:r>
      </w:del>
      <w:del w:id="2757" w:author="fei zhai" w:date="2026-05-06T15:34:00Z">
        <w:r w:rsidDel="00E2773A">
          <w:rPr>
            <w:rFonts w:hint="eastAsia"/>
          </w:rPr>
          <w:delText>实现生成式数据增强。即从该类别的已有的专利中提取其独立权利要求以及第一权利要求作为提示词让</w:delText>
        </w:r>
      </w:del>
      <w:del w:id="2758" w:author="fei zhai" w:date="2026-05-06T11:02:00Z">
        <w:r w:rsidDel="008547BC">
          <w:rPr>
            <w:rFonts w:hint="eastAsia"/>
          </w:rPr>
          <w:delText>大语言模型</w:delText>
        </w:r>
      </w:del>
      <w:del w:id="2759" w:author="fei zhai" w:date="2026-05-06T15:34:00Z">
        <w:r w:rsidDel="00E2773A">
          <w:rPr>
            <w:rFonts w:hint="eastAsia"/>
          </w:rPr>
          <w:delText>根据其中的技术内容，在保留主要意思的基础上对其进行改写从而得到类似专利摘要形式的文章。一共生成合成数据</w:delText>
        </w:r>
        <w:r w:rsidDel="00E2773A">
          <w:rPr>
            <w:rFonts w:hint="eastAsia"/>
          </w:rPr>
          <w:delText>92</w:delText>
        </w:r>
        <w:r w:rsidDel="00E2773A">
          <w:rPr>
            <w:rFonts w:hint="eastAsia"/>
          </w:rPr>
          <w:delText>篇，最后加入的数据集共有</w:delText>
        </w:r>
        <w:r w:rsidDel="00E2773A">
          <w:rPr>
            <w:rFonts w:hint="eastAsia"/>
          </w:rPr>
          <w:delText>58587</w:delText>
        </w:r>
        <w:r w:rsidDel="00E2773A">
          <w:rPr>
            <w:rFonts w:hint="eastAsia"/>
          </w:rPr>
          <w:delText>篇，见表</w:delText>
        </w:r>
        <w:r w:rsidDel="00E2773A">
          <w:rPr>
            <w:rFonts w:hint="eastAsia"/>
          </w:rPr>
          <w:delText>3-1</w:delText>
        </w:r>
        <w:r w:rsidDel="00E2773A">
          <w:rPr>
            <w:rFonts w:hint="eastAsia"/>
          </w:rPr>
          <w:delText>。</w:delText>
        </w:r>
      </w:del>
    </w:p>
    <w:p w14:paraId="4E04EF18" w14:textId="2D58FCAC" w:rsidR="007D28D6" w:rsidDel="00E2773A" w:rsidRDefault="007D28D6">
      <w:pPr>
        <w:ind w:firstLineChars="0" w:firstLine="420"/>
        <w:rPr>
          <w:del w:id="2760" w:author="fei zhai" w:date="2026-05-06T15:34:00Z"/>
        </w:rPr>
        <w:sectPr w:rsidR="007D28D6" w:rsidDel="00E2773A">
          <w:footerReference w:type="even" r:id="rId38"/>
          <w:footerReference w:type="default" r:id="rId39"/>
          <w:pgSz w:w="11906" w:h="16838"/>
          <w:pgMar w:top="1440" w:right="1800" w:bottom="1440" w:left="1800" w:header="850" w:footer="992" w:gutter="0"/>
          <w:cols w:space="0"/>
          <w:docGrid w:type="lines" w:linePitch="326"/>
        </w:sectPr>
      </w:pPr>
    </w:p>
    <w:p w14:paraId="2E554AF4" w14:textId="02125A63" w:rsidR="007D28D6" w:rsidDel="00E2773A" w:rsidRDefault="00000000">
      <w:pPr>
        <w:pStyle w:val="1"/>
        <w:numPr>
          <w:ilvl w:val="0"/>
          <w:numId w:val="1"/>
        </w:numPr>
        <w:tabs>
          <w:tab w:val="clear" w:pos="0"/>
        </w:tabs>
        <w:rPr>
          <w:del w:id="2761" w:author="fei zhai" w:date="2026-05-06T15:34:00Z"/>
        </w:rPr>
      </w:pPr>
      <w:bookmarkStart w:id="2762" w:name="_Toc216114506"/>
      <w:bookmarkStart w:id="2763" w:name="_Toc8683"/>
      <w:del w:id="2764" w:author="fei zhai" w:date="2026-05-06T15:34:00Z">
        <w:r w:rsidDel="00E2773A">
          <w:rPr>
            <w:rFonts w:hint="eastAsia"/>
          </w:rPr>
          <w:delText>分类模型设计与评估</w:delText>
        </w:r>
        <w:bookmarkEnd w:id="2762"/>
        <w:bookmarkEnd w:id="2763"/>
      </w:del>
    </w:p>
    <w:p w14:paraId="19294750" w14:textId="4F4B2E20" w:rsidR="007D28D6" w:rsidDel="00E2773A" w:rsidRDefault="00000000">
      <w:pPr>
        <w:ind w:firstLine="480"/>
        <w:rPr>
          <w:del w:id="2765" w:author="fei zhai" w:date="2026-05-06T15:34:00Z"/>
        </w:rPr>
      </w:pPr>
      <w:del w:id="2766" w:author="fei zhai" w:date="2026-05-06T15:34:00Z">
        <w:r w:rsidDel="00E2773A">
          <w:rPr>
            <w:rFonts w:hint="eastAsia"/>
          </w:rPr>
          <w:delText>本章针对第三章所建立的医疗器械发明专利数据集，进行分类器的设计与开发工作，即根据该数据集中的每项发明专利的内容将其自动归类到《医疗器械分类目录》中所规定的</w:delText>
        </w:r>
        <w:r w:rsidDel="00E2773A">
          <w:rPr>
            <w:rFonts w:hint="eastAsia"/>
          </w:rPr>
          <w:delText>22</w:delText>
        </w:r>
        <w:r w:rsidDel="00E2773A">
          <w:rPr>
            <w:rFonts w:hint="eastAsia"/>
          </w:rPr>
          <w:delText>个一级产品类别中。由于专利文本较长、语义较丰富以及不同类别之间具有较多重叠的特点，在此对基于特征工程的传统机器学习方法以及基于预训练语言模型的深度学习方法进行了研究，同时通过多种对比实验、消融实验及外部验证来分析各个模型的效果及其鲁棒性，从而选择出最佳分类方法。</w:delText>
        </w:r>
        <w:bookmarkStart w:id="2767" w:name="_Toc216116716"/>
        <w:bookmarkStart w:id="2768" w:name="_Toc216116644"/>
        <w:bookmarkStart w:id="2769" w:name="_Toc216116641"/>
        <w:bookmarkStart w:id="2770" w:name="_Toc216114365"/>
        <w:bookmarkStart w:id="2771" w:name="_Toc216114439"/>
        <w:bookmarkStart w:id="2772" w:name="_Toc216114368"/>
        <w:bookmarkStart w:id="2773" w:name="_Toc216117071"/>
        <w:bookmarkStart w:id="2774" w:name="_Toc216114670"/>
        <w:bookmarkStart w:id="2775" w:name="_Toc216115374"/>
        <w:bookmarkStart w:id="2776" w:name="_Toc216115308"/>
        <w:bookmarkStart w:id="2777" w:name="_Toc216115377"/>
        <w:bookmarkStart w:id="2778" w:name="_Toc216114667"/>
        <w:bookmarkStart w:id="2779" w:name="_Toc216115305"/>
        <w:bookmarkStart w:id="2780" w:name="_Toc216114510"/>
        <w:bookmarkStart w:id="2781" w:name="_Toc216116713"/>
        <w:bookmarkStart w:id="2782" w:name="_Toc216117074"/>
        <w:bookmarkStart w:id="2783" w:name="_Toc216114507"/>
        <w:bookmarkStart w:id="2784" w:name="_Toc21611443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del>
    </w:p>
    <w:p w14:paraId="5FA18547" w14:textId="47D64866" w:rsidR="007D28D6" w:rsidDel="00E2773A" w:rsidRDefault="00000000">
      <w:pPr>
        <w:pStyle w:val="2"/>
        <w:numPr>
          <w:ilvl w:val="1"/>
          <w:numId w:val="1"/>
        </w:numPr>
        <w:tabs>
          <w:tab w:val="clear" w:pos="420"/>
        </w:tabs>
        <w:rPr>
          <w:del w:id="2785" w:author="fei zhai" w:date="2026-05-06T15:34:00Z"/>
        </w:rPr>
      </w:pPr>
      <w:bookmarkStart w:id="2786" w:name="_Toc23954"/>
      <w:bookmarkStart w:id="2787" w:name="_Toc216114512"/>
      <w:del w:id="2788" w:author="fei zhai" w:date="2026-05-06T15:34:00Z">
        <w:r w:rsidDel="00E2773A">
          <w:rPr>
            <w:rFonts w:hint="eastAsia"/>
          </w:rPr>
          <w:delText>分类模型设计</w:delText>
        </w:r>
        <w:bookmarkEnd w:id="2786"/>
        <w:bookmarkEnd w:id="2787"/>
      </w:del>
    </w:p>
    <w:p w14:paraId="5282DDFE" w14:textId="5661DA5C" w:rsidR="007D28D6" w:rsidDel="00E2773A" w:rsidRDefault="00000000">
      <w:pPr>
        <w:pStyle w:val="3"/>
        <w:numPr>
          <w:ilvl w:val="2"/>
          <w:numId w:val="1"/>
        </w:numPr>
        <w:rPr>
          <w:del w:id="2789" w:author="fei zhai" w:date="2026-05-06T15:34:00Z"/>
        </w:rPr>
      </w:pPr>
      <w:bookmarkStart w:id="2790" w:name="_Toc216114513"/>
      <w:bookmarkStart w:id="2791" w:name="_Toc7035"/>
      <w:del w:id="2792" w:author="fei zhai" w:date="2026-05-06T15:34:00Z">
        <w:r w:rsidDel="00E2773A">
          <w:delText>机器学习</w:delText>
        </w:r>
        <w:bookmarkEnd w:id="2790"/>
        <w:r w:rsidDel="00E2773A">
          <w:rPr>
            <w:rFonts w:hint="eastAsia"/>
          </w:rPr>
          <w:delText>模型</w:delText>
        </w:r>
        <w:bookmarkEnd w:id="2791"/>
      </w:del>
    </w:p>
    <w:p w14:paraId="018B3404" w14:textId="018D1007" w:rsidR="007D28D6" w:rsidDel="00E2773A" w:rsidRDefault="00000000">
      <w:pPr>
        <w:ind w:firstLine="480"/>
        <w:rPr>
          <w:del w:id="2793" w:author="fei zhai" w:date="2026-05-06T15:34:00Z"/>
        </w:rPr>
      </w:pPr>
      <w:del w:id="2794" w:author="fei zhai" w:date="2026-05-06T15:34:00Z">
        <w:r w:rsidDel="00E2773A">
          <w:rPr>
            <w:rFonts w:hint="eastAsia"/>
          </w:rPr>
          <w:delText>为了进行基准比较，在此基础上实现四种机器学习分类方法，</w:delText>
        </w:r>
        <w:r w:rsidDel="00E2773A">
          <w:rPr>
            <w:rFonts w:hint="eastAsia"/>
          </w:rPr>
          <w:delText>KNN</w:delText>
        </w:r>
        <w:r w:rsidDel="00E2773A">
          <w:rPr>
            <w:rFonts w:hint="eastAsia"/>
          </w:rPr>
          <w:delText>、</w:delText>
        </w:r>
        <w:r w:rsidDel="00E2773A">
          <w:rPr>
            <w:rFonts w:hint="eastAsia"/>
          </w:rPr>
          <w:delText>LR</w:delText>
        </w:r>
        <w:r w:rsidDel="00E2773A">
          <w:rPr>
            <w:rFonts w:hint="eastAsia"/>
          </w:rPr>
          <w:delText>、</w:delText>
        </w:r>
        <w:r w:rsidDel="00E2773A">
          <w:rPr>
            <w:rFonts w:hint="eastAsia"/>
          </w:rPr>
          <w:delText>RF</w:delText>
        </w:r>
        <w:r w:rsidDel="00E2773A">
          <w:rPr>
            <w:rFonts w:hint="eastAsia"/>
          </w:rPr>
          <w:delText>以及</w:delText>
        </w:r>
        <w:r w:rsidDel="00E2773A">
          <w:rPr>
            <w:rFonts w:hint="eastAsia"/>
          </w:rPr>
          <w:delText>XGBoost</w:delText>
        </w:r>
        <w:r w:rsidDel="00E2773A">
          <w:rPr>
            <w:rFonts w:hint="eastAsia"/>
          </w:rPr>
          <w:delText>，分类过程见图</w:delText>
        </w:r>
        <w:r w:rsidDel="00E2773A">
          <w:rPr>
            <w:rFonts w:hint="eastAsia"/>
          </w:rPr>
          <w:delText>4-1</w:delText>
        </w:r>
        <w:r w:rsidDel="00E2773A">
          <w:rPr>
            <w:rFonts w:hint="eastAsia"/>
          </w:rPr>
          <w:delText>。</w:delText>
        </w:r>
      </w:del>
    </w:p>
    <w:p w14:paraId="54572FA7" w14:textId="56E3C30A" w:rsidR="007D28D6" w:rsidDel="00E2773A" w:rsidRDefault="00000000">
      <w:pPr>
        <w:ind w:firstLineChars="0" w:firstLine="0"/>
        <w:jc w:val="center"/>
        <w:rPr>
          <w:del w:id="2795" w:author="fei zhai" w:date="2026-05-06T15:34:00Z"/>
        </w:rPr>
      </w:pPr>
      <w:del w:id="2796" w:author="fei zhai" w:date="2026-05-06T15:34:00Z">
        <w:r w:rsidDel="00E2773A">
          <w:rPr>
            <w:noProof/>
          </w:rPr>
          <w:drawing>
            <wp:inline distT="0" distB="0" distL="0" distR="0" wp14:anchorId="20655D1A" wp14:editId="6BB183F0">
              <wp:extent cx="5274310" cy="3451860"/>
              <wp:effectExtent l="0" t="0" r="2540" b="0"/>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74310" cy="3451860"/>
                      </a:xfrm>
                      <a:prstGeom prst="rect">
                        <a:avLst/>
                      </a:prstGeom>
                    </pic:spPr>
                  </pic:pic>
                </a:graphicData>
              </a:graphic>
            </wp:inline>
          </w:drawing>
        </w:r>
      </w:del>
    </w:p>
    <w:p w14:paraId="2FCC0E55" w14:textId="41E5AAB9" w:rsidR="007D28D6" w:rsidDel="00E2773A" w:rsidRDefault="00000000">
      <w:pPr>
        <w:pStyle w:val="ae"/>
        <w:rPr>
          <w:del w:id="2797" w:author="fei zhai" w:date="2026-05-06T15:34:00Z"/>
          <w:rFonts w:hint="default"/>
        </w:rPr>
      </w:pPr>
      <w:del w:id="2798" w:author="fei zhai" w:date="2026-05-06T15:34:00Z">
        <w:r w:rsidDel="00E2773A">
          <w:delText>图</w:delText>
        </w:r>
        <w:r w:rsidDel="00E2773A">
          <w:delText xml:space="preserve">4-1  </w:delText>
        </w:r>
        <w:r w:rsidDel="00E2773A">
          <w:delText>机器学习分类流程</w:delText>
        </w:r>
      </w:del>
    </w:p>
    <w:p w14:paraId="424EB110" w14:textId="06F32041" w:rsidR="007D28D6" w:rsidDel="00E2773A" w:rsidRDefault="00000000">
      <w:pPr>
        <w:ind w:firstLine="480"/>
        <w:rPr>
          <w:del w:id="2799" w:author="fei zhai" w:date="2026-05-06T15:34:00Z"/>
        </w:rPr>
      </w:pPr>
      <w:del w:id="2800" w:author="fei zhai" w:date="2026-05-06T15:34:00Z">
        <w:r w:rsidDel="00E2773A">
          <w:rPr>
            <w:rFonts w:hint="eastAsia"/>
          </w:rPr>
          <w:delText>具体而言，首先对原始专利文本数据进行预处理，利用</w:delText>
        </w:r>
        <w:r w:rsidDel="00E2773A">
          <w:rPr>
            <w:rFonts w:hint="eastAsia"/>
          </w:rPr>
          <w:delText>bge-large-zh-v1.5</w:delText>
        </w:r>
        <w:r w:rsidDel="00E2773A">
          <w:rPr>
            <w:rFonts w:hint="eastAsia"/>
          </w:rPr>
          <w:delText>模型将文本转换为高维向量表示，然后按照</w:delText>
        </w:r>
        <w:r w:rsidDel="00E2773A">
          <w:rPr>
            <w:rFonts w:hint="eastAsia"/>
          </w:rPr>
          <w:delText>8:1:1</w:delText>
        </w:r>
        <w:r w:rsidDel="00E2773A">
          <w:rPr>
            <w:rFonts w:hint="eastAsia"/>
          </w:rPr>
          <w:delText>的比例划分训练集、验证集和测试集。考虑到文本向量的高维稀疏性，为了消除样本长度差异带来的影响并提升计算效率，本研究采用</w:delText>
        </w:r>
        <w:r w:rsidDel="00E2773A">
          <w:rPr>
            <w:rFonts w:hint="eastAsia"/>
          </w:rPr>
          <w:delText>L2</w:delText>
        </w:r>
        <w:r w:rsidDel="00E2773A">
          <w:rPr>
            <w:rFonts w:hint="eastAsia"/>
          </w:rPr>
          <w:delText>归一化对特征向量进行处理。随后，为了进一步降低特征维度并去除噪声，应用主成分分析技术将向量维度降至</w:delText>
        </w:r>
        <w:r w:rsidDel="00E2773A">
          <w:rPr>
            <w:rFonts w:hint="eastAsia"/>
          </w:rPr>
          <w:delText>128</w:delText>
        </w:r>
        <w:r w:rsidDel="00E2773A">
          <w:rPr>
            <w:rFonts w:hint="eastAsia"/>
          </w:rPr>
          <w:delText>维。在模型训练阶段，采用</w:delText>
        </w:r>
        <w:r w:rsidDel="00E2773A">
          <w:rPr>
            <w:rFonts w:hint="eastAsia"/>
          </w:rPr>
          <w:delText>5</w:delText>
        </w:r>
        <w:r w:rsidDel="00E2773A">
          <w:rPr>
            <w:rFonts w:hint="eastAsia"/>
          </w:rPr>
          <w:delText>折交叉验证结合网格搜索策略，以</w:delText>
        </w:r>
        <w:r w:rsidDel="00E2773A">
          <w:rPr>
            <w:rFonts w:hint="eastAsia"/>
          </w:rPr>
          <w:delText>Macro F1-score</w:delText>
        </w:r>
        <w:r w:rsidDel="00E2773A">
          <w:rPr>
            <w:rFonts w:hint="eastAsia"/>
          </w:rPr>
          <w:delText>为优化目标，对</w:delText>
        </w:r>
        <w:r w:rsidDel="00E2773A">
          <w:rPr>
            <w:rFonts w:hint="eastAsia"/>
          </w:rPr>
          <w:delText>KNN</w:delText>
        </w:r>
        <w:r w:rsidDel="00E2773A">
          <w:rPr>
            <w:rFonts w:hint="eastAsia"/>
          </w:rPr>
          <w:delText>、</w:delText>
        </w:r>
        <w:r w:rsidDel="00E2773A">
          <w:rPr>
            <w:rFonts w:hint="eastAsia"/>
          </w:rPr>
          <w:delText>LR</w:delText>
        </w:r>
        <w:r w:rsidDel="00E2773A">
          <w:rPr>
            <w:rFonts w:hint="eastAsia"/>
          </w:rPr>
          <w:delText>、</w:delText>
        </w:r>
        <w:r w:rsidDel="00E2773A">
          <w:rPr>
            <w:rFonts w:hint="eastAsia"/>
          </w:rPr>
          <w:delText>RF</w:delText>
        </w:r>
        <w:r w:rsidDel="00E2773A">
          <w:rPr>
            <w:rFonts w:hint="eastAsia"/>
          </w:rPr>
          <w:delText>和</w:delText>
        </w:r>
        <w:r w:rsidDel="00E2773A">
          <w:rPr>
            <w:rFonts w:hint="eastAsia"/>
          </w:rPr>
          <w:delText>XGBoost</w:delText>
        </w:r>
        <w:r w:rsidDel="00E2773A">
          <w:rPr>
            <w:rFonts w:hint="eastAsia"/>
          </w:rPr>
          <w:delText>四种模型的超参数进行寻优，最终在测试集上评估其分类性能。</w:delText>
        </w:r>
      </w:del>
    </w:p>
    <w:p w14:paraId="5FEB9903" w14:textId="20C9FCDF" w:rsidR="007D28D6" w:rsidDel="00E2773A" w:rsidRDefault="00000000">
      <w:pPr>
        <w:pStyle w:val="3"/>
        <w:numPr>
          <w:ilvl w:val="2"/>
          <w:numId w:val="1"/>
        </w:numPr>
        <w:rPr>
          <w:del w:id="2801" w:author="fei zhai" w:date="2026-05-06T15:34:00Z"/>
          <w:rFonts w:eastAsia="宋体"/>
        </w:rPr>
      </w:pPr>
      <w:bookmarkStart w:id="2802" w:name="_Toc216114514"/>
      <w:bookmarkStart w:id="2803" w:name="_Toc31953"/>
      <w:del w:id="2804" w:author="fei zhai" w:date="2026-05-06T15:34:00Z">
        <w:r w:rsidDel="00E2773A">
          <w:rPr>
            <w:rFonts w:hint="eastAsia"/>
          </w:rPr>
          <w:delText>深度</w:delText>
        </w:r>
        <w:r w:rsidDel="00E2773A">
          <w:delText>学习</w:delText>
        </w:r>
        <w:bookmarkEnd w:id="2802"/>
        <w:r w:rsidDel="00E2773A">
          <w:rPr>
            <w:rFonts w:hint="eastAsia"/>
          </w:rPr>
          <w:delText>模型</w:delText>
        </w:r>
        <w:bookmarkEnd w:id="2803"/>
      </w:del>
    </w:p>
    <w:p w14:paraId="6C59FF00" w14:textId="201D0DFE" w:rsidR="007D28D6" w:rsidDel="00E2773A" w:rsidRDefault="00000000">
      <w:pPr>
        <w:ind w:firstLine="480"/>
        <w:rPr>
          <w:del w:id="2805" w:author="fei zhai" w:date="2026-05-06T15:34:00Z"/>
        </w:rPr>
      </w:pPr>
      <w:del w:id="2806" w:author="fei zhai" w:date="2026-05-06T15:34:00Z">
        <w:r w:rsidDel="00E2773A">
          <w:rPr>
            <w:rFonts w:hint="eastAsia"/>
          </w:rPr>
          <w:delText>在构建深度学习模型前，在原始数据集上对第二章提到的三种候选预训练模型进行泛化能力比较，以选取最适配医疗器械领域预训练模型为基础，降低后续全部微调工作量。</w:delText>
        </w:r>
      </w:del>
    </w:p>
    <w:p w14:paraId="539886F4" w14:textId="325F011D" w:rsidR="007D28D6" w:rsidDel="00E2773A" w:rsidRDefault="00000000">
      <w:pPr>
        <w:ind w:firstLine="480"/>
        <w:rPr>
          <w:del w:id="2807" w:author="fei zhai" w:date="2026-05-06T15:34:00Z"/>
        </w:rPr>
      </w:pPr>
      <w:del w:id="2808" w:author="fei zhai" w:date="2026-05-06T15:34:00Z">
        <w:r w:rsidDel="00E2773A">
          <w:rPr>
            <w:rFonts w:hint="eastAsia"/>
          </w:rPr>
          <w:delText>具体地，使用线性探测的方法，在保持预训练模型大部分参数固定的情况下，在其最上面增加一个可以训练的线性分类器，对含有</w:delText>
        </w:r>
        <w:r w:rsidDel="00E2773A">
          <w:rPr>
            <w:rFonts w:hint="eastAsia"/>
          </w:rPr>
          <w:delText>22</w:delText>
        </w:r>
        <w:r w:rsidDel="00E2773A">
          <w:rPr>
            <w:rFonts w:hint="eastAsia"/>
          </w:rPr>
          <w:delText>类的数据集进行实验，为避免由于随机初始化导致的影响，设置</w:delText>
        </w:r>
        <w:r w:rsidDel="00E2773A">
          <w:rPr>
            <w:rFonts w:hint="eastAsia"/>
          </w:rPr>
          <w:delText>10</w:delText>
        </w:r>
        <w:r w:rsidDel="00E2773A">
          <w:rPr>
            <w:rFonts w:hint="eastAsia"/>
          </w:rPr>
          <w:delText>个不同的随机种子重复实验多次。这种方法用较少的时间就可以得到不同的预训练模型所学到的语义信息对于该分类任务具有良好的线性可分性。</w:delText>
        </w:r>
      </w:del>
    </w:p>
    <w:p w14:paraId="1D7E2478" w14:textId="1E09C4B3" w:rsidR="007D28D6" w:rsidDel="00E2773A" w:rsidRDefault="00000000">
      <w:pPr>
        <w:ind w:firstLineChars="0" w:firstLine="0"/>
        <w:jc w:val="center"/>
        <w:rPr>
          <w:del w:id="2809" w:author="fei zhai" w:date="2026-05-06T15:34:00Z"/>
        </w:rPr>
      </w:pPr>
      <w:del w:id="2810" w:author="fei zhai" w:date="2026-05-06T15:34:00Z">
        <w:r w:rsidDel="00E2773A">
          <w:rPr>
            <w:noProof/>
          </w:rPr>
          <w:drawing>
            <wp:inline distT="0" distB="0" distL="114300" distR="114300" wp14:anchorId="141F71B2" wp14:editId="15597589">
              <wp:extent cx="5257800" cy="3154680"/>
              <wp:effectExtent l="0" t="0" r="10160" b="825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41"/>
                      <a:stretch>
                        <a:fillRect/>
                      </a:stretch>
                    </pic:blipFill>
                    <pic:spPr>
                      <a:xfrm>
                        <a:off x="0" y="0"/>
                        <a:ext cx="5257800" cy="3154680"/>
                      </a:xfrm>
                      <a:prstGeom prst="rect">
                        <a:avLst/>
                      </a:prstGeom>
                      <a:noFill/>
                      <a:ln>
                        <a:noFill/>
                      </a:ln>
                    </pic:spPr>
                  </pic:pic>
                </a:graphicData>
              </a:graphic>
            </wp:inline>
          </w:drawing>
        </w:r>
      </w:del>
    </w:p>
    <w:p w14:paraId="0B49E3AB" w14:textId="40BA6A09" w:rsidR="007D28D6" w:rsidDel="00E2773A" w:rsidRDefault="00000000">
      <w:pPr>
        <w:pStyle w:val="ae"/>
        <w:rPr>
          <w:del w:id="2811" w:author="fei zhai" w:date="2026-05-06T15:34:00Z"/>
          <w:rFonts w:hint="default"/>
        </w:rPr>
      </w:pPr>
      <w:del w:id="2812" w:author="fei zhai" w:date="2026-05-06T15:34:00Z">
        <w:r w:rsidDel="00E2773A">
          <w:delText>图</w:delText>
        </w:r>
        <w:r w:rsidDel="00E2773A">
          <w:delText xml:space="preserve">4-2  </w:delText>
        </w:r>
        <w:r w:rsidDel="00E2773A">
          <w:delText>预训练模型泛化性能评估</w:delText>
        </w:r>
      </w:del>
    </w:p>
    <w:p w14:paraId="2CAFC2F5" w14:textId="49B8B40A" w:rsidR="007D28D6" w:rsidDel="00E2773A" w:rsidRDefault="00000000">
      <w:pPr>
        <w:ind w:firstLine="480"/>
        <w:rPr>
          <w:del w:id="2813" w:author="fei zhai" w:date="2026-05-06T15:34:00Z"/>
        </w:rPr>
      </w:pPr>
      <w:del w:id="2814" w:author="fei zhai" w:date="2026-05-06T15:34:00Z">
        <w:r w:rsidDel="00E2773A">
          <w:rPr>
            <w:rFonts w:hint="eastAsia"/>
          </w:rPr>
          <w:delText>如图</w:delText>
        </w:r>
        <w:r w:rsidDel="00E2773A">
          <w:rPr>
            <w:rFonts w:hint="eastAsia"/>
          </w:rPr>
          <w:delText>4-2</w:delText>
        </w:r>
        <w:r w:rsidDel="00E2773A">
          <w:rPr>
            <w:rFonts w:hint="eastAsia"/>
          </w:rPr>
          <w:delText>所示，在所有轮次上，</w:delText>
        </w:r>
        <w:r w:rsidDel="00E2773A">
          <w:rPr>
            <w:rFonts w:hint="eastAsia"/>
          </w:rPr>
          <w:delText>chinese-roberta-wwm-ext</w:delText>
        </w:r>
        <w:r w:rsidDel="00E2773A">
          <w:rPr>
            <w:rFonts w:hint="eastAsia"/>
          </w:rPr>
          <w:delText>都表现得非常优秀，在第一个</w:delText>
        </w:r>
        <w:r w:rsidDel="00E2773A">
          <w:rPr>
            <w:rFonts w:hint="eastAsia"/>
          </w:rPr>
          <w:delText>Epoch,chinese-roberta-wwm-ext</w:delText>
        </w:r>
        <w:r w:rsidDel="00E2773A">
          <w:rPr>
            <w:rFonts w:hint="eastAsia"/>
          </w:rPr>
          <w:delText>就已经有</w:delText>
        </w:r>
        <w:r w:rsidDel="00E2773A">
          <w:rPr>
            <w:rFonts w:hint="eastAsia"/>
          </w:rPr>
          <w:delText>0.3242</w:delText>
        </w:r>
        <w:r w:rsidDel="00E2773A">
          <w:rPr>
            <w:rFonts w:hint="eastAsia"/>
          </w:rPr>
          <w:delText>的平均测试准确率，比</w:delText>
        </w:r>
        <w:r w:rsidDel="00E2773A">
          <w:rPr>
            <w:rFonts w:hint="eastAsia"/>
          </w:rPr>
          <w:delText>bert-base-chinese</w:delText>
        </w:r>
        <w:r w:rsidDel="00E2773A">
          <w:rPr>
            <w:rFonts w:hint="eastAsia"/>
          </w:rPr>
          <w:delText>的</w:delText>
        </w:r>
        <w:r w:rsidDel="00E2773A">
          <w:rPr>
            <w:rFonts w:hint="eastAsia"/>
          </w:rPr>
          <w:delText>0.2680</w:delText>
        </w:r>
        <w:r w:rsidDel="00E2773A">
          <w:rPr>
            <w:rFonts w:hint="eastAsia"/>
          </w:rPr>
          <w:delText>、</w:delText>
        </w:r>
        <w:r w:rsidDel="00E2773A">
          <w:rPr>
            <w:rFonts w:hint="eastAsia"/>
          </w:rPr>
          <w:delText>chinese-macbert-base</w:delText>
        </w:r>
        <w:r w:rsidDel="00E2773A">
          <w:rPr>
            <w:rFonts w:hint="eastAsia"/>
          </w:rPr>
          <w:delText>的</w:delText>
        </w:r>
        <w:r w:rsidDel="00E2773A">
          <w:rPr>
            <w:rFonts w:hint="eastAsia"/>
          </w:rPr>
          <w:delText>0.2264</w:delText>
        </w:r>
        <w:r w:rsidDel="00E2773A">
          <w:rPr>
            <w:rFonts w:hint="eastAsia"/>
          </w:rPr>
          <w:delText>分别高出约</w:delText>
        </w:r>
        <w:r w:rsidDel="00E2773A">
          <w:rPr>
            <w:rFonts w:hint="eastAsia"/>
          </w:rPr>
          <w:delText>5.6%</w:delText>
        </w:r>
        <w:r w:rsidDel="00E2773A">
          <w:rPr>
            <w:rFonts w:hint="eastAsia"/>
          </w:rPr>
          <w:delText>、</w:delText>
        </w:r>
        <w:r w:rsidDel="00E2773A">
          <w:rPr>
            <w:rFonts w:hint="eastAsia"/>
          </w:rPr>
          <w:delText>9.8%</w:delText>
        </w:r>
        <w:r w:rsidDel="00E2773A">
          <w:rPr>
            <w:rFonts w:hint="eastAsia"/>
          </w:rPr>
          <w:delText>，说明它对于此类任务具有较好的学习能力；经过</w:delText>
        </w:r>
        <w:r w:rsidDel="00E2773A">
          <w:rPr>
            <w:rFonts w:hint="eastAsia"/>
          </w:rPr>
          <w:delText>10</w:delText>
        </w:r>
        <w:r w:rsidDel="00E2773A">
          <w:rPr>
            <w:rFonts w:hint="eastAsia"/>
          </w:rPr>
          <w:delText>个</w:delText>
        </w:r>
        <w:r w:rsidDel="00E2773A">
          <w:rPr>
            <w:rFonts w:hint="eastAsia"/>
          </w:rPr>
          <w:delText>Epoch</w:delText>
        </w:r>
        <w:r w:rsidDel="00E2773A">
          <w:rPr>
            <w:rFonts w:hint="eastAsia"/>
          </w:rPr>
          <w:delText>后</w:delText>
        </w:r>
        <w:r w:rsidDel="00E2773A">
          <w:rPr>
            <w:rFonts w:hint="eastAsia"/>
          </w:rPr>
          <w:delText>,chinese-roberta-wwm-ext</w:delText>
        </w:r>
        <w:r w:rsidDel="00E2773A">
          <w:rPr>
            <w:rFonts w:hint="eastAsia"/>
          </w:rPr>
          <w:delText>的平均准确率为</w:delText>
        </w:r>
        <w:r w:rsidDel="00E2773A">
          <w:rPr>
            <w:rFonts w:hint="eastAsia"/>
          </w:rPr>
          <w:delText>0.5526</w:delText>
        </w:r>
        <w:r w:rsidDel="00E2773A">
          <w:rPr>
            <w:rFonts w:hint="eastAsia"/>
          </w:rPr>
          <w:delText>，始终处于首位，而</w:delText>
        </w:r>
        <w:r w:rsidDel="00E2773A">
          <w:rPr>
            <w:rFonts w:hint="eastAsia"/>
          </w:rPr>
          <w:delText>bert-base-chinese</w:delText>
        </w:r>
        <w:r w:rsidDel="00E2773A">
          <w:rPr>
            <w:rFonts w:hint="eastAsia"/>
          </w:rPr>
          <w:delText>最终成绩为</w:delText>
        </w:r>
        <w:r w:rsidDel="00E2773A">
          <w:rPr>
            <w:rFonts w:hint="eastAsia"/>
          </w:rPr>
          <w:delText>0.4936</w:delText>
        </w:r>
        <w:r w:rsidDel="00E2773A">
          <w:rPr>
            <w:rFonts w:hint="eastAsia"/>
          </w:rPr>
          <w:delText>，</w:delText>
        </w:r>
        <w:r w:rsidDel="00E2773A">
          <w:rPr>
            <w:rFonts w:hint="eastAsia"/>
          </w:rPr>
          <w:delText>chinese-macbert-base</w:delText>
        </w:r>
        <w:r w:rsidDel="00E2773A">
          <w:rPr>
            <w:rFonts w:hint="eastAsia"/>
          </w:rPr>
          <w:delText>则较低只有</w:delText>
        </w:r>
        <w:r w:rsidDel="00E2773A">
          <w:rPr>
            <w:rFonts w:hint="eastAsia"/>
          </w:rPr>
          <w:delText>0.4273</w:delText>
        </w:r>
        <w:r w:rsidDel="00E2773A">
          <w:rPr>
            <w:rFonts w:hint="eastAsia"/>
          </w:rPr>
          <w:delText>。</w:delText>
        </w:r>
      </w:del>
    </w:p>
    <w:p w14:paraId="6DD6EE71" w14:textId="08576EB2" w:rsidR="007D28D6" w:rsidDel="00E2773A" w:rsidRDefault="00000000">
      <w:pPr>
        <w:ind w:firstLine="480"/>
        <w:rPr>
          <w:del w:id="2815" w:author="fei zhai" w:date="2026-05-06T15:34:00Z"/>
        </w:rPr>
      </w:pPr>
      <w:del w:id="2816" w:author="fei zhai" w:date="2026-05-06T15:34:00Z">
        <w:r w:rsidDel="00E2773A">
          <w:rPr>
            <w:rFonts w:hint="eastAsia"/>
          </w:rPr>
          <w:delText>综合以上分析，可以得出结论：</w:delText>
        </w:r>
        <w:r w:rsidDel="00E2773A">
          <w:rPr>
            <w:rFonts w:hint="eastAsia"/>
          </w:rPr>
          <w:delText>chinese-roberta-wwm-ext</w:delText>
        </w:r>
        <w:r w:rsidDel="00E2773A">
          <w:rPr>
            <w:rFonts w:hint="eastAsia"/>
          </w:rPr>
          <w:delText>具有很强零样本学习能力，在零样本特征提取方面有很高起点并且持续上升趋势明显。这说明该模型在预训练过程中已经很好地学习到中文医学领域重要语义信息。因此本文采用</w:delText>
        </w:r>
        <w:r w:rsidDel="00E2773A">
          <w:rPr>
            <w:rFonts w:hint="eastAsia"/>
          </w:rPr>
          <w:delText>chinese-roberta-wwm-ext</w:delText>
        </w:r>
        <w:r w:rsidDel="00E2773A">
          <w:rPr>
            <w:rFonts w:hint="eastAsia"/>
          </w:rPr>
          <w:delText>进行后续全部微调实验，以便得到良好表现同时兼顾计算速度。</w:delText>
        </w:r>
      </w:del>
    </w:p>
    <w:p w14:paraId="69866327" w14:textId="5593803E" w:rsidR="007D28D6" w:rsidDel="00E2773A" w:rsidRDefault="00000000">
      <w:pPr>
        <w:ind w:firstLine="480"/>
        <w:rPr>
          <w:del w:id="2817" w:author="fei zhai" w:date="2026-05-06T15:34:00Z"/>
        </w:rPr>
      </w:pPr>
      <w:del w:id="2818" w:author="fei zhai" w:date="2026-05-06T15:34:00Z">
        <w:r w:rsidDel="00E2773A">
          <w:rPr>
            <w:rFonts w:hint="eastAsia"/>
          </w:rPr>
          <w:delText>为更好挖掘专利文本内部所隐含深层次语义信息并且能够准确地区分各类别局部重要部分，本文提出一种基于预训练语言模型以及卷积神经网络相结合混合模型即</w:delText>
        </w:r>
        <w:r w:rsidDel="00E2773A">
          <w:rPr>
            <w:rFonts w:hint="eastAsia"/>
          </w:rPr>
          <w:delText>BERT-TextCNN</w:delText>
        </w:r>
        <w:r w:rsidDel="00E2773A">
          <w:rPr>
            <w:rFonts w:hint="eastAsia"/>
          </w:rPr>
          <w:delText>，在此基础上利用</w:delText>
        </w:r>
        <w:r w:rsidDel="00E2773A">
          <w:rPr>
            <w:rFonts w:hint="eastAsia"/>
          </w:rPr>
          <w:delText>BERT</w:delText>
        </w:r>
        <w:r w:rsidDel="00E2773A">
          <w:rPr>
            <w:rFonts w:hint="eastAsia"/>
          </w:rPr>
          <w:delText>获取整体上下文信息同时使用</w:delText>
        </w:r>
        <w:r w:rsidDel="00E2773A">
          <w:rPr>
            <w:rFonts w:hint="eastAsia"/>
          </w:rPr>
          <w:delText>TextCNN</w:delText>
        </w:r>
        <w:r w:rsidDel="00E2773A">
          <w:rPr>
            <w:rFonts w:hint="eastAsia"/>
          </w:rPr>
          <w:delText>获取局部重要部分信息，具体结构见图</w:delText>
        </w:r>
        <w:r w:rsidDel="00E2773A">
          <w:rPr>
            <w:rFonts w:hint="eastAsia"/>
          </w:rPr>
          <w:delText>4-3</w:delText>
        </w:r>
        <w:r w:rsidDel="00E2773A">
          <w:rPr>
            <w:rFonts w:hint="eastAsia"/>
          </w:rPr>
          <w:delText>由三部分组成：</w:delText>
        </w:r>
        <w:r w:rsidDel="00E2773A">
          <w:rPr>
            <w:rFonts w:hint="eastAsia"/>
          </w:rPr>
          <w:delText>BERT</w:delText>
        </w:r>
        <w:r w:rsidDel="00E2773A">
          <w:rPr>
            <w:rFonts w:hint="eastAsia"/>
          </w:rPr>
          <w:delText>编码层、双路特征抽取层及融合分类层。</w:delText>
        </w:r>
      </w:del>
    </w:p>
    <w:p w14:paraId="6396C3FB" w14:textId="1B335E81" w:rsidR="007D28D6" w:rsidDel="00E2773A" w:rsidRDefault="00000000">
      <w:pPr>
        <w:ind w:firstLineChars="0" w:firstLine="0"/>
        <w:jc w:val="center"/>
        <w:rPr>
          <w:del w:id="2819" w:author="fei zhai" w:date="2026-05-06T15:34:00Z"/>
        </w:rPr>
      </w:pPr>
      <w:del w:id="2820" w:author="fei zhai" w:date="2026-05-06T15:34:00Z">
        <w:r w:rsidDel="00E2773A">
          <w:rPr>
            <w:noProof/>
          </w:rPr>
          <w:drawing>
            <wp:inline distT="0" distB="0" distL="0" distR="0" wp14:anchorId="23FEC144" wp14:editId="7F4925E4">
              <wp:extent cx="5274310" cy="3674110"/>
              <wp:effectExtent l="0" t="0" r="2540" b="2540"/>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74310" cy="3674110"/>
                      </a:xfrm>
                      <a:prstGeom prst="rect">
                        <a:avLst/>
                      </a:prstGeom>
                    </pic:spPr>
                  </pic:pic>
                </a:graphicData>
              </a:graphic>
            </wp:inline>
          </w:drawing>
        </w:r>
      </w:del>
    </w:p>
    <w:p w14:paraId="29E954D8" w14:textId="55361821" w:rsidR="007D28D6" w:rsidDel="00E2773A" w:rsidRDefault="00000000">
      <w:pPr>
        <w:pStyle w:val="ae"/>
        <w:rPr>
          <w:del w:id="2821" w:author="fei zhai" w:date="2026-05-06T15:34:00Z"/>
          <w:rFonts w:hint="default"/>
        </w:rPr>
      </w:pPr>
      <w:del w:id="2822" w:author="fei zhai" w:date="2026-05-06T15:34:00Z">
        <w:r w:rsidDel="00E2773A">
          <w:delText>图</w:delText>
        </w:r>
        <w:r w:rsidDel="00E2773A">
          <w:delText>4-3  BERT-TextCNN</w:delText>
        </w:r>
        <w:r w:rsidDel="00E2773A">
          <w:delText>架构</w:delText>
        </w:r>
      </w:del>
    </w:p>
    <w:p w14:paraId="7768A214" w14:textId="53776D14" w:rsidR="007D28D6" w:rsidDel="00E2773A" w:rsidRDefault="00000000">
      <w:pPr>
        <w:numPr>
          <w:ilvl w:val="0"/>
          <w:numId w:val="11"/>
        </w:numPr>
        <w:ind w:firstLine="480"/>
        <w:rPr>
          <w:del w:id="2823" w:author="fei zhai" w:date="2026-05-06T15:34:00Z"/>
        </w:rPr>
      </w:pPr>
      <w:del w:id="2824" w:author="fei zhai" w:date="2026-05-06T15:34:00Z">
        <w:r w:rsidDel="00E2773A">
          <w:rPr>
            <w:rFonts w:hint="eastAsia"/>
          </w:rPr>
          <w:delText>BERT</w:delText>
        </w:r>
        <w:r w:rsidDel="00E2773A">
          <w:rPr>
            <w:rFonts w:hint="eastAsia"/>
          </w:rPr>
          <w:delText>编码层</w:delText>
        </w:r>
      </w:del>
    </w:p>
    <w:p w14:paraId="041EE1A4" w14:textId="07BBFF32" w:rsidR="007D28D6" w:rsidDel="00E2773A" w:rsidRDefault="00000000">
      <w:pPr>
        <w:ind w:firstLine="480"/>
        <w:rPr>
          <w:del w:id="2825" w:author="fei zhai" w:date="2026-05-06T15:34:00Z"/>
        </w:rPr>
      </w:pPr>
      <w:del w:id="2826" w:author="fei zhai" w:date="2026-05-06T15:34:00Z">
        <w:r w:rsidDel="00E2773A">
          <w:rPr>
            <w:rFonts w:hint="eastAsia"/>
          </w:rPr>
          <w:delText>使用</w:delText>
        </w:r>
        <w:r w:rsidDel="00E2773A">
          <w:rPr>
            <w:rFonts w:hint="eastAsia"/>
          </w:rPr>
          <w:delText>Chinese-Roberta-WWM-Ext</w:delText>
        </w:r>
        <w:r w:rsidDel="00E2773A">
          <w:rPr>
            <w:rFonts w:hint="eastAsia"/>
          </w:rPr>
          <w:delText>作为基础模型，在对输入文本进行分词并且将其截断或者补全到一定长度</w:delText>
        </w:r>
      </w:del>
      <m:oMath>
        <m:r>
          <w:del w:id="2827" w:author="fei zhai" w:date="2026-05-06T15:34:00Z">
            <m:rPr>
              <m:nor/>
            </m:rPr>
            <w:rPr>
              <w:rFonts w:cs="Times New Roman"/>
            </w:rPr>
            <m:t>L=512</m:t>
          </w:del>
        </m:r>
      </m:oMath>
      <w:del w:id="2828" w:author="fei zhai" w:date="2026-05-06T15:34:00Z">
        <w:r w:rsidDel="00E2773A">
          <w:rPr>
            <w:rFonts w:hint="eastAsia"/>
          </w:rPr>
          <w:delText>之后得到输入文本</w:delText>
        </w:r>
      </w:del>
      <m:oMath>
        <m:r>
          <w:del w:id="2829" w:author="fei zhai" w:date="2026-05-06T15:34:00Z">
            <m:rPr>
              <m:nor/>
            </m:rPr>
            <w:rPr>
              <w:rFonts w:cs="Times New Roman"/>
            </w:rPr>
            <m:t>X</m:t>
          </w:del>
        </m:r>
        <m:r>
          <w:del w:id="2830" w:author="fei zhai" w:date="2026-05-06T15:34:00Z">
            <m:rPr>
              <m:nor/>
            </m:rPr>
            <w:rPr>
              <w:rFonts w:ascii="宋体" w:hAnsi="宋体" w:cs="宋体" w:hint="eastAsia"/>
            </w:rPr>
            <m:t>∈</m:t>
          </w:del>
        </m:r>
      </m:oMath>
      <w:del w:id="2831" w:author="fei zhai" w:date="2026-05-06T15:34:00Z">
        <w:r w:rsidDel="00E2773A">
          <w:rPr>
            <w:rFonts w:hAnsi="Cambria Math" w:hint="eastAsia"/>
          </w:rPr>
          <w:delText>，</w:delText>
        </w:r>
      </w:del>
      <m:oMath>
        <m:r>
          <w:del w:id="2832" w:author="fei zhai" w:date="2026-05-06T15:34:00Z">
            <m:rPr>
              <m:sty m:val="p"/>
            </m:rPr>
            <w:rPr>
              <w:rFonts w:ascii="Cambria Math" w:hAnsi="Cambria Math"/>
            </w:rPr>
            <m:t>B</m:t>
          </w:del>
        </m:r>
      </m:oMath>
      <w:del w:id="2833" w:author="fei zhai" w:date="2026-05-06T15:34:00Z">
        <w:r w:rsidDel="00E2773A">
          <w:rPr>
            <w:rFonts w:hint="eastAsia"/>
          </w:rPr>
          <w:delText>是批量大小，通过</w:delText>
        </w:r>
        <w:r w:rsidDel="00E2773A">
          <w:rPr>
            <w:rFonts w:hint="eastAsia"/>
          </w:rPr>
          <w:delText>BERT</w:delText>
        </w:r>
        <w:r w:rsidDel="00E2773A">
          <w:rPr>
            <w:rFonts w:hint="eastAsia"/>
          </w:rPr>
          <w:delText>得到每一层的表示形式</w:delText>
        </w:r>
      </w:del>
      <m:oMath>
        <m:r>
          <w:del w:id="2834" w:author="fei zhai" w:date="2026-05-06T15:34:00Z">
            <m:rPr>
              <m:nor/>
            </m:rPr>
            <w:rPr>
              <w:rFonts w:cs="Times New Roman"/>
            </w:rPr>
            <m:t>H</m:t>
          </w:del>
        </m:r>
        <m:r>
          <w:del w:id="2835" w:author="fei zhai" w:date="2026-05-06T15:34:00Z">
            <m:rPr>
              <m:nor/>
            </m:rPr>
            <w:rPr>
              <w:rFonts w:ascii="宋体" w:hAnsi="宋体" w:cs="宋体" w:hint="eastAsia"/>
            </w:rPr>
            <m:t>∈</m:t>
          </w:del>
        </m:r>
      </m:oMath>
      <w:del w:id="2836" w:author="fei zhai" w:date="2026-05-06T15:34:00Z">
        <w:r w:rsidDel="00E2773A">
          <w:rPr>
            <w:rFonts w:hint="eastAsia"/>
          </w:rPr>
          <w:delText>，隐藏单元数</w:delText>
        </w:r>
      </w:del>
      <m:oMath>
        <m:r>
          <w:del w:id="2837" w:author="fei zhai" w:date="2026-05-06T15:34:00Z">
            <m:rPr>
              <m:nor/>
            </m:rPr>
            <w:rPr>
              <w:rFonts w:cs="Times New Roman"/>
            </w:rPr>
            <m:t>D=768</m:t>
          </w:del>
        </m:r>
      </m:oMath>
      <w:del w:id="2838" w:author="fei zhai" w:date="2026-05-06T15:34:00Z">
        <w:r w:rsidDel="00E2773A">
          <w:rPr>
            <w:rFonts w:hint="eastAsia"/>
          </w:rPr>
          <w:delText>。</w:delText>
        </w:r>
      </w:del>
    </w:p>
    <w:p w14:paraId="2FC2F42C" w14:textId="5F41B701" w:rsidR="007D28D6" w:rsidDel="00E2773A" w:rsidRDefault="00000000">
      <w:pPr>
        <w:ind w:firstLine="480"/>
        <w:rPr>
          <w:del w:id="2839" w:author="fei zhai" w:date="2026-05-06T15:34:00Z"/>
        </w:rPr>
      </w:pPr>
      <w:del w:id="2840" w:author="fei zhai" w:date="2026-05-06T15:34:00Z">
        <w:r w:rsidDel="00E2773A">
          <w:rPr>
            <w:rFonts w:hint="eastAsia"/>
          </w:rPr>
          <w:delText>为兼顾预训练模型的通用语言能力与其对医疗器械领域特定分布的适应性，本文采用分层微调策略。即固定</w:delText>
        </w:r>
        <w:r w:rsidDel="00E2773A">
          <w:rPr>
            <w:rFonts w:hint="eastAsia"/>
          </w:rPr>
          <w:delText>BERT</w:delText>
        </w:r>
        <w:r w:rsidDel="00E2773A">
          <w:rPr>
            <w:rFonts w:hint="eastAsia"/>
          </w:rPr>
          <w:delText>最底层的</w:delText>
        </w:r>
        <w:r w:rsidDel="00E2773A">
          <w:rPr>
            <w:rFonts w:hint="eastAsia"/>
          </w:rPr>
          <w:delText>11</w:delText>
        </w:r>
        <w:r w:rsidDel="00E2773A">
          <w:rPr>
            <w:rFonts w:hint="eastAsia"/>
          </w:rPr>
          <w:delText>个</w:delText>
        </w:r>
        <w:r w:rsidDel="00E2773A">
          <w:rPr>
            <w:rFonts w:hint="eastAsia"/>
          </w:rPr>
          <w:delText>Transformer</w:delText>
        </w:r>
        <w:r w:rsidDel="00E2773A">
          <w:rPr>
            <w:rFonts w:hint="eastAsia"/>
          </w:rPr>
          <w:delText>编码器层参数只对最高一层即第</w:delText>
        </w:r>
        <w:r w:rsidDel="00E2773A">
          <w:rPr>
            <w:rFonts w:hint="eastAsia"/>
          </w:rPr>
          <w:delText>12</w:delText>
        </w:r>
        <w:r w:rsidDel="00E2773A">
          <w:rPr>
            <w:rFonts w:hint="eastAsia"/>
          </w:rPr>
          <w:delText>层进行微调。这样做可以大大降低需要优化的参数数量从而降低计算成本并且也可以避免因少量样本导致的灾难性遗忘以及过拟合问题。</w:delText>
        </w:r>
      </w:del>
    </w:p>
    <w:p w14:paraId="651DFA2C" w14:textId="367E14AC" w:rsidR="007D28D6" w:rsidDel="00E2773A" w:rsidRDefault="00000000">
      <w:pPr>
        <w:numPr>
          <w:ilvl w:val="0"/>
          <w:numId w:val="11"/>
        </w:numPr>
        <w:ind w:firstLine="480"/>
        <w:rPr>
          <w:del w:id="2841" w:author="fei zhai" w:date="2026-05-06T15:34:00Z"/>
        </w:rPr>
      </w:pPr>
      <w:del w:id="2842" w:author="fei zhai" w:date="2026-05-06T15:34:00Z">
        <w:r w:rsidDel="00E2773A">
          <w:rPr>
            <w:rFonts w:hint="eastAsia"/>
          </w:rPr>
          <w:delText>特征提取层</w:delText>
        </w:r>
      </w:del>
    </w:p>
    <w:p w14:paraId="4A13610C" w14:textId="7D80975F" w:rsidR="007D28D6" w:rsidDel="00E2773A" w:rsidRDefault="00000000">
      <w:pPr>
        <w:ind w:firstLine="480"/>
        <w:rPr>
          <w:del w:id="2843" w:author="fei zhai" w:date="2026-05-06T15:34:00Z"/>
        </w:rPr>
      </w:pPr>
      <w:del w:id="2844" w:author="fei zhai" w:date="2026-05-06T15:34:00Z">
        <w:r w:rsidDel="00E2773A">
          <w:rPr>
            <w:rFonts w:hint="eastAsia"/>
          </w:rPr>
          <w:delText>为使得到更丰富语义信息，在此层采用全局特征通路与局部特征通路相结合方式进行特征学习。</w:delText>
        </w:r>
      </w:del>
    </w:p>
    <w:p w14:paraId="647ED4E3" w14:textId="5BCD13C1" w:rsidR="007D28D6" w:rsidDel="00E2773A" w:rsidRDefault="00000000">
      <w:pPr>
        <w:ind w:firstLine="480"/>
        <w:rPr>
          <w:del w:id="2845" w:author="fei zhai" w:date="2026-05-06T15:34:00Z"/>
        </w:rPr>
      </w:pPr>
      <w:del w:id="2846" w:author="fei zhai" w:date="2026-05-06T15:34:00Z">
        <w:r w:rsidDel="00E2773A">
          <w:rPr>
            <w:rFonts w:hint="eastAsia"/>
          </w:rPr>
          <w:delText>全局特征通路用于获取整个句子的信息。从</w:delText>
        </w:r>
        <w:r w:rsidDel="00E2773A">
          <w:rPr>
            <w:rFonts w:hint="eastAsia"/>
          </w:rPr>
          <w:delText>BERT</w:delText>
        </w:r>
        <w:r w:rsidDel="00E2773A">
          <w:rPr>
            <w:rFonts w:hint="eastAsia"/>
          </w:rPr>
          <w:delText>输出的</w:delText>
        </w:r>
        <w:r w:rsidDel="00E2773A">
          <w:rPr>
            <w:rFonts w:hint="eastAsia"/>
          </w:rPr>
          <w:delText>[CLS]</w:delText>
        </w:r>
        <w:r w:rsidDel="00E2773A">
          <w:rPr>
            <w:rFonts w:hint="eastAsia"/>
          </w:rPr>
          <w:delText>标记向量</w:delText>
        </w:r>
      </w:del>
      <m:oMath>
        <m:r>
          <w:del w:id="2847" w:author="fei zhai" w:date="2026-05-06T15:34:00Z">
            <m:rPr>
              <m:nor/>
            </m:rPr>
            <w:rPr>
              <w:rFonts w:ascii="宋体" w:hAnsi="宋体" w:cs="宋体" w:hint="eastAsia"/>
            </w:rPr>
            <m:t>∈</m:t>
          </w:del>
        </m:r>
      </m:oMath>
      <w:del w:id="2848" w:author="fei zhai" w:date="2026-05-06T15:34:00Z">
        <w:r w:rsidDel="00E2773A">
          <w:rPr>
            <w:rFonts w:hint="eastAsia"/>
          </w:rPr>
          <w:delText>开始，接着计算所有有效</w:delText>
        </w:r>
        <w:r w:rsidDel="00E2773A">
          <w:rPr>
            <w:rFonts w:hint="eastAsia"/>
          </w:rPr>
          <w:delText>Token</w:delText>
        </w:r>
        <w:r w:rsidDel="00E2773A">
          <w:rPr>
            <w:rFonts w:hint="eastAsia"/>
          </w:rPr>
          <w:delText>平均池化向量</w:delText>
        </w:r>
      </w:del>
      <m:oMath>
        <m:r>
          <w:del w:id="2849" w:author="fei zhai" w:date="2026-05-06T15:34:00Z">
            <m:rPr>
              <m:nor/>
            </m:rPr>
            <w:rPr>
              <w:rFonts w:ascii="宋体" w:hAnsi="宋体" w:cs="宋体" w:hint="eastAsia"/>
            </w:rPr>
            <m:t>∈</m:t>
          </w:del>
        </m:r>
      </m:oMath>
      <w:del w:id="2850" w:author="fei zhai" w:date="2026-05-06T15:34:00Z">
        <w:r w:rsidDel="00E2773A">
          <w:rPr>
            <w:rFonts w:hint="eastAsia"/>
          </w:rPr>
          <w:delText>，忽略</w:delText>
        </w:r>
        <w:r w:rsidDel="00E2773A">
          <w:rPr>
            <w:rFonts w:hint="eastAsia"/>
          </w:rPr>
          <w:delText>[CLS]</w:delText>
        </w:r>
        <w:r w:rsidDel="00E2773A">
          <w:rPr>
            <w:rFonts w:hint="eastAsia"/>
          </w:rPr>
          <w:delText>、</w:delText>
        </w:r>
        <w:r w:rsidDel="00E2773A">
          <w:rPr>
            <w:rFonts w:hint="eastAsia"/>
          </w:rPr>
          <w:delText>[SEP]</w:delText>
        </w:r>
        <w:r w:rsidDel="00E2773A">
          <w:rPr>
            <w:rFonts w:hint="eastAsia"/>
          </w:rPr>
          <w:delText>以及</w:delText>
        </w:r>
        <w:r w:rsidDel="00E2773A">
          <w:rPr>
            <w:rFonts w:hint="eastAsia"/>
          </w:rPr>
          <w:delText>Padding</w:delText>
        </w:r>
        <w:r w:rsidDel="00E2773A">
          <w:rPr>
            <w:rFonts w:hint="eastAsia"/>
          </w:rPr>
          <w:delText>。然后将这两个向量连接成一个大小为</w:delText>
        </w:r>
        <w:r w:rsidDel="00E2773A">
          <w:rPr>
            <w:rFonts w:hint="eastAsia"/>
          </w:rPr>
          <w:delText>2D</w:delText>
        </w:r>
        <w:r w:rsidDel="00E2773A">
          <w:rPr>
            <w:rFonts w:hint="eastAsia"/>
          </w:rPr>
          <w:delText>维的初始全局向量，再用一个全连接层将其映射到大小为</w:delText>
        </w:r>
      </w:del>
      <m:oMath>
        <m:r>
          <w:del w:id="2851" w:author="fei zhai" w:date="2026-05-06T15:34:00Z">
            <m:rPr>
              <m:nor/>
            </m:rPr>
            <w:rPr>
              <w:rFonts w:cs="Times New Roman"/>
            </w:rPr>
            <m:t>=656</m:t>
          </w:del>
        </m:r>
      </m:oMath>
      <w:del w:id="2852" w:author="fei zhai" w:date="2026-05-06T15:34:00Z">
        <w:r w:rsidDel="00E2773A">
          <w:rPr>
            <w:rFonts w:hint="eastAsia"/>
          </w:rPr>
          <w:delText>，并且使用</w:delText>
        </w:r>
        <w:r w:rsidDel="00E2773A">
          <w:rPr>
            <w:rFonts w:hint="eastAsia"/>
          </w:rPr>
          <w:delText>ReLU</w:delText>
        </w:r>
        <w:r w:rsidDel="00E2773A">
          <w:rPr>
            <w:rFonts w:hint="eastAsia"/>
          </w:rPr>
          <w:delText>激活函数以及一层</w:delText>
        </w:r>
        <w:r w:rsidDel="00E2773A">
          <w:rPr>
            <w:rFonts w:hint="eastAsia"/>
          </w:rPr>
          <w:delText>Batch Normalization</w:delText>
        </w:r>
        <w:r w:rsidDel="00E2773A">
          <w:rPr>
            <w:rFonts w:hint="eastAsia"/>
          </w:rPr>
          <w:delText>后得到最后的全局特征向量</w:delText>
        </w:r>
      </w:del>
      <m:oMath>
        <m:r>
          <w:del w:id="2853" w:author="fei zhai" w:date="2026-05-06T15:34:00Z">
            <m:rPr>
              <m:nor/>
            </m:rPr>
            <w:rPr>
              <w:rFonts w:ascii="宋体" w:hAnsi="宋体" w:cs="宋体" w:hint="eastAsia"/>
            </w:rPr>
            <m:t>∈</m:t>
          </w:del>
        </m:r>
      </m:oMath>
      <w:del w:id="2854" w:author="fei zhai" w:date="2026-05-06T15:34:00Z">
        <w:r w:rsidDel="00E2773A">
          <w:rPr>
            <w:rFonts w:hint="eastAsia"/>
          </w:rPr>
          <w:delText>。</w:delText>
        </w:r>
      </w:del>
    </w:p>
    <w:p w14:paraId="70B9E5E6" w14:textId="4579B961" w:rsidR="007D28D6" w:rsidDel="00E2773A" w:rsidRDefault="00000000">
      <w:pPr>
        <w:ind w:firstLine="480"/>
        <w:rPr>
          <w:del w:id="2855" w:author="fei zhai" w:date="2026-05-06T15:34:00Z"/>
        </w:rPr>
      </w:pPr>
      <w:del w:id="2856" w:author="fei zhai" w:date="2026-05-06T15:34:00Z">
        <w:r w:rsidDel="00E2773A">
          <w:rPr>
            <w:rFonts w:hint="eastAsia"/>
          </w:rPr>
          <w:delText>局部特征通路用于通过</w:delText>
        </w:r>
        <w:r w:rsidDel="00E2773A">
          <w:rPr>
            <w:rFonts w:hint="eastAsia"/>
          </w:rPr>
          <w:delText>TextCNN</w:delText>
        </w:r>
        <w:r w:rsidDel="00E2773A">
          <w:rPr>
            <w:rFonts w:hint="eastAsia"/>
          </w:rPr>
          <w:delText>提取不同尺度的</w:delText>
        </w:r>
        <w:r w:rsidDel="00E2773A">
          <w:delText>N</w:delText>
        </w:r>
        <w:r w:rsidDel="00E2773A">
          <w:rPr>
            <w:rFonts w:hint="eastAsia"/>
          </w:rPr>
          <w:delText>-gram</w:delText>
        </w:r>
        <w:r w:rsidDel="00E2773A">
          <w:rPr>
            <w:rFonts w:hint="eastAsia"/>
          </w:rPr>
          <w:delText>局部信息，输入是</w:delText>
        </w:r>
        <w:r w:rsidDel="00E2773A">
          <w:rPr>
            <w:rFonts w:hint="eastAsia"/>
          </w:rPr>
          <w:delText>BERT</w:delText>
        </w:r>
        <w:r w:rsidDel="00E2773A">
          <w:rPr>
            <w:rFonts w:hint="eastAsia"/>
          </w:rPr>
          <w:delText>输出的</w:delText>
        </w:r>
      </w:del>
      <m:oMath>
        <m:r>
          <w:del w:id="2857" w:author="fei zhai" w:date="2026-05-06T15:34:00Z">
            <m:rPr>
              <m:sty m:val="p"/>
            </m:rPr>
            <w:rPr>
              <w:rFonts w:ascii="Cambria Math" w:hAnsi="Cambria Math"/>
            </w:rPr>
            <m:t>H</m:t>
          </w:del>
        </m:r>
      </m:oMath>
      <w:del w:id="2858" w:author="fei zhai" w:date="2026-05-06T15:34:00Z">
        <w:r w:rsidDel="00E2773A">
          <w:rPr>
            <w:rFonts w:hint="eastAsia"/>
          </w:rPr>
          <w:delText>。使用四个不同的宽度的一维卷积核</w:delText>
        </w:r>
      </w:del>
      <m:oMath>
        <m:r>
          <w:del w:id="2859" w:author="fei zhai" w:date="2026-05-06T15:34:00Z">
            <m:rPr>
              <m:nor/>
            </m:rPr>
            <w:rPr>
              <w:rFonts w:cs="Times New Roman"/>
            </w:rPr>
            <m:t>K</m:t>
          </w:del>
        </m:r>
        <m:r>
          <w:del w:id="2860" w:author="fei zhai" w:date="2026-05-06T15:34:00Z">
            <m:rPr>
              <m:nor/>
            </m:rPr>
            <w:rPr>
              <w:rFonts w:ascii="宋体" w:hAnsi="宋体" w:cs="宋体" w:hint="eastAsia"/>
            </w:rPr>
            <m:t>∈</m:t>
          </w:del>
        </m:r>
        <m:r>
          <w:del w:id="2861" w:author="fei zhai" w:date="2026-05-06T15:34:00Z">
            <m:rPr>
              <m:nor/>
            </m:rPr>
            <w:rPr>
              <w:rFonts w:cs="Times New Roman"/>
            </w:rPr>
            <m:t>{2,3,4,5}</m:t>
          </w:del>
        </m:r>
      </m:oMath>
      <w:del w:id="2862" w:author="fei zhai" w:date="2026-05-06T15:34:00Z">
        <w:r w:rsidDel="00E2773A">
          <w:rPr>
            <w:rFonts w:hint="eastAsia"/>
          </w:rPr>
          <w:delText>，每个卷积核所对应通道数为</w:delText>
        </w:r>
      </w:del>
      <m:oMath>
        <m:r>
          <w:del w:id="2863" w:author="fei zhai" w:date="2026-05-06T15:34:00Z">
            <m:rPr>
              <m:nor/>
            </m:rPr>
            <w:rPr>
              <w:rFonts w:cs="Times New Roman"/>
            </w:rPr>
            <m:t>=</m:t>
          </w:del>
        </m:r>
        <m:r>
          <w:del w:id="2864" w:author="fei zhai" w:date="2026-05-06T15:34:00Z">
            <m:rPr>
              <m:nor/>
            </m:rPr>
            <w:rPr>
              <w:rFonts w:ascii="Cambria" w:hAnsi="Cambria" w:cs="Cambria"/>
            </w:rPr>
            <m:t>⌊</m:t>
          </w:del>
        </m:r>
        <m:r>
          <w:del w:id="2865" w:author="fei zhai" w:date="2026-05-06T15:34:00Z">
            <m:rPr>
              <m:nor/>
            </m:rPr>
            <w:rPr>
              <w:rFonts w:cs="Times New Roman"/>
            </w:rPr>
            <m:t>L/k</m:t>
          </w:del>
        </m:r>
        <m:r>
          <w:del w:id="2866" w:author="fei zhai" w:date="2026-05-06T15:34:00Z">
            <m:rPr>
              <m:nor/>
            </m:rPr>
            <w:rPr>
              <w:rFonts w:ascii="Cambria" w:hAnsi="Cambria" w:cs="Cambria"/>
            </w:rPr>
            <m:t>⌋</m:t>
          </w:del>
        </m:r>
      </m:oMath>
      <w:del w:id="2867" w:author="fei zhai" w:date="2026-05-06T15:34:00Z">
        <w:r w:rsidDel="00E2773A">
          <w:rPr>
            <w:rFonts w:hint="eastAsia"/>
          </w:rPr>
          <w:delText>，分别是</w:delText>
        </w:r>
        <w:r w:rsidDel="00E2773A">
          <w:rPr>
            <w:rFonts w:hint="eastAsia"/>
          </w:rPr>
          <w:delText>256</w:delText>
        </w:r>
        <w:r w:rsidDel="00E2773A">
          <w:rPr>
            <w:rFonts w:hint="eastAsia"/>
          </w:rPr>
          <w:delText>、</w:delText>
        </w:r>
        <w:r w:rsidDel="00E2773A">
          <w:rPr>
            <w:rFonts w:hint="eastAsia"/>
          </w:rPr>
          <w:delText>170</w:delText>
        </w:r>
        <w:r w:rsidDel="00E2773A">
          <w:rPr>
            <w:rFonts w:hint="eastAsia"/>
          </w:rPr>
          <w:delText>、</w:delText>
        </w:r>
        <w:r w:rsidDel="00E2773A">
          <w:rPr>
            <w:rFonts w:hint="eastAsia"/>
          </w:rPr>
          <w:delText>128</w:delText>
        </w:r>
        <w:r w:rsidDel="00E2773A">
          <w:rPr>
            <w:rFonts w:hint="eastAsia"/>
          </w:rPr>
          <w:delText>以及</w:delText>
        </w:r>
        <w:r w:rsidDel="00E2773A">
          <w:rPr>
            <w:rFonts w:hint="eastAsia"/>
          </w:rPr>
          <w:delText>102</w:delText>
        </w:r>
        <w:r w:rsidDel="00E2773A">
          <w:rPr>
            <w:rFonts w:hint="eastAsia"/>
          </w:rPr>
          <w:delText>。然后在经过卷积之后，对于每一个特征图执行全局最大池化获取最关键的部分并把它们连接起来形成一个大小为</w:delText>
        </w:r>
      </w:del>
      <m:oMath>
        <m:r>
          <w:del w:id="2868" w:author="fei zhai" w:date="2026-05-06T15:34:00Z">
            <m:rPr>
              <m:nor/>
            </m:rPr>
            <w:rPr>
              <w:rFonts w:cs="Times New Roman"/>
            </w:rPr>
            <m:t>=656</m:t>
          </w:del>
        </m:r>
      </m:oMath>
      <w:del w:id="2869" w:author="fei zhai" w:date="2026-05-06T15:34:00Z">
        <w:r w:rsidDel="00E2773A">
          <w:rPr>
            <w:rFonts w:hint="eastAsia"/>
          </w:rPr>
          <w:delText>的局部特征向量，接着再做一层</w:delText>
        </w:r>
        <w:r w:rsidDel="00E2773A">
          <w:rPr>
            <w:rFonts w:hint="eastAsia"/>
          </w:rPr>
          <w:delText>Layer Normalization</w:delText>
        </w:r>
        <w:r w:rsidDel="00E2773A">
          <w:rPr>
            <w:rFonts w:hint="eastAsia"/>
          </w:rPr>
          <w:delText>。</w:delText>
        </w:r>
      </w:del>
    </w:p>
    <w:p w14:paraId="26B595CD" w14:textId="7876EAEE" w:rsidR="007D28D6" w:rsidDel="00E2773A" w:rsidRDefault="00000000">
      <w:pPr>
        <w:numPr>
          <w:ilvl w:val="0"/>
          <w:numId w:val="11"/>
        </w:numPr>
        <w:ind w:firstLine="480"/>
        <w:rPr>
          <w:del w:id="2870" w:author="fei zhai" w:date="2026-05-06T15:34:00Z"/>
        </w:rPr>
      </w:pPr>
      <w:del w:id="2871" w:author="fei zhai" w:date="2026-05-06T15:34:00Z">
        <w:r w:rsidDel="00E2773A">
          <w:rPr>
            <w:rFonts w:hint="eastAsia"/>
          </w:rPr>
          <w:delText>融合分类层</w:delText>
        </w:r>
      </w:del>
    </w:p>
    <w:p w14:paraId="1F40AD05" w14:textId="64570300" w:rsidR="007D28D6" w:rsidDel="00E2773A" w:rsidRDefault="00000000">
      <w:pPr>
        <w:ind w:firstLine="480"/>
        <w:rPr>
          <w:del w:id="2872" w:author="fei zhai" w:date="2026-05-06T15:34:00Z"/>
        </w:rPr>
      </w:pPr>
      <w:del w:id="2873" w:author="fei zhai" w:date="2026-05-06T15:34:00Z">
        <w:r w:rsidDel="00E2773A">
          <w:rPr>
            <w:rFonts w:hint="eastAsia"/>
          </w:rPr>
          <w:delText>该部分负责综合全局以及局部信息并完成分类任务，在此将全局特征与局部特征进行连接形成长度为</w:delText>
        </w:r>
        <w:r w:rsidDel="00E2773A">
          <w:rPr>
            <w:rFonts w:hint="eastAsia"/>
          </w:rPr>
          <w:delText>1312</w:delText>
        </w:r>
        <w:r w:rsidDel="00E2773A">
          <w:rPr>
            <w:rFonts w:hint="eastAsia"/>
          </w:rPr>
          <w:delText>融合特征表示量，为以提高模型鲁棒性，本文还对这些融合特征进行了层标准化和</w:delText>
        </w:r>
        <w:r w:rsidDel="00E2773A">
          <w:rPr>
            <w:rFonts w:hint="eastAsia"/>
          </w:rPr>
          <w:delText>Dropout</w:delText>
        </w:r>
        <w:r w:rsidDel="00E2773A">
          <w:rPr>
            <w:rFonts w:hint="eastAsia"/>
          </w:rPr>
          <w:delText>操作，然后将该特征送入由多个隐藏层构成的全连接神经网络，其中第一层将大小为</w:delText>
        </w:r>
        <w:r w:rsidDel="00E2773A">
          <w:rPr>
            <w:rFonts w:hint="eastAsia"/>
          </w:rPr>
          <w:delText>1312</w:delText>
        </w:r>
        <w:r w:rsidDel="00E2773A">
          <w:rPr>
            <w:rFonts w:hint="eastAsia"/>
          </w:rPr>
          <w:delText>映射到大小为</w:delText>
        </w:r>
        <w:r w:rsidDel="00E2773A">
          <w:rPr>
            <w:rFonts w:hint="eastAsia"/>
          </w:rPr>
          <w:delText>44</w:delText>
        </w:r>
        <w:r w:rsidDel="00E2773A">
          <w:rPr>
            <w:rFonts w:hint="eastAsia"/>
          </w:rPr>
          <w:delText>，经过</w:delText>
        </w:r>
        <w:r w:rsidDel="00E2773A">
          <w:rPr>
            <w:rFonts w:hint="eastAsia"/>
          </w:rPr>
          <w:delText>ReLU</w:delText>
        </w:r>
        <w:r w:rsidDel="00E2773A">
          <w:rPr>
            <w:rFonts w:hint="eastAsia"/>
          </w:rPr>
          <w:delText>激活之后，第二层再将大小为</w:delText>
        </w:r>
        <w:r w:rsidDel="00E2773A">
          <w:rPr>
            <w:rFonts w:hint="eastAsia"/>
          </w:rPr>
          <w:delText>44</w:delText>
        </w:r>
        <w:r w:rsidDel="00E2773A">
          <w:rPr>
            <w:rFonts w:hint="eastAsia"/>
          </w:rPr>
          <w:delText>映射到大小为类别数量即大小为</w:delText>
        </w:r>
        <w:r w:rsidDel="00E2773A">
          <w:rPr>
            <w:rFonts w:hint="eastAsia"/>
          </w:rPr>
          <w:delText>22</w:delText>
        </w:r>
        <w:r w:rsidDel="00E2773A">
          <w:rPr>
            <w:rFonts w:hint="eastAsia"/>
          </w:rPr>
          <w:delText>，最后输出各个类别的非归一化概率。</w:delText>
        </w:r>
      </w:del>
    </w:p>
    <w:p w14:paraId="0F3A609A" w14:textId="1D5EEE32" w:rsidR="007D28D6" w:rsidDel="00E2773A" w:rsidRDefault="00000000">
      <w:pPr>
        <w:ind w:firstLine="480"/>
        <w:rPr>
          <w:del w:id="2874" w:author="fei zhai" w:date="2026-05-06T15:34:00Z"/>
        </w:rPr>
      </w:pPr>
      <w:del w:id="2875" w:author="fei zhai" w:date="2026-05-06T15:34:00Z">
        <w:r w:rsidDel="00E2773A">
          <w:rPr>
            <w:rFonts w:hint="eastAsia"/>
          </w:rPr>
          <w:delText>为了使模型可以学到医疗专利文本深层次信息并且有较好鲁棒性，本文设计了合理的数据集切分方法、损失函数优化方式及参数更新规则等。</w:delText>
        </w:r>
      </w:del>
    </w:p>
    <w:p w14:paraId="4D98A7DF" w14:textId="2C895C01" w:rsidR="007D28D6" w:rsidDel="00E2773A" w:rsidRDefault="00000000">
      <w:pPr>
        <w:numPr>
          <w:ilvl w:val="0"/>
          <w:numId w:val="12"/>
        </w:numPr>
        <w:ind w:firstLine="480"/>
        <w:rPr>
          <w:del w:id="2876" w:author="fei zhai" w:date="2026-05-06T15:34:00Z"/>
        </w:rPr>
      </w:pPr>
      <w:del w:id="2877" w:author="fei zhai" w:date="2026-05-06T15:34:00Z">
        <w:r w:rsidDel="00E2773A">
          <w:delText>数据集划分</w:delText>
        </w:r>
      </w:del>
    </w:p>
    <w:p w14:paraId="746CEB21" w14:textId="0CF52FBD" w:rsidR="007D28D6" w:rsidDel="00E2773A" w:rsidRDefault="00000000">
      <w:pPr>
        <w:ind w:firstLineChars="0" w:firstLine="420"/>
        <w:rPr>
          <w:del w:id="2878" w:author="fei zhai" w:date="2026-05-06T15:34:00Z"/>
        </w:rPr>
      </w:pPr>
      <w:del w:id="2879" w:author="fei zhai" w:date="2026-05-06T15:34:00Z">
        <w:r w:rsidDel="00E2773A">
          <w:rPr>
            <w:rFonts w:hint="eastAsia"/>
          </w:rPr>
          <w:delText>本文使用分层抽样的方式将得到的数据集分为训练集、验证集以及测试集，比例是</w:delText>
        </w:r>
        <w:r w:rsidDel="00E2773A">
          <w:rPr>
            <w:rFonts w:hint="eastAsia"/>
          </w:rPr>
          <w:delText>8</w:delText>
        </w:r>
        <w:r w:rsidDel="00E2773A">
          <w:rPr>
            <w:rFonts w:hint="eastAsia"/>
          </w:rPr>
          <w:delText>：</w:delText>
        </w:r>
        <w:r w:rsidDel="00E2773A">
          <w:rPr>
            <w:rFonts w:hint="eastAsia"/>
          </w:rPr>
          <w:delText>1</w:delText>
        </w:r>
        <w:r w:rsidDel="00E2773A">
          <w:rPr>
            <w:rFonts w:hint="eastAsia"/>
          </w:rPr>
          <w:delText>：</w:delText>
        </w:r>
        <w:r w:rsidDel="00E2773A">
          <w:rPr>
            <w:rFonts w:hint="eastAsia"/>
          </w:rPr>
          <w:delText>1</w:delText>
        </w:r>
        <w:r w:rsidDel="00E2773A">
          <w:rPr>
            <w:rFonts w:hint="eastAsia"/>
          </w:rPr>
          <w:delText>，这样可以使得这三个部分中每一种类别的样本数量都与原数据集中相同的比例保持一致，避免由于类别不平衡而导致的影响评价准确性的问题，使实验更具说服力</w:delText>
        </w:r>
        <w:r w:rsidDel="00E2773A">
          <w:delText>。</w:delText>
        </w:r>
      </w:del>
    </w:p>
    <w:p w14:paraId="11853805" w14:textId="4F65D8A8" w:rsidR="007D28D6" w:rsidDel="00E2773A" w:rsidRDefault="00000000">
      <w:pPr>
        <w:numPr>
          <w:ilvl w:val="0"/>
          <w:numId w:val="12"/>
        </w:numPr>
        <w:ind w:firstLine="480"/>
        <w:rPr>
          <w:del w:id="2880" w:author="fei zhai" w:date="2026-05-06T15:34:00Z"/>
        </w:rPr>
      </w:pPr>
      <w:del w:id="2881" w:author="fei zhai" w:date="2026-05-06T15:34:00Z">
        <w:r w:rsidDel="00E2773A">
          <w:delText>损失函数设计</w:delText>
        </w:r>
      </w:del>
    </w:p>
    <w:p w14:paraId="3EC2C200" w14:textId="528A15A6" w:rsidR="007D28D6" w:rsidDel="00E2773A" w:rsidRDefault="00000000">
      <w:pPr>
        <w:ind w:firstLine="480"/>
        <w:rPr>
          <w:del w:id="2882" w:author="fei zhai" w:date="2026-05-06T15:34:00Z"/>
        </w:rPr>
      </w:pPr>
      <w:del w:id="2883" w:author="fei zhai" w:date="2026-05-06T15:34:00Z">
        <w:r w:rsidDel="00E2773A">
          <w:rPr>
            <w:rFonts w:hint="eastAsia"/>
          </w:rPr>
          <w:delText>为了提高模型泛化能力和防止过拟合，在本研究中使用带有标签平滑正则化交叉熵作为损失函数，在此基础上设定平滑参数</w:delText>
        </w:r>
      </w:del>
      <m:oMath>
        <m:r>
          <w:del w:id="2884" w:author="fei zhai" w:date="2026-05-06T15:34:00Z">
            <m:rPr>
              <m:nor/>
            </m:rPr>
            <w:rPr>
              <w:rFonts w:cs="Times New Roman"/>
            </w:rPr>
            <m:t>ϵ=0.1</m:t>
          </w:del>
        </m:r>
      </m:oMath>
      <w:del w:id="2885" w:author="fei zhai" w:date="2026-05-06T15:34:00Z">
        <w:r w:rsidDel="00E2773A">
          <w:rPr>
            <w:rFonts w:hint="eastAsia"/>
          </w:rPr>
          <w:delText>，将原本非零即一硬标签软化为概率分布更平滑的软标签，即给真实类别的概率加上一个小值同时减少其他类别的概率同样一个小值，这有利于防止模型在训练时过于确定自己的预测结果，使得到达的聚类更加紧密，从而大大提高对于未参与训练的测试集的效果。</w:delText>
        </w:r>
      </w:del>
    </w:p>
    <w:p w14:paraId="50995DF4" w14:textId="7DBE5B8E" w:rsidR="007D28D6" w:rsidDel="00E2773A" w:rsidRDefault="00000000">
      <w:pPr>
        <w:numPr>
          <w:ilvl w:val="0"/>
          <w:numId w:val="12"/>
        </w:numPr>
        <w:ind w:firstLine="480"/>
        <w:rPr>
          <w:del w:id="2886" w:author="fei zhai" w:date="2026-05-06T15:34:00Z"/>
        </w:rPr>
      </w:pPr>
      <w:del w:id="2887" w:author="fei zhai" w:date="2026-05-06T15:34:00Z">
        <w:r w:rsidDel="00E2773A">
          <w:delText>优化器与学习率调度</w:delText>
        </w:r>
      </w:del>
    </w:p>
    <w:p w14:paraId="26B63F52" w14:textId="13F4B6F1" w:rsidR="007D28D6" w:rsidDel="00E2773A" w:rsidRDefault="00000000">
      <w:pPr>
        <w:ind w:firstLineChars="0" w:firstLine="420"/>
        <w:rPr>
          <w:del w:id="2888" w:author="fei zhai" w:date="2026-05-06T15:34:00Z"/>
        </w:rPr>
      </w:pPr>
      <w:del w:id="2889" w:author="fei zhai" w:date="2026-05-06T15:34:00Z">
        <w:r w:rsidDel="00E2773A">
          <w:rPr>
            <w:rFonts w:hint="eastAsia"/>
          </w:rPr>
          <w:delText>对于超参数优化使用</w:delText>
        </w:r>
        <w:r w:rsidDel="00E2773A">
          <w:rPr>
            <w:rFonts w:hint="eastAsia"/>
          </w:rPr>
          <w:delText>AdamW</w:delText>
        </w:r>
        <w:r w:rsidDel="00E2773A">
          <w:rPr>
            <w:rFonts w:hint="eastAsia"/>
          </w:rPr>
          <w:delText>优化器来更新梯度，在</w:delText>
        </w:r>
        <w:r w:rsidDel="00E2773A">
          <w:rPr>
            <w:rFonts w:hint="eastAsia"/>
          </w:rPr>
          <w:delText>Adam</w:delText>
        </w:r>
        <w:r w:rsidDel="00E2773A">
          <w:rPr>
            <w:rFonts w:hint="eastAsia"/>
          </w:rPr>
          <w:delText>基础上解耦权重衰减，更适合稀疏梯度情况，初始学习率为</w:delText>
        </w:r>
      </w:del>
      <m:oMath>
        <m:r>
          <w:del w:id="2890" w:author="fei zhai" w:date="2026-05-06T15:34:00Z">
            <m:rPr>
              <m:nor/>
            </m:rPr>
            <w:rPr>
              <w:rFonts w:cs="Times New Roman"/>
            </w:rPr>
            <m:t>5×1</m:t>
          </w:del>
        </m:r>
      </m:oMath>
      <w:del w:id="2891" w:author="fei zhai" w:date="2026-05-06T15:34:00Z">
        <w:r w:rsidDel="00E2773A">
          <w:delText>，权重衰减系数为</w:delText>
        </w:r>
      </w:del>
      <m:oMath>
        <m:r>
          <w:del w:id="2892" w:author="fei zhai" w:date="2026-05-06T15:34:00Z">
            <m:rPr>
              <m:nor/>
            </m:rPr>
            <w:rPr>
              <w:rFonts w:cs="Times New Roman"/>
            </w:rPr>
            <m:t>1×1</m:t>
          </w:del>
        </m:r>
      </m:oMath>
      <w:del w:id="2893" w:author="fei zhai" w:date="2026-05-06T15:34:00Z">
        <w:r w:rsidDel="00E2773A">
          <w:delText>。</w:delText>
        </w:r>
        <w:r w:rsidDel="00E2773A">
          <w:rPr>
            <w:rFonts w:hint="eastAsia"/>
          </w:rPr>
          <w:delText>另外，为了使模型从局部最优解中跳出来并且找到更好的全局最优解，本文引入</w:delText>
        </w:r>
        <w:r w:rsidDel="00E2773A">
          <w:rPr>
            <w:rFonts w:hint="eastAsia"/>
          </w:rPr>
          <w:delText>ReduceLROnPlateau</w:delText>
        </w:r>
        <w:r w:rsidDel="00E2773A">
          <w:rPr>
            <w:rFonts w:hint="eastAsia"/>
          </w:rPr>
          <w:delText>动态学习率调度方法，在每个</w:delText>
        </w:r>
        <w:r w:rsidDel="00E2773A">
          <w:rPr>
            <w:rFonts w:hint="eastAsia"/>
          </w:rPr>
          <w:delText>epoch</w:delText>
        </w:r>
        <w:r w:rsidDel="00E2773A">
          <w:rPr>
            <w:rFonts w:hint="eastAsia"/>
          </w:rPr>
          <w:delText>结束之后检查验证集上损失函数的变化情况，如果在接下来两个</w:delText>
        </w:r>
        <w:r w:rsidDel="00E2773A">
          <w:rPr>
            <w:rFonts w:hint="eastAsia"/>
          </w:rPr>
          <w:delText>epoch</w:delText>
        </w:r>
        <w:r w:rsidDel="00E2773A">
          <w:rPr>
            <w:rFonts w:hint="eastAsia"/>
          </w:rPr>
          <w:delText>中没有降低，则将当前的学习率乘以一个因子</w:delText>
        </w:r>
      </w:del>
      <m:oMath>
        <m:r>
          <w:del w:id="2894" w:author="fei zhai" w:date="2026-05-06T15:34:00Z">
            <m:rPr>
              <m:nor/>
            </m:rPr>
            <w:rPr>
              <w:rFonts w:cs="Times New Roman"/>
            </w:rPr>
            <m:t>Factor=0.5</m:t>
          </w:del>
        </m:r>
      </m:oMath>
      <w:del w:id="2895" w:author="fei zhai" w:date="2026-05-06T15:34:00Z">
        <w:r w:rsidDel="00E2773A">
          <w:delText>。</w:delText>
        </w:r>
        <w:r w:rsidDel="00E2773A">
          <w:rPr>
            <w:rFonts w:hint="eastAsia"/>
          </w:rPr>
          <w:delText>这样可以在一开始让模型迅速下降同时也可以后期更精确地微调参数</w:delText>
        </w:r>
        <w:r w:rsidDel="00E2773A">
          <w:delText>。</w:delText>
        </w:r>
      </w:del>
    </w:p>
    <w:p w14:paraId="38A7F2EC" w14:textId="4944B299" w:rsidR="007D28D6" w:rsidDel="00E2773A" w:rsidRDefault="00000000">
      <w:pPr>
        <w:pStyle w:val="2"/>
        <w:numPr>
          <w:ilvl w:val="1"/>
          <w:numId w:val="1"/>
        </w:numPr>
        <w:tabs>
          <w:tab w:val="clear" w:pos="420"/>
        </w:tabs>
        <w:rPr>
          <w:del w:id="2896" w:author="fei zhai" w:date="2026-05-06T15:34:00Z"/>
        </w:rPr>
      </w:pPr>
      <w:bookmarkStart w:id="2897" w:name="_Toc32398"/>
      <w:bookmarkStart w:id="2898" w:name="_Toc216114515"/>
      <w:del w:id="2899" w:author="fei zhai" w:date="2026-05-06T15:34:00Z">
        <w:r w:rsidDel="00E2773A">
          <w:rPr>
            <w:rFonts w:hint="eastAsia"/>
          </w:rPr>
          <w:delText>分类模型评估</w:delText>
        </w:r>
        <w:bookmarkEnd w:id="2897"/>
        <w:bookmarkEnd w:id="2898"/>
      </w:del>
    </w:p>
    <w:p w14:paraId="1E1F222D" w14:textId="0F0C72F2" w:rsidR="007D28D6" w:rsidDel="00E2773A" w:rsidRDefault="00000000">
      <w:pPr>
        <w:pStyle w:val="3"/>
        <w:numPr>
          <w:ilvl w:val="2"/>
          <w:numId w:val="1"/>
        </w:numPr>
        <w:rPr>
          <w:del w:id="2900" w:author="fei zhai" w:date="2026-05-06T15:34:00Z"/>
        </w:rPr>
      </w:pPr>
      <w:bookmarkStart w:id="2901" w:name="_Toc25423"/>
      <w:bookmarkStart w:id="2902" w:name="_Toc216114516"/>
      <w:del w:id="2903" w:author="fei zhai" w:date="2026-05-06T15:34:00Z">
        <w:r w:rsidDel="00E2773A">
          <w:rPr>
            <w:rFonts w:hint="eastAsia"/>
          </w:rPr>
          <w:delText>模型对比实验</w:delText>
        </w:r>
        <w:bookmarkEnd w:id="2901"/>
        <w:bookmarkEnd w:id="2902"/>
      </w:del>
    </w:p>
    <w:p w14:paraId="2B6ED50B" w14:textId="78651A96" w:rsidR="007D28D6" w:rsidDel="00E2773A" w:rsidRDefault="00000000">
      <w:pPr>
        <w:ind w:firstLine="480"/>
        <w:rPr>
          <w:del w:id="2904" w:author="fei zhai" w:date="2026-05-06T15:34:00Z"/>
        </w:rPr>
      </w:pPr>
      <w:del w:id="2905" w:author="fei zhai" w:date="2026-05-06T15:34:00Z">
        <w:r w:rsidDel="00E2773A">
          <w:rPr>
            <w:rFonts w:hint="eastAsia"/>
          </w:rPr>
          <w:delText>为了进一步证明本文所提出的基于</w:delText>
        </w:r>
        <w:r w:rsidDel="00E2773A">
          <w:rPr>
            <w:rFonts w:hint="eastAsia"/>
          </w:rPr>
          <w:delText>BERT-TextCNN</w:delText>
        </w:r>
        <w:r w:rsidDel="00E2773A">
          <w:rPr>
            <w:rFonts w:hint="eastAsia"/>
          </w:rPr>
          <w:delText>结合方法对医疗器械领域专利文本进行分类的效果，在此还采用了传统机器学习方法如</w:delText>
        </w:r>
        <w:r w:rsidDel="00E2773A">
          <w:rPr>
            <w:rFonts w:hint="eastAsia"/>
          </w:rPr>
          <w:delText>LR</w:delText>
        </w:r>
        <w:r w:rsidDel="00E2773A">
          <w:rPr>
            <w:rFonts w:hint="eastAsia"/>
          </w:rPr>
          <w:delText>、</w:delText>
        </w:r>
        <w:r w:rsidDel="00E2773A">
          <w:rPr>
            <w:rFonts w:hint="eastAsia"/>
          </w:rPr>
          <w:delText>KNN</w:delText>
        </w:r>
        <w:r w:rsidDel="00E2773A">
          <w:rPr>
            <w:rFonts w:hint="eastAsia"/>
          </w:rPr>
          <w:delText>、</w:delText>
        </w:r>
        <w:r w:rsidDel="00E2773A">
          <w:rPr>
            <w:rFonts w:hint="eastAsia"/>
          </w:rPr>
          <w:delText>RF</w:delText>
        </w:r>
        <w:r w:rsidDel="00E2773A">
          <w:rPr>
            <w:rFonts w:hint="eastAsia"/>
          </w:rPr>
          <w:delText>和</w:delText>
        </w:r>
        <w:r w:rsidDel="00E2773A">
          <w:rPr>
            <w:rFonts w:hint="eastAsia"/>
          </w:rPr>
          <w:delText>XGBoost</w:delText>
        </w:r>
        <w:r w:rsidDel="00E2773A">
          <w:rPr>
            <w:rFonts w:hint="eastAsia"/>
          </w:rPr>
          <w:delText>等作为对照组，其具体表现见下表</w:delText>
        </w:r>
        <w:r w:rsidDel="00E2773A">
          <w:rPr>
            <w:rFonts w:hint="eastAsia"/>
          </w:rPr>
          <w:delText>4-1</w:delText>
        </w:r>
        <w:r w:rsidDel="00E2773A">
          <w:rPr>
            <w:rFonts w:hint="eastAsia"/>
          </w:rPr>
          <w:delText>。</w:delText>
        </w:r>
      </w:del>
    </w:p>
    <w:p w14:paraId="55EFBF6B" w14:textId="59B9DD68" w:rsidR="007D28D6" w:rsidDel="00E2773A" w:rsidRDefault="007D28D6">
      <w:pPr>
        <w:ind w:firstLine="480"/>
        <w:rPr>
          <w:del w:id="2906" w:author="fei zhai" w:date="2026-05-06T15:34:00Z"/>
        </w:rPr>
      </w:pPr>
    </w:p>
    <w:p w14:paraId="698F3D17" w14:textId="4A6FD4CB" w:rsidR="007D28D6" w:rsidDel="00E2773A" w:rsidRDefault="007D28D6">
      <w:pPr>
        <w:ind w:firstLine="480"/>
        <w:rPr>
          <w:del w:id="2907" w:author="fei zhai" w:date="2026-05-06T15:34:00Z"/>
        </w:rPr>
      </w:pPr>
    </w:p>
    <w:p w14:paraId="372797AA" w14:textId="606E543F" w:rsidR="007D28D6" w:rsidDel="00E2773A" w:rsidRDefault="00000000">
      <w:pPr>
        <w:pStyle w:val="ae"/>
        <w:rPr>
          <w:del w:id="2908" w:author="fei zhai" w:date="2026-05-06T15:34:00Z"/>
          <w:rFonts w:hint="default"/>
        </w:rPr>
      </w:pPr>
      <w:del w:id="2909" w:author="fei zhai" w:date="2026-05-06T15:34:00Z">
        <w:r w:rsidDel="00E2773A">
          <w:delText>表</w:delText>
        </w:r>
        <w:r w:rsidDel="00E2773A">
          <w:delText xml:space="preserve">4-1  </w:delText>
        </w:r>
        <w:r w:rsidDel="00E2773A">
          <w:delText>模型对比</w:delText>
        </w:r>
      </w:del>
    </w:p>
    <w:tbl>
      <w:tblPr>
        <w:tblStyle w:val="aa"/>
        <w:tblW w:w="0" w:type="auto"/>
        <w:tblLook w:val="04A0" w:firstRow="1" w:lastRow="0" w:firstColumn="1" w:lastColumn="0" w:noHBand="0" w:noVBand="1"/>
      </w:tblPr>
      <w:tblGrid>
        <w:gridCol w:w="2079"/>
        <w:gridCol w:w="2079"/>
        <w:gridCol w:w="2069"/>
        <w:gridCol w:w="2079"/>
      </w:tblGrid>
      <w:tr w:rsidR="007D28D6" w:rsidDel="00E2773A" w14:paraId="58B06541" w14:textId="699D5358">
        <w:trPr>
          <w:del w:id="2910" w:author="fei zhai" w:date="2026-05-06T15:34:00Z"/>
        </w:trPr>
        <w:tc>
          <w:tcPr>
            <w:tcW w:w="2130" w:type="dxa"/>
            <w:tcBorders>
              <w:top w:val="single" w:sz="8" w:space="0" w:color="auto"/>
              <w:left w:val="nil"/>
              <w:bottom w:val="single" w:sz="6" w:space="0" w:color="auto"/>
              <w:right w:val="nil"/>
            </w:tcBorders>
          </w:tcPr>
          <w:p w14:paraId="04F2155A" w14:textId="1BD279DA" w:rsidR="007D28D6" w:rsidDel="00E2773A" w:rsidRDefault="00000000">
            <w:pPr>
              <w:pStyle w:val="ae"/>
              <w:rPr>
                <w:del w:id="2911" w:author="fei zhai" w:date="2026-05-06T15:34:00Z"/>
                <w:rFonts w:hint="default"/>
              </w:rPr>
            </w:pPr>
            <w:del w:id="2912" w:author="fei zhai" w:date="2026-05-06T15:34:00Z">
              <w:r w:rsidDel="00E2773A">
                <w:delText>模型</w:delText>
              </w:r>
            </w:del>
          </w:p>
        </w:tc>
        <w:tc>
          <w:tcPr>
            <w:tcW w:w="2130" w:type="dxa"/>
            <w:tcBorders>
              <w:top w:val="single" w:sz="8" w:space="0" w:color="auto"/>
              <w:left w:val="nil"/>
              <w:bottom w:val="single" w:sz="6" w:space="0" w:color="auto"/>
              <w:right w:val="nil"/>
            </w:tcBorders>
          </w:tcPr>
          <w:p w14:paraId="5629C0D6" w14:textId="3ACC8C68" w:rsidR="007D28D6" w:rsidDel="00E2773A" w:rsidRDefault="00000000">
            <w:pPr>
              <w:pStyle w:val="ae"/>
              <w:rPr>
                <w:del w:id="2913" w:author="fei zhai" w:date="2026-05-06T15:34:00Z"/>
                <w:rFonts w:hint="default"/>
              </w:rPr>
            </w:pPr>
            <w:del w:id="2914" w:author="fei zhai" w:date="2026-05-06T15:34:00Z">
              <w:r w:rsidDel="00E2773A">
                <w:delText>Accuracy</w:delText>
              </w:r>
            </w:del>
          </w:p>
        </w:tc>
        <w:tc>
          <w:tcPr>
            <w:tcW w:w="2131" w:type="dxa"/>
            <w:tcBorders>
              <w:top w:val="single" w:sz="8" w:space="0" w:color="auto"/>
              <w:left w:val="nil"/>
              <w:bottom w:val="single" w:sz="6" w:space="0" w:color="auto"/>
              <w:right w:val="nil"/>
            </w:tcBorders>
          </w:tcPr>
          <w:p w14:paraId="1AD7B2DA" w14:textId="4B8A8B3B" w:rsidR="007D28D6" w:rsidDel="00E2773A" w:rsidRDefault="00000000">
            <w:pPr>
              <w:pStyle w:val="ae"/>
              <w:rPr>
                <w:del w:id="2915" w:author="fei zhai" w:date="2026-05-06T15:34:00Z"/>
                <w:rFonts w:hint="default"/>
              </w:rPr>
            </w:pPr>
            <w:del w:id="2916" w:author="fei zhai" w:date="2026-05-06T15:34:00Z">
              <w:r w:rsidDel="00E2773A">
                <w:rPr>
                  <w:rFonts w:hint="default"/>
                </w:rPr>
                <w:delText>Macro F1-score</w:delText>
              </w:r>
            </w:del>
          </w:p>
        </w:tc>
        <w:tc>
          <w:tcPr>
            <w:tcW w:w="2131" w:type="dxa"/>
            <w:tcBorders>
              <w:top w:val="single" w:sz="8" w:space="0" w:color="auto"/>
              <w:left w:val="nil"/>
              <w:bottom w:val="single" w:sz="6" w:space="0" w:color="auto"/>
              <w:right w:val="nil"/>
            </w:tcBorders>
          </w:tcPr>
          <w:p w14:paraId="5FF51841" w14:textId="6885A1CE" w:rsidR="007D28D6" w:rsidDel="00E2773A" w:rsidRDefault="00000000">
            <w:pPr>
              <w:pStyle w:val="ae"/>
              <w:rPr>
                <w:del w:id="2917" w:author="fei zhai" w:date="2026-05-06T15:34:00Z"/>
                <w:rFonts w:hint="default"/>
              </w:rPr>
            </w:pPr>
            <w:del w:id="2918" w:author="fei zhai" w:date="2026-05-06T15:34:00Z">
              <w:r w:rsidDel="00E2773A">
                <w:delText xml:space="preserve">Weighted </w:delText>
              </w:r>
              <w:r w:rsidDel="00E2773A">
                <w:rPr>
                  <w:rFonts w:hint="default"/>
                </w:rPr>
                <w:delText>F1-score</w:delText>
              </w:r>
            </w:del>
          </w:p>
        </w:tc>
      </w:tr>
      <w:tr w:rsidR="007D28D6" w:rsidDel="00E2773A" w14:paraId="3776DD88" w14:textId="1335F84E">
        <w:trPr>
          <w:del w:id="2919" w:author="fei zhai" w:date="2026-05-06T15:34:00Z"/>
        </w:trPr>
        <w:tc>
          <w:tcPr>
            <w:tcW w:w="2130" w:type="dxa"/>
            <w:tcBorders>
              <w:top w:val="single" w:sz="6" w:space="0" w:color="auto"/>
              <w:left w:val="nil"/>
              <w:bottom w:val="nil"/>
              <w:right w:val="nil"/>
            </w:tcBorders>
          </w:tcPr>
          <w:p w14:paraId="0229612F" w14:textId="54E33768" w:rsidR="007D28D6" w:rsidDel="00E2773A" w:rsidRDefault="00000000">
            <w:pPr>
              <w:pStyle w:val="ae"/>
              <w:rPr>
                <w:del w:id="2920" w:author="fei zhai" w:date="2026-05-06T15:34:00Z"/>
                <w:rFonts w:hint="default"/>
              </w:rPr>
            </w:pPr>
            <w:del w:id="2921" w:author="fei zhai" w:date="2026-05-06T15:34:00Z">
              <w:r w:rsidDel="00E2773A">
                <w:delText>LR</w:delText>
              </w:r>
            </w:del>
          </w:p>
        </w:tc>
        <w:tc>
          <w:tcPr>
            <w:tcW w:w="2130" w:type="dxa"/>
            <w:tcBorders>
              <w:top w:val="single" w:sz="6" w:space="0" w:color="auto"/>
              <w:left w:val="nil"/>
              <w:bottom w:val="nil"/>
              <w:right w:val="nil"/>
            </w:tcBorders>
          </w:tcPr>
          <w:p w14:paraId="0881F123" w14:textId="1F32E210" w:rsidR="007D28D6" w:rsidDel="00E2773A" w:rsidRDefault="00000000">
            <w:pPr>
              <w:pStyle w:val="ae"/>
              <w:rPr>
                <w:del w:id="2922" w:author="fei zhai" w:date="2026-05-06T15:34:00Z"/>
                <w:rFonts w:hint="default"/>
              </w:rPr>
            </w:pPr>
            <w:del w:id="2923" w:author="fei zhai" w:date="2026-05-06T15:34:00Z">
              <w:r w:rsidDel="00E2773A">
                <w:rPr>
                  <w:rFonts w:hint="default"/>
                </w:rPr>
                <w:delText xml:space="preserve">0.7745 </w:delText>
              </w:r>
            </w:del>
          </w:p>
        </w:tc>
        <w:tc>
          <w:tcPr>
            <w:tcW w:w="2131" w:type="dxa"/>
            <w:tcBorders>
              <w:top w:val="single" w:sz="6" w:space="0" w:color="auto"/>
              <w:left w:val="nil"/>
              <w:bottom w:val="nil"/>
              <w:right w:val="nil"/>
            </w:tcBorders>
          </w:tcPr>
          <w:p w14:paraId="7C0C93DF" w14:textId="5AC4134E" w:rsidR="007D28D6" w:rsidDel="00E2773A" w:rsidRDefault="00000000">
            <w:pPr>
              <w:pStyle w:val="ae"/>
              <w:rPr>
                <w:del w:id="2924" w:author="fei zhai" w:date="2026-05-06T15:34:00Z"/>
                <w:rFonts w:hint="default"/>
              </w:rPr>
            </w:pPr>
            <w:del w:id="2925" w:author="fei zhai" w:date="2026-05-06T15:34:00Z">
              <w:r w:rsidDel="00E2773A">
                <w:rPr>
                  <w:rFonts w:hint="default"/>
                </w:rPr>
                <w:delText>0.6913</w:delText>
              </w:r>
            </w:del>
          </w:p>
        </w:tc>
        <w:tc>
          <w:tcPr>
            <w:tcW w:w="2131" w:type="dxa"/>
            <w:tcBorders>
              <w:top w:val="single" w:sz="6" w:space="0" w:color="auto"/>
              <w:left w:val="nil"/>
              <w:bottom w:val="nil"/>
              <w:right w:val="nil"/>
            </w:tcBorders>
          </w:tcPr>
          <w:p w14:paraId="0991BFC7" w14:textId="4B0ED609" w:rsidR="007D28D6" w:rsidDel="00E2773A" w:rsidRDefault="00000000">
            <w:pPr>
              <w:pStyle w:val="ae"/>
              <w:rPr>
                <w:del w:id="2926" w:author="fei zhai" w:date="2026-05-06T15:34:00Z"/>
                <w:rFonts w:hint="default"/>
              </w:rPr>
            </w:pPr>
            <w:del w:id="2927" w:author="fei zhai" w:date="2026-05-06T15:34:00Z">
              <w:r w:rsidDel="00E2773A">
                <w:rPr>
                  <w:rFonts w:hint="default"/>
                </w:rPr>
                <w:delText>0.7718</w:delText>
              </w:r>
            </w:del>
          </w:p>
        </w:tc>
      </w:tr>
      <w:tr w:rsidR="007D28D6" w:rsidDel="00E2773A" w14:paraId="585CEB7E" w14:textId="763E5CFC">
        <w:trPr>
          <w:del w:id="2928" w:author="fei zhai" w:date="2026-05-06T15:34:00Z"/>
        </w:trPr>
        <w:tc>
          <w:tcPr>
            <w:tcW w:w="2130" w:type="dxa"/>
            <w:tcBorders>
              <w:top w:val="nil"/>
              <w:left w:val="nil"/>
              <w:bottom w:val="nil"/>
              <w:right w:val="nil"/>
            </w:tcBorders>
          </w:tcPr>
          <w:p w14:paraId="661D72A3" w14:textId="087C3D5E" w:rsidR="007D28D6" w:rsidDel="00E2773A" w:rsidRDefault="00000000">
            <w:pPr>
              <w:pStyle w:val="ae"/>
              <w:rPr>
                <w:del w:id="2929" w:author="fei zhai" w:date="2026-05-06T15:34:00Z"/>
                <w:rFonts w:hint="default"/>
              </w:rPr>
            </w:pPr>
            <w:del w:id="2930" w:author="fei zhai" w:date="2026-05-06T15:34:00Z">
              <w:r w:rsidDel="00E2773A">
                <w:delText>KNN</w:delText>
              </w:r>
            </w:del>
          </w:p>
        </w:tc>
        <w:tc>
          <w:tcPr>
            <w:tcW w:w="2130" w:type="dxa"/>
            <w:tcBorders>
              <w:top w:val="nil"/>
              <w:left w:val="nil"/>
              <w:bottom w:val="nil"/>
              <w:right w:val="nil"/>
            </w:tcBorders>
          </w:tcPr>
          <w:p w14:paraId="12C3B4F4" w14:textId="51312DFB" w:rsidR="007D28D6" w:rsidDel="00E2773A" w:rsidRDefault="00000000">
            <w:pPr>
              <w:pStyle w:val="ae"/>
              <w:rPr>
                <w:del w:id="2931" w:author="fei zhai" w:date="2026-05-06T15:34:00Z"/>
                <w:rFonts w:hint="default"/>
              </w:rPr>
            </w:pPr>
            <w:del w:id="2932" w:author="fei zhai" w:date="2026-05-06T15:34:00Z">
              <w:r w:rsidDel="00E2773A">
                <w:rPr>
                  <w:rFonts w:hint="default"/>
                </w:rPr>
                <w:delText>0.7740</w:delText>
              </w:r>
            </w:del>
          </w:p>
        </w:tc>
        <w:tc>
          <w:tcPr>
            <w:tcW w:w="2131" w:type="dxa"/>
            <w:tcBorders>
              <w:top w:val="nil"/>
              <w:left w:val="nil"/>
              <w:bottom w:val="nil"/>
              <w:right w:val="nil"/>
            </w:tcBorders>
          </w:tcPr>
          <w:p w14:paraId="7901B108" w14:textId="1B5262CF" w:rsidR="007D28D6" w:rsidDel="00E2773A" w:rsidRDefault="00000000">
            <w:pPr>
              <w:pStyle w:val="ae"/>
              <w:rPr>
                <w:del w:id="2933" w:author="fei zhai" w:date="2026-05-06T15:34:00Z"/>
                <w:rFonts w:hint="default"/>
              </w:rPr>
            </w:pPr>
            <w:del w:id="2934" w:author="fei zhai" w:date="2026-05-06T15:34:00Z">
              <w:r w:rsidDel="00E2773A">
                <w:rPr>
                  <w:rFonts w:hint="default"/>
                </w:rPr>
                <w:delText xml:space="preserve">0.6761 </w:delText>
              </w:r>
            </w:del>
          </w:p>
        </w:tc>
        <w:tc>
          <w:tcPr>
            <w:tcW w:w="2131" w:type="dxa"/>
            <w:tcBorders>
              <w:top w:val="nil"/>
              <w:left w:val="nil"/>
              <w:bottom w:val="nil"/>
              <w:right w:val="nil"/>
            </w:tcBorders>
          </w:tcPr>
          <w:p w14:paraId="50F1692E" w14:textId="5FF933A0" w:rsidR="007D28D6" w:rsidDel="00E2773A" w:rsidRDefault="00000000">
            <w:pPr>
              <w:pStyle w:val="ae"/>
              <w:rPr>
                <w:del w:id="2935" w:author="fei zhai" w:date="2026-05-06T15:34:00Z"/>
                <w:rFonts w:hint="default"/>
              </w:rPr>
            </w:pPr>
            <w:del w:id="2936" w:author="fei zhai" w:date="2026-05-06T15:34:00Z">
              <w:r w:rsidDel="00E2773A">
                <w:rPr>
                  <w:rFonts w:hint="default"/>
                </w:rPr>
                <w:delText>0.7684</w:delText>
              </w:r>
            </w:del>
          </w:p>
        </w:tc>
      </w:tr>
      <w:tr w:rsidR="007D28D6" w:rsidDel="00E2773A" w14:paraId="41ED2862" w14:textId="24AEA50B">
        <w:trPr>
          <w:del w:id="2937" w:author="fei zhai" w:date="2026-05-06T15:34:00Z"/>
        </w:trPr>
        <w:tc>
          <w:tcPr>
            <w:tcW w:w="2130" w:type="dxa"/>
            <w:tcBorders>
              <w:top w:val="nil"/>
              <w:left w:val="nil"/>
              <w:bottom w:val="nil"/>
              <w:right w:val="nil"/>
            </w:tcBorders>
          </w:tcPr>
          <w:p w14:paraId="7FC31C2F" w14:textId="08A87EEF" w:rsidR="007D28D6" w:rsidDel="00E2773A" w:rsidRDefault="00000000">
            <w:pPr>
              <w:pStyle w:val="ae"/>
              <w:rPr>
                <w:del w:id="2938" w:author="fei zhai" w:date="2026-05-06T15:34:00Z"/>
                <w:rFonts w:hint="default"/>
              </w:rPr>
            </w:pPr>
            <w:del w:id="2939" w:author="fei zhai" w:date="2026-05-06T15:34:00Z">
              <w:r w:rsidDel="00E2773A">
                <w:delText>RF</w:delText>
              </w:r>
            </w:del>
          </w:p>
        </w:tc>
        <w:tc>
          <w:tcPr>
            <w:tcW w:w="2130" w:type="dxa"/>
            <w:tcBorders>
              <w:top w:val="nil"/>
              <w:left w:val="nil"/>
              <w:bottom w:val="nil"/>
              <w:right w:val="nil"/>
            </w:tcBorders>
          </w:tcPr>
          <w:p w14:paraId="7B1D27FD" w14:textId="63731434" w:rsidR="007D28D6" w:rsidDel="00E2773A" w:rsidRDefault="00000000">
            <w:pPr>
              <w:pStyle w:val="ae"/>
              <w:rPr>
                <w:del w:id="2940" w:author="fei zhai" w:date="2026-05-06T15:34:00Z"/>
                <w:rFonts w:hint="default"/>
              </w:rPr>
            </w:pPr>
            <w:del w:id="2941" w:author="fei zhai" w:date="2026-05-06T15:34:00Z">
              <w:r w:rsidDel="00E2773A">
                <w:rPr>
                  <w:rFonts w:hint="default"/>
                </w:rPr>
                <w:delText>0.7252</w:delText>
              </w:r>
            </w:del>
          </w:p>
        </w:tc>
        <w:tc>
          <w:tcPr>
            <w:tcW w:w="2131" w:type="dxa"/>
            <w:tcBorders>
              <w:top w:val="nil"/>
              <w:left w:val="nil"/>
              <w:bottom w:val="nil"/>
              <w:right w:val="nil"/>
            </w:tcBorders>
          </w:tcPr>
          <w:p w14:paraId="28940AED" w14:textId="79F6B5E7" w:rsidR="007D28D6" w:rsidDel="00E2773A" w:rsidRDefault="00000000">
            <w:pPr>
              <w:pStyle w:val="ae"/>
              <w:rPr>
                <w:del w:id="2942" w:author="fei zhai" w:date="2026-05-06T15:34:00Z"/>
                <w:rFonts w:hint="default"/>
              </w:rPr>
            </w:pPr>
            <w:del w:id="2943" w:author="fei zhai" w:date="2026-05-06T15:34:00Z">
              <w:r w:rsidDel="00E2773A">
                <w:rPr>
                  <w:rFonts w:hint="default"/>
                </w:rPr>
                <w:delText xml:space="preserve">0.4861 </w:delText>
              </w:r>
            </w:del>
          </w:p>
        </w:tc>
        <w:tc>
          <w:tcPr>
            <w:tcW w:w="2131" w:type="dxa"/>
            <w:tcBorders>
              <w:top w:val="nil"/>
              <w:left w:val="nil"/>
              <w:bottom w:val="nil"/>
              <w:right w:val="nil"/>
            </w:tcBorders>
          </w:tcPr>
          <w:p w14:paraId="5273DCDF" w14:textId="7DC25E75" w:rsidR="007D28D6" w:rsidDel="00E2773A" w:rsidRDefault="00000000">
            <w:pPr>
              <w:pStyle w:val="ae"/>
              <w:rPr>
                <w:del w:id="2944" w:author="fei zhai" w:date="2026-05-06T15:34:00Z"/>
                <w:rFonts w:hint="default"/>
              </w:rPr>
            </w:pPr>
            <w:del w:id="2945" w:author="fei zhai" w:date="2026-05-06T15:34:00Z">
              <w:r w:rsidDel="00E2773A">
                <w:rPr>
                  <w:rFonts w:hint="default"/>
                </w:rPr>
                <w:delText>0.7006</w:delText>
              </w:r>
            </w:del>
          </w:p>
        </w:tc>
      </w:tr>
      <w:tr w:rsidR="007D28D6" w:rsidDel="00E2773A" w14:paraId="2EDABE8C" w14:textId="44A3DD53">
        <w:trPr>
          <w:del w:id="2946" w:author="fei zhai" w:date="2026-05-06T15:34:00Z"/>
        </w:trPr>
        <w:tc>
          <w:tcPr>
            <w:tcW w:w="2130" w:type="dxa"/>
            <w:tcBorders>
              <w:top w:val="nil"/>
              <w:left w:val="nil"/>
              <w:bottom w:val="nil"/>
              <w:right w:val="nil"/>
            </w:tcBorders>
          </w:tcPr>
          <w:p w14:paraId="42331B7B" w14:textId="6A8CBDD5" w:rsidR="007D28D6" w:rsidDel="00E2773A" w:rsidRDefault="00000000">
            <w:pPr>
              <w:pStyle w:val="ae"/>
              <w:rPr>
                <w:del w:id="2947" w:author="fei zhai" w:date="2026-05-06T15:34:00Z"/>
                <w:rFonts w:hint="default"/>
              </w:rPr>
            </w:pPr>
            <w:del w:id="2948" w:author="fei zhai" w:date="2026-05-06T15:34:00Z">
              <w:r w:rsidDel="00E2773A">
                <w:delText>XGBoost</w:delText>
              </w:r>
            </w:del>
          </w:p>
        </w:tc>
        <w:tc>
          <w:tcPr>
            <w:tcW w:w="2130" w:type="dxa"/>
            <w:tcBorders>
              <w:top w:val="nil"/>
              <w:left w:val="nil"/>
              <w:bottom w:val="nil"/>
              <w:right w:val="nil"/>
            </w:tcBorders>
          </w:tcPr>
          <w:p w14:paraId="3DB21C65" w14:textId="33E7DD46" w:rsidR="007D28D6" w:rsidDel="00E2773A" w:rsidRDefault="00000000">
            <w:pPr>
              <w:pStyle w:val="ae"/>
              <w:rPr>
                <w:del w:id="2949" w:author="fei zhai" w:date="2026-05-06T15:34:00Z"/>
                <w:rFonts w:hint="default"/>
              </w:rPr>
            </w:pPr>
            <w:del w:id="2950" w:author="fei zhai" w:date="2026-05-06T15:34:00Z">
              <w:r w:rsidDel="00E2773A">
                <w:rPr>
                  <w:rFonts w:hint="default"/>
                </w:rPr>
                <w:delText>0.7406</w:delText>
              </w:r>
            </w:del>
          </w:p>
        </w:tc>
        <w:tc>
          <w:tcPr>
            <w:tcW w:w="2131" w:type="dxa"/>
            <w:tcBorders>
              <w:top w:val="nil"/>
              <w:left w:val="nil"/>
              <w:bottom w:val="nil"/>
              <w:right w:val="nil"/>
            </w:tcBorders>
          </w:tcPr>
          <w:p w14:paraId="74F818F1" w14:textId="3A35D9CF" w:rsidR="007D28D6" w:rsidDel="00E2773A" w:rsidRDefault="00000000">
            <w:pPr>
              <w:pStyle w:val="ae"/>
              <w:rPr>
                <w:del w:id="2951" w:author="fei zhai" w:date="2026-05-06T15:34:00Z"/>
                <w:rFonts w:hint="default"/>
              </w:rPr>
            </w:pPr>
            <w:del w:id="2952" w:author="fei zhai" w:date="2026-05-06T15:34:00Z">
              <w:r w:rsidDel="00E2773A">
                <w:rPr>
                  <w:rFonts w:hint="default"/>
                </w:rPr>
                <w:delText>0.5797</w:delText>
              </w:r>
            </w:del>
          </w:p>
        </w:tc>
        <w:tc>
          <w:tcPr>
            <w:tcW w:w="2131" w:type="dxa"/>
            <w:tcBorders>
              <w:top w:val="nil"/>
              <w:left w:val="nil"/>
              <w:bottom w:val="nil"/>
              <w:right w:val="nil"/>
            </w:tcBorders>
          </w:tcPr>
          <w:p w14:paraId="6CE1D5FA" w14:textId="5A8BEA2E" w:rsidR="007D28D6" w:rsidDel="00E2773A" w:rsidRDefault="00000000">
            <w:pPr>
              <w:pStyle w:val="ae"/>
              <w:rPr>
                <w:del w:id="2953" w:author="fei zhai" w:date="2026-05-06T15:34:00Z"/>
                <w:rFonts w:hint="default"/>
              </w:rPr>
            </w:pPr>
            <w:del w:id="2954" w:author="fei zhai" w:date="2026-05-06T15:34:00Z">
              <w:r w:rsidDel="00E2773A">
                <w:rPr>
                  <w:rFonts w:hint="default"/>
                </w:rPr>
                <w:delText>0.7289</w:delText>
              </w:r>
            </w:del>
          </w:p>
        </w:tc>
      </w:tr>
      <w:tr w:rsidR="007D28D6" w:rsidDel="00E2773A" w14:paraId="2D7E55BD" w14:textId="393211EB">
        <w:trPr>
          <w:del w:id="2955" w:author="fei zhai" w:date="2026-05-06T15:34:00Z"/>
        </w:trPr>
        <w:tc>
          <w:tcPr>
            <w:tcW w:w="2130" w:type="dxa"/>
            <w:tcBorders>
              <w:top w:val="nil"/>
              <w:left w:val="nil"/>
              <w:bottom w:val="single" w:sz="8" w:space="0" w:color="auto"/>
              <w:right w:val="nil"/>
            </w:tcBorders>
          </w:tcPr>
          <w:p w14:paraId="18CCDBE6" w14:textId="7360AA98" w:rsidR="007D28D6" w:rsidDel="00E2773A" w:rsidRDefault="00000000">
            <w:pPr>
              <w:pStyle w:val="ae"/>
              <w:rPr>
                <w:del w:id="2956" w:author="fei zhai" w:date="2026-05-06T15:34:00Z"/>
                <w:rFonts w:hint="default"/>
              </w:rPr>
            </w:pPr>
            <w:del w:id="2957" w:author="fei zhai" w:date="2026-05-06T15:34:00Z">
              <w:r w:rsidDel="00E2773A">
                <w:delText>BERT-TextCNN</w:delText>
              </w:r>
            </w:del>
          </w:p>
        </w:tc>
        <w:tc>
          <w:tcPr>
            <w:tcW w:w="2130" w:type="dxa"/>
            <w:tcBorders>
              <w:top w:val="nil"/>
              <w:left w:val="nil"/>
              <w:bottom w:val="single" w:sz="8" w:space="0" w:color="auto"/>
              <w:right w:val="nil"/>
            </w:tcBorders>
            <w:vAlign w:val="center"/>
          </w:tcPr>
          <w:p w14:paraId="061CD4A2" w14:textId="0DE04A82" w:rsidR="007D28D6" w:rsidDel="00E2773A" w:rsidRDefault="00000000">
            <w:pPr>
              <w:pStyle w:val="ae"/>
              <w:rPr>
                <w:del w:id="2958" w:author="fei zhai" w:date="2026-05-06T15:34:00Z"/>
                <w:rFonts w:hint="default"/>
                <w:b/>
                <w:bCs/>
              </w:rPr>
            </w:pPr>
            <w:del w:id="2959" w:author="fei zhai" w:date="2026-05-06T15:34:00Z">
              <w:r w:rsidDel="00E2773A">
                <w:rPr>
                  <w:rFonts w:hint="default"/>
                  <w:b/>
                  <w:bCs/>
                </w:rPr>
                <w:delText>0.8153</w:delText>
              </w:r>
            </w:del>
          </w:p>
        </w:tc>
        <w:tc>
          <w:tcPr>
            <w:tcW w:w="2131" w:type="dxa"/>
            <w:tcBorders>
              <w:top w:val="nil"/>
              <w:left w:val="nil"/>
              <w:bottom w:val="single" w:sz="8" w:space="0" w:color="auto"/>
              <w:right w:val="nil"/>
            </w:tcBorders>
            <w:vAlign w:val="center"/>
          </w:tcPr>
          <w:p w14:paraId="1B1608AC" w14:textId="70A4A153" w:rsidR="007D28D6" w:rsidDel="00E2773A" w:rsidRDefault="00000000">
            <w:pPr>
              <w:pStyle w:val="ae"/>
              <w:rPr>
                <w:del w:id="2960" w:author="fei zhai" w:date="2026-05-06T15:34:00Z"/>
                <w:rFonts w:hint="default"/>
                <w:b/>
                <w:bCs/>
              </w:rPr>
            </w:pPr>
            <w:del w:id="2961" w:author="fei zhai" w:date="2026-05-06T15:34:00Z">
              <w:r w:rsidDel="00E2773A">
                <w:rPr>
                  <w:rFonts w:hint="default"/>
                  <w:b/>
                  <w:bCs/>
                </w:rPr>
                <w:delText>0.7527</w:delText>
              </w:r>
            </w:del>
          </w:p>
        </w:tc>
        <w:tc>
          <w:tcPr>
            <w:tcW w:w="2131" w:type="dxa"/>
            <w:tcBorders>
              <w:top w:val="nil"/>
              <w:left w:val="nil"/>
              <w:bottom w:val="single" w:sz="8" w:space="0" w:color="auto"/>
              <w:right w:val="nil"/>
            </w:tcBorders>
            <w:vAlign w:val="center"/>
          </w:tcPr>
          <w:p w14:paraId="37575C57" w14:textId="52DE6769" w:rsidR="007D28D6" w:rsidDel="00E2773A" w:rsidRDefault="00000000">
            <w:pPr>
              <w:pStyle w:val="ae"/>
              <w:rPr>
                <w:del w:id="2962" w:author="fei zhai" w:date="2026-05-06T15:34:00Z"/>
                <w:rFonts w:hint="default"/>
                <w:b/>
                <w:bCs/>
              </w:rPr>
            </w:pPr>
            <w:del w:id="2963" w:author="fei zhai" w:date="2026-05-06T15:34:00Z">
              <w:r w:rsidDel="00E2773A">
                <w:rPr>
                  <w:rFonts w:hint="default"/>
                  <w:b/>
                  <w:bCs/>
                </w:rPr>
                <w:delText>0.8139</w:delText>
              </w:r>
            </w:del>
          </w:p>
        </w:tc>
      </w:tr>
    </w:tbl>
    <w:p w14:paraId="62AC0F39" w14:textId="657352B1" w:rsidR="007D28D6" w:rsidDel="00E2773A" w:rsidRDefault="00000000">
      <w:pPr>
        <w:ind w:firstLine="480"/>
        <w:rPr>
          <w:del w:id="2964" w:author="fei zhai" w:date="2026-05-06T15:34:00Z"/>
        </w:rPr>
      </w:pPr>
      <w:del w:id="2965" w:author="fei zhai" w:date="2026-05-06T15:34:00Z">
        <w:r w:rsidDel="00E2773A">
          <w:rPr>
            <w:rFonts w:hint="eastAsia"/>
          </w:rPr>
          <w:delText>从表</w:delText>
        </w:r>
        <w:r w:rsidDel="00E2773A">
          <w:rPr>
            <w:rFonts w:hint="eastAsia"/>
          </w:rPr>
          <w:delText>4-1</w:delText>
        </w:r>
        <w:r w:rsidDel="00E2773A">
          <w:rPr>
            <w:rFonts w:hint="eastAsia"/>
          </w:rPr>
          <w:delText>中可见，</w:delText>
        </w:r>
        <w:r w:rsidDel="00E2773A">
          <w:rPr>
            <w:rFonts w:hint="eastAsia"/>
          </w:rPr>
          <w:delText>BERT-TextCNN</w:delText>
        </w:r>
        <w:r w:rsidDel="00E2773A">
          <w:rPr>
            <w:rFonts w:hint="eastAsia"/>
          </w:rPr>
          <w:delText>在各项指标上都取得最佳结果。它正确率为</w:delText>
        </w:r>
        <w:r w:rsidDel="00E2773A">
          <w:rPr>
            <w:rFonts w:hint="eastAsia"/>
          </w:rPr>
          <w:delText>0.8153</w:delText>
        </w:r>
        <w:r w:rsidDel="00E2773A">
          <w:rPr>
            <w:rFonts w:hint="eastAsia"/>
          </w:rPr>
          <w:delText>，相比于表现最佳的机器学习方法</w:delText>
        </w:r>
        <w:r w:rsidDel="00E2773A">
          <w:rPr>
            <w:rFonts w:hint="eastAsia"/>
          </w:rPr>
          <w:delText>LR</w:delText>
        </w:r>
        <w:r w:rsidDel="00E2773A">
          <w:rPr>
            <w:rFonts w:hint="eastAsia"/>
          </w:rPr>
          <w:delText>提高约</w:delText>
        </w:r>
        <w:r w:rsidDel="00E2773A">
          <w:rPr>
            <w:rFonts w:hint="eastAsia"/>
          </w:rPr>
          <w:delText>4.1</w:delText>
        </w:r>
        <w:r w:rsidDel="00E2773A">
          <w:rPr>
            <w:rFonts w:hint="eastAsia"/>
          </w:rPr>
          <w:delText>个百分点；并且在更有利于衡量类别均衡程度的</w:delText>
        </w:r>
        <w:r w:rsidDel="00E2773A">
          <w:rPr>
            <w:rFonts w:hint="eastAsia"/>
          </w:rPr>
          <w:delText>Macro F1-score</w:delText>
        </w:r>
        <w:r w:rsidDel="00E2773A">
          <w:rPr>
            <w:rFonts w:hint="eastAsia"/>
          </w:rPr>
          <w:delText>上也提升</w:delText>
        </w:r>
        <w:r w:rsidDel="00E2773A">
          <w:rPr>
            <w:rFonts w:hint="eastAsia"/>
          </w:rPr>
          <w:delText>6.1</w:delText>
        </w:r>
        <w:r w:rsidDel="00E2773A">
          <w:rPr>
            <w:rFonts w:hint="eastAsia"/>
          </w:rPr>
          <w:delText>个百分点。说明预训练的语言模型与卷积神经网络相结合，在端到端进行学习的情况下，较传统的基于统计特征的方法对于长文本中的复杂语义之间的联系有更好的建模能力。</w:delText>
        </w:r>
      </w:del>
    </w:p>
    <w:p w14:paraId="7DD0D632" w14:textId="6A54F150" w:rsidR="007D28D6" w:rsidDel="00E2773A" w:rsidRDefault="00000000">
      <w:pPr>
        <w:ind w:firstLine="480"/>
        <w:rPr>
          <w:del w:id="2966" w:author="fei zhai" w:date="2026-05-06T15:34:00Z"/>
        </w:rPr>
      </w:pPr>
      <w:del w:id="2967" w:author="fei zhai" w:date="2026-05-06T15:34:00Z">
        <w:r w:rsidDel="00E2773A">
          <w:rPr>
            <w:rFonts w:hint="eastAsia"/>
          </w:rPr>
          <w:delText>在机器学习</w:delText>
        </w:r>
        <w:r w:rsidDel="00E2773A">
          <w:rPr>
            <w:rFonts w:hint="eastAsia"/>
          </w:rPr>
          <w:delText>baseline</w:delText>
        </w:r>
        <w:r w:rsidDel="00E2773A">
          <w:rPr>
            <w:rFonts w:hint="eastAsia"/>
          </w:rPr>
          <w:delText>下，线性模型</w:delText>
        </w:r>
        <w:r w:rsidDel="00E2773A">
          <w:rPr>
            <w:rFonts w:hint="eastAsia"/>
          </w:rPr>
          <w:delText>LR</w:delText>
        </w:r>
        <w:r w:rsidDel="00E2773A">
          <w:rPr>
            <w:rFonts w:hint="eastAsia"/>
          </w:rPr>
          <w:delText>优于基于树的方法</w:delText>
        </w:r>
        <w:r w:rsidDel="00E2773A">
          <w:rPr>
            <w:rFonts w:hint="eastAsia"/>
          </w:rPr>
          <w:delText>RF</w:delText>
        </w:r>
        <w:r w:rsidDel="00E2773A">
          <w:rPr>
            <w:rFonts w:hint="eastAsia"/>
          </w:rPr>
          <w:delText>以及</w:delText>
        </w:r>
        <w:r w:rsidDel="00E2773A">
          <w:rPr>
            <w:rFonts w:hint="eastAsia"/>
          </w:rPr>
          <w:delText>XGBoost</w:delText>
        </w:r>
        <w:r w:rsidDel="00E2773A">
          <w:rPr>
            <w:rFonts w:hint="eastAsia"/>
          </w:rPr>
          <w:delText>，其中</w:delText>
        </w:r>
        <w:r w:rsidDel="00E2773A">
          <w:rPr>
            <w:rFonts w:hint="eastAsia"/>
          </w:rPr>
          <w:delText>RF</w:delText>
        </w:r>
        <w:r w:rsidDel="00E2773A">
          <w:rPr>
            <w:rFonts w:hint="eastAsia"/>
          </w:rPr>
          <w:delText>效果最差，</w:delText>
        </w:r>
        <w:r w:rsidDel="00E2773A">
          <w:rPr>
            <w:rFonts w:hint="eastAsia"/>
          </w:rPr>
          <w:delText>Macro F1-score</w:delText>
        </w:r>
        <w:r w:rsidDel="00E2773A">
          <w:rPr>
            <w:rFonts w:hint="eastAsia"/>
          </w:rPr>
          <w:delText>仅</w:delText>
        </w:r>
        <w:r w:rsidDel="00E2773A">
          <w:rPr>
            <w:rFonts w:hint="eastAsia"/>
          </w:rPr>
          <w:delText>0.4861</w:delText>
        </w:r>
        <w:r w:rsidDel="00E2773A">
          <w:rPr>
            <w:rFonts w:hint="eastAsia"/>
          </w:rPr>
          <w:delText>，这是由于医疗专利文本特征空间维度很高并且稀疏，在这种情况下基于决策树的方法很难找到合适的分割面来区分不同的类别，但是</w:delText>
        </w:r>
        <w:r w:rsidDel="00E2773A">
          <w:rPr>
            <w:rFonts w:hint="eastAsia"/>
          </w:rPr>
          <w:delText>BERT-TextCNN</w:delText>
        </w:r>
        <w:r w:rsidDel="00E2773A">
          <w:rPr>
            <w:rFonts w:hint="eastAsia"/>
          </w:rPr>
          <w:delText>可以将文本转化为稠密的小维度语义表示从而避免上述的问题。</w:delText>
        </w:r>
      </w:del>
    </w:p>
    <w:p w14:paraId="4FB629DC" w14:textId="11795AB5" w:rsidR="007D28D6" w:rsidDel="00E2773A" w:rsidRDefault="00000000">
      <w:pPr>
        <w:ind w:firstLine="480"/>
        <w:rPr>
          <w:del w:id="2968" w:author="fei zhai" w:date="2026-05-06T15:34:00Z"/>
        </w:rPr>
      </w:pPr>
      <w:del w:id="2969" w:author="fei zhai" w:date="2026-05-06T15:34:00Z">
        <w:r w:rsidDel="00E2773A">
          <w:rPr>
            <w:rFonts w:hint="eastAsia"/>
          </w:rPr>
          <w:delText>为了更好地了解模型对各类别进行分类以及错分的原因，本文绘制了</w:delText>
        </w:r>
        <w:r w:rsidDel="00E2773A">
          <w:rPr>
            <w:rFonts w:hint="eastAsia"/>
          </w:rPr>
          <w:delText>BERT-TextCNN</w:delText>
        </w:r>
        <w:r w:rsidDel="00E2773A">
          <w:rPr>
            <w:rFonts w:hint="eastAsia"/>
          </w:rPr>
          <w:delText>在测试集上的混淆矩阵，见下图</w:delText>
        </w:r>
        <w:r w:rsidDel="00E2773A">
          <w:rPr>
            <w:rFonts w:hint="eastAsia"/>
          </w:rPr>
          <w:delText>4-4</w:delText>
        </w:r>
        <w:r w:rsidDel="00E2773A">
          <w:rPr>
            <w:rFonts w:hint="eastAsia"/>
          </w:rPr>
          <w:delText>。</w:delText>
        </w:r>
      </w:del>
    </w:p>
    <w:p w14:paraId="1A70B3C4" w14:textId="0166B1F4" w:rsidR="007D28D6" w:rsidDel="00E2773A" w:rsidRDefault="00000000">
      <w:pPr>
        <w:ind w:firstLine="480"/>
        <w:rPr>
          <w:del w:id="2970" w:author="fei zhai" w:date="2026-05-06T15:34:00Z"/>
        </w:rPr>
      </w:pPr>
      <w:del w:id="2971" w:author="fei zhai" w:date="2026-05-06T15:34:00Z">
        <w:r w:rsidDel="00E2773A">
          <w:rPr>
            <w:rFonts w:hint="eastAsia"/>
          </w:rPr>
          <w:delText>混淆矩阵对角线部分为深蓝色并且远大于非对角线部分（如“医用成像器械”，被正确分类为该类别的样本数为</w:delText>
        </w:r>
        <w:r w:rsidDel="00E2773A">
          <w:rPr>
            <w:rFonts w:hint="eastAsia"/>
          </w:rPr>
          <w:delText>1243</w:delText>
        </w:r>
        <w:r w:rsidDel="00E2773A">
          <w:rPr>
            <w:rFonts w:hint="eastAsia"/>
          </w:rPr>
          <w:delText>个，“医用诊察和监护器械”，被正确分类为该类别的样本数为</w:delText>
        </w:r>
        <w:r w:rsidDel="00E2773A">
          <w:rPr>
            <w:rFonts w:hint="eastAsia"/>
          </w:rPr>
          <w:delText>957</w:delText>
        </w:r>
        <w:r w:rsidDel="00E2773A">
          <w:rPr>
            <w:rFonts w:hint="eastAsia"/>
          </w:rPr>
          <w:delText>。说明模型对于大多数类别有很高的召回率和准确率，在主要医疗器械类别上有较强区分能力。</w:delText>
        </w:r>
      </w:del>
    </w:p>
    <w:p w14:paraId="70AD2DAF" w14:textId="1B2D2E0E" w:rsidR="007D28D6" w:rsidDel="00E2773A" w:rsidRDefault="00000000">
      <w:pPr>
        <w:ind w:firstLine="480"/>
        <w:rPr>
          <w:del w:id="2972" w:author="fei zhai" w:date="2026-05-06T15:34:00Z"/>
        </w:rPr>
      </w:pPr>
      <w:del w:id="2973" w:author="fei zhai" w:date="2026-05-06T15:34:00Z">
        <w:r w:rsidDel="00E2773A">
          <w:rPr>
            <w:rFonts w:hint="eastAsia"/>
          </w:rPr>
          <w:delText>虽然总体上良好，但是由于某些类别之间语义相似度过高，导致模型错误分类的情况也存在一定数量，在如图所示，“骨科手术器械”中有</w:delText>
        </w:r>
        <w:r w:rsidDel="00E2773A">
          <w:rPr>
            <w:rFonts w:hint="eastAsia"/>
          </w:rPr>
          <w:delText>44</w:delText>
        </w:r>
        <w:r w:rsidDel="00E2773A">
          <w:rPr>
            <w:rFonts w:hint="eastAsia"/>
          </w:rPr>
          <w:delText>张图片被误认为是“无源手术器械”，而“有源手术器械”也有</w:delText>
        </w:r>
        <w:r w:rsidDel="00E2773A">
          <w:rPr>
            <w:rFonts w:hint="eastAsia"/>
          </w:rPr>
          <w:delText>22</w:delText>
        </w:r>
        <w:r w:rsidDel="00E2773A">
          <w:rPr>
            <w:rFonts w:hint="eastAsia"/>
          </w:rPr>
          <w:delText>张被误认为是“无源手术器械”，因为大部分骨科器械都属于无源类，并且它们的专利说明书里面都有大量的“牵开”、“刀”一类词语，所以使得模型学到的一些特征在这几个细分类别之间有一定的重合度。</w:delText>
        </w:r>
      </w:del>
    </w:p>
    <w:p w14:paraId="3EBE775A" w14:textId="3AF345C9" w:rsidR="007D28D6" w:rsidDel="00E2773A" w:rsidRDefault="00000000">
      <w:pPr>
        <w:ind w:firstLine="480"/>
        <w:rPr>
          <w:del w:id="2974" w:author="fei zhai" w:date="2026-05-06T15:34:00Z"/>
        </w:rPr>
      </w:pPr>
      <w:del w:id="2975" w:author="fei zhai" w:date="2026-05-06T15:34:00Z">
        <w:r w:rsidDel="00E2773A">
          <w:rPr>
            <w:rFonts w:hint="eastAsia"/>
          </w:rPr>
          <w:delText>在“无源手术器械”与“有源手术器械”之间也存在相互误判的情况，分别是</w:delText>
        </w:r>
        <w:r w:rsidDel="00E2773A">
          <w:rPr>
            <w:rFonts w:hint="eastAsia"/>
          </w:rPr>
          <w:delText>30</w:delText>
        </w:r>
        <w:r w:rsidDel="00E2773A">
          <w:rPr>
            <w:rFonts w:hint="eastAsia"/>
          </w:rPr>
          <w:delText>例和</w:delText>
        </w:r>
        <w:r w:rsidDel="00E2773A">
          <w:rPr>
            <w:rFonts w:hint="eastAsia"/>
          </w:rPr>
          <w:delText>22</w:delText>
        </w:r>
        <w:r w:rsidDel="00E2773A">
          <w:rPr>
            <w:rFonts w:hint="eastAsia"/>
          </w:rPr>
          <w:delText>例。一般而言，这是由于专利说明书表述不清楚造成的，在一些情况下一件产品既包括有源部件也包括无源部件，使得机器学习方法难以准确识别出是否存在有源这一重要区分点而产生的错误分类。</w:delText>
        </w:r>
      </w:del>
    </w:p>
    <w:p w14:paraId="2BF59D60" w14:textId="07A29CC3" w:rsidR="007D28D6" w:rsidDel="00E2773A" w:rsidRDefault="00000000">
      <w:pPr>
        <w:ind w:firstLineChars="0" w:firstLine="0"/>
        <w:rPr>
          <w:del w:id="2976" w:author="fei zhai" w:date="2026-05-06T15:34:00Z"/>
        </w:rPr>
      </w:pPr>
      <w:del w:id="2977" w:author="fei zhai" w:date="2026-05-06T15:34:00Z">
        <w:r w:rsidDel="00E2773A">
          <w:rPr>
            <w:noProof/>
          </w:rPr>
          <w:drawing>
            <wp:inline distT="0" distB="0" distL="114300" distR="114300" wp14:anchorId="343F9404" wp14:editId="061E1E6B">
              <wp:extent cx="5272405" cy="4751070"/>
              <wp:effectExtent l="0" t="0" r="6350" b="9525"/>
              <wp:docPr id="2" name="图片 13" descr="confusion_matrix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nfusion_matrix_test"/>
                      <pic:cNvPicPr>
                        <a:picLocks noChangeAspect="1"/>
                      </pic:cNvPicPr>
                    </pic:nvPicPr>
                    <pic:blipFill>
                      <a:blip r:embed="rId43"/>
                      <a:srcRect t="2932"/>
                      <a:stretch>
                        <a:fillRect/>
                      </a:stretch>
                    </pic:blipFill>
                    <pic:spPr>
                      <a:xfrm>
                        <a:off x="0" y="0"/>
                        <a:ext cx="5272405" cy="4751070"/>
                      </a:xfrm>
                      <a:prstGeom prst="rect">
                        <a:avLst/>
                      </a:prstGeom>
                    </pic:spPr>
                  </pic:pic>
                </a:graphicData>
              </a:graphic>
            </wp:inline>
          </w:drawing>
        </w:r>
      </w:del>
    </w:p>
    <w:p w14:paraId="08A33203" w14:textId="09621C2D" w:rsidR="007D28D6" w:rsidDel="00E2773A" w:rsidRDefault="00000000">
      <w:pPr>
        <w:pStyle w:val="ae"/>
        <w:rPr>
          <w:del w:id="2978" w:author="fei zhai" w:date="2026-05-06T15:34:00Z"/>
          <w:rFonts w:hint="default"/>
        </w:rPr>
      </w:pPr>
      <w:del w:id="2979" w:author="fei zhai" w:date="2026-05-06T15:34:00Z">
        <w:r w:rsidDel="00E2773A">
          <w:delText>图</w:delText>
        </w:r>
        <w:r w:rsidDel="00E2773A">
          <w:delText>4-4  BERT-TextCNN</w:delText>
        </w:r>
        <w:r w:rsidDel="00E2773A">
          <w:delText>模型的混淆矩阵</w:delText>
        </w:r>
      </w:del>
    </w:p>
    <w:p w14:paraId="77C25129" w14:textId="19E5F40F" w:rsidR="007D28D6" w:rsidDel="00E2773A" w:rsidRDefault="00000000">
      <w:pPr>
        <w:ind w:firstLine="480"/>
        <w:rPr>
          <w:del w:id="2980" w:author="fei zhai" w:date="2026-05-06T15:34:00Z"/>
        </w:rPr>
      </w:pPr>
      <w:bookmarkStart w:id="2981" w:name="_Toc216114517"/>
      <w:del w:id="2982" w:author="fei zhai" w:date="2026-05-06T15:34:00Z">
        <w:r w:rsidDel="00E2773A">
          <w:rPr>
            <w:rFonts w:hint="eastAsia"/>
          </w:rPr>
          <w:delText>“临床检验仪器”中有</w:delText>
        </w:r>
        <w:r w:rsidDel="00E2773A">
          <w:rPr>
            <w:rFonts w:hint="eastAsia"/>
          </w:rPr>
          <w:delText>16</w:delText>
        </w:r>
        <w:r w:rsidDel="00E2773A">
          <w:rPr>
            <w:rFonts w:hint="eastAsia"/>
          </w:rPr>
          <w:delText>个案例被错误分类为“医用诊察和监护器械”，这是因为现实中检验及监护一般是同时进行的行为，在表述中容易造成二者环境相同的情况。</w:delText>
        </w:r>
      </w:del>
    </w:p>
    <w:p w14:paraId="74B09B4F" w14:textId="766003AF" w:rsidR="007D28D6" w:rsidDel="00E2773A" w:rsidRDefault="00000000">
      <w:pPr>
        <w:ind w:firstLine="480"/>
        <w:rPr>
          <w:del w:id="2983" w:author="fei zhai" w:date="2026-05-06T15:34:00Z"/>
        </w:rPr>
      </w:pPr>
      <w:del w:id="2984" w:author="fei zhai" w:date="2026-05-06T15:34:00Z">
        <w:r w:rsidDel="00E2773A">
          <w:rPr>
            <w:rFonts w:hint="eastAsia"/>
          </w:rPr>
          <w:delText>尽管有少量基于语义相似性错误判断，但是</w:delText>
        </w:r>
        <w:r w:rsidDel="00E2773A">
          <w:rPr>
            <w:rFonts w:hint="eastAsia"/>
          </w:rPr>
          <w:delText>BERT-TextCNN</w:delText>
        </w:r>
        <w:r w:rsidDel="00E2773A">
          <w:rPr>
            <w:rFonts w:hint="eastAsia"/>
          </w:rPr>
          <w:delText>仍然具有良好的识别以及区分医疗器械相关专业术语的效果。</w:delText>
        </w:r>
      </w:del>
    </w:p>
    <w:p w14:paraId="36432AFF" w14:textId="5F8829AF" w:rsidR="007D28D6" w:rsidDel="00E2773A" w:rsidRDefault="00000000">
      <w:pPr>
        <w:ind w:firstLine="480"/>
        <w:rPr>
          <w:del w:id="2985" w:author="fei zhai" w:date="2026-05-06T15:34:00Z"/>
        </w:rPr>
      </w:pPr>
      <w:del w:id="2986" w:author="fei zhai" w:date="2026-05-06T15:34:00Z">
        <w:r w:rsidDel="00E2773A">
          <w:rPr>
            <w:rFonts w:hint="eastAsia"/>
          </w:rPr>
          <w:delText>最后给出模型训练时使用的参数以及所用到的软硬件环境，本文中的实验环境以及模型最终使用超参数见下文表</w:delText>
        </w:r>
        <w:r w:rsidDel="00E2773A">
          <w:rPr>
            <w:rFonts w:hint="eastAsia"/>
          </w:rPr>
          <w:delText>4-2</w:delText>
        </w:r>
        <w:r w:rsidDel="00E2773A">
          <w:rPr>
            <w:rFonts w:hint="eastAsia"/>
          </w:rPr>
          <w:delText>、表</w:delText>
        </w:r>
        <w:r w:rsidDel="00E2773A">
          <w:rPr>
            <w:rFonts w:hint="eastAsia"/>
          </w:rPr>
          <w:delText>4-3</w:delText>
        </w:r>
        <w:r w:rsidDel="00E2773A">
          <w:rPr>
            <w:rFonts w:hint="eastAsia"/>
          </w:rPr>
          <w:delText>与表</w:delText>
        </w:r>
        <w:r w:rsidDel="00E2773A">
          <w:rPr>
            <w:rFonts w:hint="eastAsia"/>
          </w:rPr>
          <w:delText>4-4</w:delText>
        </w:r>
        <w:r w:rsidDel="00E2773A">
          <w:rPr>
            <w:rFonts w:hint="eastAsia"/>
          </w:rPr>
          <w:delText>中所述内容。所有的实验均是基于</w:delText>
        </w:r>
        <w:r w:rsidDel="00E2773A">
          <w:rPr>
            <w:rFonts w:hint="eastAsia"/>
          </w:rPr>
          <w:delText>PyTorch</w:delText>
        </w:r>
        <w:r w:rsidDel="00E2773A">
          <w:rPr>
            <w:rFonts w:hint="eastAsia"/>
          </w:rPr>
          <w:delText>进行编写并在配有较高性能的</w:delText>
        </w:r>
        <w:r w:rsidDel="00E2773A">
          <w:rPr>
            <w:rFonts w:hint="eastAsia"/>
          </w:rPr>
          <w:delText>GPU</w:delText>
        </w:r>
        <w:r w:rsidDel="00E2773A">
          <w:rPr>
            <w:rFonts w:hint="eastAsia"/>
          </w:rPr>
          <w:delText>服务器上进行训练。</w:delText>
        </w:r>
      </w:del>
    </w:p>
    <w:p w14:paraId="49D557DF" w14:textId="05B405D4" w:rsidR="007D28D6" w:rsidDel="00E2773A" w:rsidRDefault="007D28D6">
      <w:pPr>
        <w:ind w:firstLine="480"/>
        <w:rPr>
          <w:del w:id="2987" w:author="fei zhai" w:date="2026-05-06T15:34:00Z"/>
        </w:rPr>
      </w:pPr>
    </w:p>
    <w:p w14:paraId="1898DAAF" w14:textId="05EB5A4A" w:rsidR="007D28D6" w:rsidDel="00E2773A" w:rsidRDefault="00000000">
      <w:pPr>
        <w:pStyle w:val="ae"/>
        <w:rPr>
          <w:del w:id="2988" w:author="fei zhai" w:date="2026-05-06T15:34:00Z"/>
          <w:rFonts w:hint="default"/>
        </w:rPr>
      </w:pPr>
      <w:del w:id="2989" w:author="fei zhai" w:date="2026-05-06T15:34:00Z">
        <w:r w:rsidDel="00E2773A">
          <w:delText>表</w:delText>
        </w:r>
        <w:r w:rsidDel="00E2773A">
          <w:delText xml:space="preserve">4-2  </w:delText>
        </w:r>
        <w:r w:rsidDel="00E2773A">
          <w:delText>训练参数</w:delText>
        </w:r>
      </w:del>
    </w:p>
    <w:tbl>
      <w:tblPr>
        <w:tblStyle w:val="aa"/>
        <w:tblW w:w="0" w:type="auto"/>
        <w:tblLook w:val="04A0" w:firstRow="1" w:lastRow="0" w:firstColumn="1" w:lastColumn="0" w:noHBand="0" w:noVBand="1"/>
      </w:tblPr>
      <w:tblGrid>
        <w:gridCol w:w="4163"/>
        <w:gridCol w:w="4143"/>
      </w:tblGrid>
      <w:tr w:rsidR="007D28D6" w:rsidDel="00E2773A" w14:paraId="15284CDF" w14:textId="7B3B8987">
        <w:trPr>
          <w:del w:id="2990" w:author="fei zhai" w:date="2026-05-06T15:34:00Z"/>
        </w:trPr>
        <w:tc>
          <w:tcPr>
            <w:tcW w:w="4261" w:type="dxa"/>
            <w:tcBorders>
              <w:top w:val="single" w:sz="8" w:space="0" w:color="auto"/>
              <w:left w:val="nil"/>
              <w:bottom w:val="nil"/>
              <w:right w:val="nil"/>
            </w:tcBorders>
          </w:tcPr>
          <w:p w14:paraId="3B0A28CB" w14:textId="0AD0C640" w:rsidR="007D28D6" w:rsidDel="00E2773A" w:rsidRDefault="00000000">
            <w:pPr>
              <w:pStyle w:val="af"/>
              <w:rPr>
                <w:del w:id="2991" w:author="fei zhai" w:date="2026-05-06T15:34:00Z"/>
                <w:rFonts w:hint="default"/>
              </w:rPr>
            </w:pPr>
            <w:del w:id="2992" w:author="fei zhai" w:date="2026-05-06T15:34:00Z">
              <w:r w:rsidDel="00E2773A">
                <w:delText>参数</w:delText>
              </w:r>
            </w:del>
          </w:p>
        </w:tc>
        <w:tc>
          <w:tcPr>
            <w:tcW w:w="4261" w:type="dxa"/>
            <w:tcBorders>
              <w:top w:val="single" w:sz="8" w:space="0" w:color="auto"/>
              <w:left w:val="nil"/>
              <w:bottom w:val="nil"/>
              <w:right w:val="nil"/>
            </w:tcBorders>
          </w:tcPr>
          <w:p w14:paraId="0FCBB696" w14:textId="19A21CE7" w:rsidR="007D28D6" w:rsidDel="00E2773A" w:rsidRDefault="00000000">
            <w:pPr>
              <w:pStyle w:val="af"/>
              <w:rPr>
                <w:del w:id="2993" w:author="fei zhai" w:date="2026-05-06T15:34:00Z"/>
                <w:rFonts w:hint="default"/>
              </w:rPr>
            </w:pPr>
            <w:del w:id="2994" w:author="fei zhai" w:date="2026-05-06T15:34:00Z">
              <w:r w:rsidDel="00E2773A">
                <w:delText>值</w:delText>
              </w:r>
            </w:del>
          </w:p>
        </w:tc>
      </w:tr>
      <w:tr w:rsidR="007D28D6" w:rsidDel="00E2773A" w14:paraId="204C39E1" w14:textId="53E18E5A">
        <w:trPr>
          <w:del w:id="2995" w:author="fei zhai" w:date="2026-05-06T15:34:00Z"/>
        </w:trPr>
        <w:tc>
          <w:tcPr>
            <w:tcW w:w="4261" w:type="dxa"/>
            <w:tcBorders>
              <w:top w:val="nil"/>
              <w:left w:val="nil"/>
              <w:bottom w:val="nil"/>
              <w:right w:val="nil"/>
            </w:tcBorders>
          </w:tcPr>
          <w:p w14:paraId="4619B937" w14:textId="53079476" w:rsidR="007D28D6" w:rsidDel="00E2773A" w:rsidRDefault="00000000">
            <w:pPr>
              <w:pStyle w:val="af"/>
              <w:rPr>
                <w:del w:id="2996" w:author="fei zhai" w:date="2026-05-06T15:34:00Z"/>
                <w:rFonts w:hint="default"/>
              </w:rPr>
            </w:pPr>
            <w:del w:id="2997" w:author="fei zhai" w:date="2026-05-06T15:34:00Z">
              <w:r w:rsidDel="00E2773A">
                <w:rPr>
                  <w:rFonts w:hint="default"/>
                </w:rPr>
                <w:delText>batch_size</w:delText>
              </w:r>
            </w:del>
          </w:p>
        </w:tc>
        <w:tc>
          <w:tcPr>
            <w:tcW w:w="4261" w:type="dxa"/>
            <w:tcBorders>
              <w:top w:val="nil"/>
              <w:left w:val="nil"/>
              <w:bottom w:val="nil"/>
              <w:right w:val="nil"/>
            </w:tcBorders>
          </w:tcPr>
          <w:p w14:paraId="63E34147" w14:textId="34419AEF" w:rsidR="007D28D6" w:rsidDel="00E2773A" w:rsidRDefault="00000000">
            <w:pPr>
              <w:pStyle w:val="af"/>
              <w:rPr>
                <w:del w:id="2998" w:author="fei zhai" w:date="2026-05-06T15:34:00Z"/>
                <w:rFonts w:hint="default"/>
              </w:rPr>
            </w:pPr>
            <w:del w:id="2999" w:author="fei zhai" w:date="2026-05-06T15:34:00Z">
              <w:r w:rsidDel="00E2773A">
                <w:delText>64</w:delText>
              </w:r>
            </w:del>
          </w:p>
        </w:tc>
      </w:tr>
      <w:tr w:rsidR="007D28D6" w:rsidDel="00E2773A" w14:paraId="574CF551" w14:textId="5586EB42">
        <w:trPr>
          <w:del w:id="3000" w:author="fei zhai" w:date="2026-05-06T15:34:00Z"/>
        </w:trPr>
        <w:tc>
          <w:tcPr>
            <w:tcW w:w="4261" w:type="dxa"/>
            <w:tcBorders>
              <w:top w:val="nil"/>
              <w:left w:val="nil"/>
              <w:bottom w:val="nil"/>
              <w:right w:val="nil"/>
            </w:tcBorders>
          </w:tcPr>
          <w:p w14:paraId="27553499" w14:textId="30EF0F3C" w:rsidR="007D28D6" w:rsidDel="00E2773A" w:rsidRDefault="00000000">
            <w:pPr>
              <w:pStyle w:val="af"/>
              <w:rPr>
                <w:del w:id="3001" w:author="fei zhai" w:date="2026-05-06T15:34:00Z"/>
                <w:rFonts w:hint="default"/>
              </w:rPr>
            </w:pPr>
            <w:del w:id="3002" w:author="fei zhai" w:date="2026-05-06T15:34:00Z">
              <w:r w:rsidDel="00E2773A">
                <w:rPr>
                  <w:rFonts w:hint="default"/>
                </w:rPr>
                <w:delText>lr</w:delText>
              </w:r>
            </w:del>
          </w:p>
        </w:tc>
        <w:tc>
          <w:tcPr>
            <w:tcW w:w="4261" w:type="dxa"/>
            <w:tcBorders>
              <w:top w:val="nil"/>
              <w:left w:val="nil"/>
              <w:bottom w:val="nil"/>
              <w:right w:val="nil"/>
            </w:tcBorders>
          </w:tcPr>
          <w:p w14:paraId="0ACF8C7B" w14:textId="49CCEC02" w:rsidR="007D28D6" w:rsidDel="00E2773A" w:rsidRDefault="00000000">
            <w:pPr>
              <w:pStyle w:val="af"/>
              <w:rPr>
                <w:del w:id="3003" w:author="fei zhai" w:date="2026-05-06T15:34:00Z"/>
                <w:rFonts w:hint="default"/>
              </w:rPr>
            </w:pPr>
            <w:del w:id="3004" w:author="fei zhai" w:date="2026-05-06T15:34:00Z">
              <w:r w:rsidDel="00E2773A">
                <w:rPr>
                  <w:rFonts w:hint="default"/>
                </w:rPr>
                <w:delText>5.0e-05</w:delText>
              </w:r>
            </w:del>
          </w:p>
        </w:tc>
      </w:tr>
      <w:tr w:rsidR="007D28D6" w:rsidDel="00E2773A" w14:paraId="13DC427A" w14:textId="37828277">
        <w:trPr>
          <w:del w:id="3005" w:author="fei zhai" w:date="2026-05-06T15:34:00Z"/>
        </w:trPr>
        <w:tc>
          <w:tcPr>
            <w:tcW w:w="4261" w:type="dxa"/>
            <w:tcBorders>
              <w:top w:val="nil"/>
              <w:left w:val="nil"/>
              <w:bottom w:val="nil"/>
              <w:right w:val="nil"/>
            </w:tcBorders>
          </w:tcPr>
          <w:p w14:paraId="3E6C0BD4" w14:textId="69187909" w:rsidR="007D28D6" w:rsidDel="00E2773A" w:rsidRDefault="00000000">
            <w:pPr>
              <w:pStyle w:val="af"/>
              <w:rPr>
                <w:del w:id="3006" w:author="fei zhai" w:date="2026-05-06T15:34:00Z"/>
                <w:rFonts w:hint="default"/>
              </w:rPr>
            </w:pPr>
            <w:del w:id="3007" w:author="fei zhai" w:date="2026-05-06T15:34:00Z">
              <w:r w:rsidDel="00E2773A">
                <w:rPr>
                  <w:rFonts w:hint="default"/>
                </w:rPr>
                <w:delText>weight_decay</w:delText>
              </w:r>
            </w:del>
          </w:p>
        </w:tc>
        <w:tc>
          <w:tcPr>
            <w:tcW w:w="4261" w:type="dxa"/>
            <w:tcBorders>
              <w:top w:val="nil"/>
              <w:left w:val="nil"/>
              <w:bottom w:val="nil"/>
              <w:right w:val="nil"/>
            </w:tcBorders>
          </w:tcPr>
          <w:p w14:paraId="520E90F7" w14:textId="6C1D34E1" w:rsidR="007D28D6" w:rsidDel="00E2773A" w:rsidRDefault="00000000">
            <w:pPr>
              <w:pStyle w:val="af"/>
              <w:rPr>
                <w:del w:id="3008" w:author="fei zhai" w:date="2026-05-06T15:34:00Z"/>
                <w:rFonts w:hint="default"/>
              </w:rPr>
            </w:pPr>
            <w:del w:id="3009" w:author="fei zhai" w:date="2026-05-06T15:34:00Z">
              <w:r w:rsidDel="00E2773A">
                <w:rPr>
                  <w:rFonts w:hint="default"/>
                </w:rPr>
                <w:delText>0.001</w:delText>
              </w:r>
            </w:del>
          </w:p>
        </w:tc>
      </w:tr>
      <w:tr w:rsidR="007D28D6" w:rsidDel="00E2773A" w14:paraId="3C959806" w14:textId="396C2A2B">
        <w:trPr>
          <w:del w:id="3010" w:author="fei zhai" w:date="2026-05-06T15:34:00Z"/>
        </w:trPr>
        <w:tc>
          <w:tcPr>
            <w:tcW w:w="4261" w:type="dxa"/>
            <w:tcBorders>
              <w:top w:val="nil"/>
              <w:left w:val="nil"/>
              <w:bottom w:val="nil"/>
              <w:right w:val="nil"/>
            </w:tcBorders>
          </w:tcPr>
          <w:p w14:paraId="03EF07A2" w14:textId="70CF2724" w:rsidR="007D28D6" w:rsidDel="00E2773A" w:rsidRDefault="00000000">
            <w:pPr>
              <w:pStyle w:val="af"/>
              <w:rPr>
                <w:del w:id="3011" w:author="fei zhai" w:date="2026-05-06T15:34:00Z"/>
                <w:rFonts w:hint="default"/>
              </w:rPr>
            </w:pPr>
            <w:del w:id="3012" w:author="fei zhai" w:date="2026-05-06T15:34:00Z">
              <w:r w:rsidDel="00E2773A">
                <w:rPr>
                  <w:rFonts w:hint="default"/>
                </w:rPr>
                <w:delText>epochs</w:delText>
              </w:r>
            </w:del>
          </w:p>
        </w:tc>
        <w:tc>
          <w:tcPr>
            <w:tcW w:w="4261" w:type="dxa"/>
            <w:tcBorders>
              <w:top w:val="nil"/>
              <w:left w:val="nil"/>
              <w:bottom w:val="nil"/>
              <w:right w:val="nil"/>
            </w:tcBorders>
          </w:tcPr>
          <w:p w14:paraId="04048601" w14:textId="4301DC45" w:rsidR="007D28D6" w:rsidDel="00E2773A" w:rsidRDefault="00000000">
            <w:pPr>
              <w:pStyle w:val="af"/>
              <w:rPr>
                <w:del w:id="3013" w:author="fei zhai" w:date="2026-05-06T15:34:00Z"/>
                <w:rFonts w:hint="default"/>
              </w:rPr>
            </w:pPr>
            <w:del w:id="3014" w:author="fei zhai" w:date="2026-05-06T15:34:00Z">
              <w:r w:rsidDel="00E2773A">
                <w:rPr>
                  <w:rFonts w:hint="default"/>
                </w:rPr>
                <w:delText>50</w:delText>
              </w:r>
            </w:del>
          </w:p>
        </w:tc>
      </w:tr>
      <w:tr w:rsidR="007D28D6" w:rsidDel="00E2773A" w14:paraId="29D18699" w14:textId="08115A3B">
        <w:trPr>
          <w:del w:id="3015" w:author="fei zhai" w:date="2026-05-06T15:34:00Z"/>
        </w:trPr>
        <w:tc>
          <w:tcPr>
            <w:tcW w:w="4261" w:type="dxa"/>
            <w:tcBorders>
              <w:top w:val="nil"/>
              <w:left w:val="nil"/>
              <w:bottom w:val="nil"/>
              <w:right w:val="nil"/>
            </w:tcBorders>
          </w:tcPr>
          <w:p w14:paraId="51F5F8D8" w14:textId="14D5BDAE" w:rsidR="007D28D6" w:rsidDel="00E2773A" w:rsidRDefault="00000000">
            <w:pPr>
              <w:pStyle w:val="af"/>
              <w:rPr>
                <w:del w:id="3016" w:author="fei zhai" w:date="2026-05-06T15:34:00Z"/>
                <w:rFonts w:hint="default"/>
              </w:rPr>
            </w:pPr>
            <w:del w:id="3017" w:author="fei zhai" w:date="2026-05-06T15:34:00Z">
              <w:r w:rsidDel="00E2773A">
                <w:rPr>
                  <w:rFonts w:hint="default"/>
                </w:rPr>
                <w:delText>patience</w:delText>
              </w:r>
            </w:del>
          </w:p>
        </w:tc>
        <w:tc>
          <w:tcPr>
            <w:tcW w:w="4261" w:type="dxa"/>
            <w:tcBorders>
              <w:top w:val="nil"/>
              <w:left w:val="nil"/>
              <w:bottom w:val="nil"/>
              <w:right w:val="nil"/>
            </w:tcBorders>
          </w:tcPr>
          <w:p w14:paraId="64584810" w14:textId="676E286A" w:rsidR="007D28D6" w:rsidDel="00E2773A" w:rsidRDefault="00000000">
            <w:pPr>
              <w:pStyle w:val="af"/>
              <w:rPr>
                <w:del w:id="3018" w:author="fei zhai" w:date="2026-05-06T15:34:00Z"/>
                <w:rFonts w:hint="default"/>
              </w:rPr>
            </w:pPr>
            <w:del w:id="3019" w:author="fei zhai" w:date="2026-05-06T15:34:00Z">
              <w:r w:rsidDel="00E2773A">
                <w:delText>3</w:delText>
              </w:r>
            </w:del>
          </w:p>
        </w:tc>
      </w:tr>
      <w:tr w:rsidR="007D28D6" w:rsidDel="00E2773A" w14:paraId="55011D9A" w14:textId="25ABE815">
        <w:trPr>
          <w:del w:id="3020" w:author="fei zhai" w:date="2026-05-06T15:34:00Z"/>
        </w:trPr>
        <w:tc>
          <w:tcPr>
            <w:tcW w:w="4261" w:type="dxa"/>
            <w:tcBorders>
              <w:top w:val="nil"/>
              <w:left w:val="nil"/>
              <w:bottom w:val="nil"/>
              <w:right w:val="nil"/>
            </w:tcBorders>
          </w:tcPr>
          <w:p w14:paraId="66256DED" w14:textId="6E90B3D3" w:rsidR="007D28D6" w:rsidDel="00E2773A" w:rsidRDefault="00000000">
            <w:pPr>
              <w:pStyle w:val="af"/>
              <w:rPr>
                <w:del w:id="3021" w:author="fei zhai" w:date="2026-05-06T15:34:00Z"/>
                <w:rFonts w:hint="default"/>
              </w:rPr>
            </w:pPr>
            <w:del w:id="3022" w:author="fei zhai" w:date="2026-05-06T15:34:00Z">
              <w:r w:rsidDel="00E2773A">
                <w:rPr>
                  <w:rFonts w:hint="default"/>
                </w:rPr>
                <w:delText>dropout</w:delText>
              </w:r>
            </w:del>
          </w:p>
        </w:tc>
        <w:tc>
          <w:tcPr>
            <w:tcW w:w="4261" w:type="dxa"/>
            <w:tcBorders>
              <w:top w:val="nil"/>
              <w:left w:val="nil"/>
              <w:bottom w:val="nil"/>
              <w:right w:val="nil"/>
            </w:tcBorders>
          </w:tcPr>
          <w:p w14:paraId="44F70ED7" w14:textId="4802921B" w:rsidR="007D28D6" w:rsidDel="00E2773A" w:rsidRDefault="00000000">
            <w:pPr>
              <w:pStyle w:val="af"/>
              <w:rPr>
                <w:del w:id="3023" w:author="fei zhai" w:date="2026-05-06T15:34:00Z"/>
                <w:rFonts w:hint="default"/>
              </w:rPr>
            </w:pPr>
            <w:del w:id="3024" w:author="fei zhai" w:date="2026-05-06T15:34:00Z">
              <w:r w:rsidDel="00E2773A">
                <w:delText>0.2</w:delText>
              </w:r>
            </w:del>
          </w:p>
        </w:tc>
      </w:tr>
      <w:tr w:rsidR="007D28D6" w:rsidDel="00E2773A" w14:paraId="63BAD758" w14:textId="7A025421">
        <w:trPr>
          <w:del w:id="3025" w:author="fei zhai" w:date="2026-05-06T15:34:00Z"/>
        </w:trPr>
        <w:tc>
          <w:tcPr>
            <w:tcW w:w="4261" w:type="dxa"/>
            <w:tcBorders>
              <w:top w:val="nil"/>
              <w:left w:val="nil"/>
              <w:bottom w:val="nil"/>
              <w:right w:val="nil"/>
            </w:tcBorders>
          </w:tcPr>
          <w:p w14:paraId="26D9926F" w14:textId="62D37D40" w:rsidR="007D28D6" w:rsidDel="00E2773A" w:rsidRDefault="00000000">
            <w:pPr>
              <w:pStyle w:val="af"/>
              <w:rPr>
                <w:del w:id="3026" w:author="fei zhai" w:date="2026-05-06T15:34:00Z"/>
                <w:rFonts w:hint="default"/>
              </w:rPr>
            </w:pPr>
            <w:del w:id="3027" w:author="fei zhai" w:date="2026-05-06T15:34:00Z">
              <w:r w:rsidDel="00E2773A">
                <w:rPr>
                  <w:rFonts w:hint="default"/>
                </w:rPr>
                <w:delText>kernel_sizes</w:delText>
              </w:r>
            </w:del>
          </w:p>
        </w:tc>
        <w:tc>
          <w:tcPr>
            <w:tcW w:w="4261" w:type="dxa"/>
            <w:tcBorders>
              <w:top w:val="nil"/>
              <w:left w:val="nil"/>
              <w:bottom w:val="nil"/>
              <w:right w:val="nil"/>
            </w:tcBorders>
          </w:tcPr>
          <w:p w14:paraId="03D37EF9" w14:textId="4969C6F4" w:rsidR="007D28D6" w:rsidDel="00E2773A" w:rsidRDefault="00000000">
            <w:pPr>
              <w:pStyle w:val="af"/>
              <w:rPr>
                <w:del w:id="3028" w:author="fei zhai" w:date="2026-05-06T15:34:00Z"/>
                <w:rFonts w:hint="default"/>
              </w:rPr>
            </w:pPr>
            <w:del w:id="3029" w:author="fei zhai" w:date="2026-05-06T15:34:00Z">
              <w:r w:rsidDel="00E2773A">
                <w:delText>2,3,4,5</w:delText>
              </w:r>
            </w:del>
          </w:p>
        </w:tc>
      </w:tr>
      <w:tr w:rsidR="007D28D6" w:rsidDel="00E2773A" w14:paraId="28EEF991" w14:textId="01F10A62">
        <w:trPr>
          <w:del w:id="3030" w:author="fei zhai" w:date="2026-05-06T15:34:00Z"/>
        </w:trPr>
        <w:tc>
          <w:tcPr>
            <w:tcW w:w="4261" w:type="dxa"/>
            <w:tcBorders>
              <w:top w:val="nil"/>
              <w:left w:val="nil"/>
              <w:bottom w:val="nil"/>
              <w:right w:val="nil"/>
            </w:tcBorders>
          </w:tcPr>
          <w:p w14:paraId="11E4305A" w14:textId="4BCFD6CA" w:rsidR="007D28D6" w:rsidDel="00E2773A" w:rsidRDefault="00000000">
            <w:pPr>
              <w:pStyle w:val="af"/>
              <w:rPr>
                <w:del w:id="3031" w:author="fei zhai" w:date="2026-05-06T15:34:00Z"/>
                <w:rFonts w:hint="default"/>
              </w:rPr>
            </w:pPr>
            <w:del w:id="3032" w:author="fei zhai" w:date="2026-05-06T15:34:00Z">
              <w:r w:rsidDel="00E2773A">
                <w:rPr>
                  <w:rFonts w:hint="default"/>
                </w:rPr>
                <w:delText>freeze_layers</w:delText>
              </w:r>
            </w:del>
          </w:p>
        </w:tc>
        <w:tc>
          <w:tcPr>
            <w:tcW w:w="4261" w:type="dxa"/>
            <w:tcBorders>
              <w:top w:val="nil"/>
              <w:left w:val="nil"/>
              <w:bottom w:val="nil"/>
              <w:right w:val="nil"/>
            </w:tcBorders>
          </w:tcPr>
          <w:p w14:paraId="7A1F96F4" w14:textId="02473CB8" w:rsidR="007D28D6" w:rsidDel="00E2773A" w:rsidRDefault="00000000">
            <w:pPr>
              <w:pStyle w:val="af"/>
              <w:rPr>
                <w:del w:id="3033" w:author="fei zhai" w:date="2026-05-06T15:34:00Z"/>
                <w:rFonts w:hint="default"/>
              </w:rPr>
            </w:pPr>
            <w:del w:id="3034" w:author="fei zhai" w:date="2026-05-06T15:34:00Z">
              <w:r w:rsidDel="00E2773A">
                <w:delText>11</w:delText>
              </w:r>
            </w:del>
          </w:p>
        </w:tc>
      </w:tr>
      <w:tr w:rsidR="007D28D6" w:rsidDel="00E2773A" w14:paraId="0816B647" w14:textId="119B4678">
        <w:trPr>
          <w:del w:id="3035" w:author="fei zhai" w:date="2026-05-06T15:34:00Z"/>
        </w:trPr>
        <w:tc>
          <w:tcPr>
            <w:tcW w:w="4261" w:type="dxa"/>
            <w:tcBorders>
              <w:top w:val="nil"/>
              <w:left w:val="nil"/>
              <w:bottom w:val="single" w:sz="8" w:space="0" w:color="auto"/>
              <w:right w:val="nil"/>
            </w:tcBorders>
          </w:tcPr>
          <w:p w14:paraId="72E8EAF1" w14:textId="72A8B7D8" w:rsidR="007D28D6" w:rsidDel="00E2773A" w:rsidRDefault="00000000">
            <w:pPr>
              <w:pStyle w:val="af"/>
              <w:rPr>
                <w:del w:id="3036" w:author="fei zhai" w:date="2026-05-06T15:34:00Z"/>
                <w:rFonts w:hint="default"/>
              </w:rPr>
            </w:pPr>
            <w:del w:id="3037" w:author="fei zhai" w:date="2026-05-06T15:34:00Z">
              <w:r w:rsidDel="00E2773A">
                <w:rPr>
                  <w:rFonts w:hint="default"/>
                </w:rPr>
                <w:delText>max_length</w:delText>
              </w:r>
            </w:del>
          </w:p>
        </w:tc>
        <w:tc>
          <w:tcPr>
            <w:tcW w:w="4261" w:type="dxa"/>
            <w:tcBorders>
              <w:top w:val="nil"/>
              <w:left w:val="nil"/>
              <w:bottom w:val="single" w:sz="8" w:space="0" w:color="auto"/>
              <w:right w:val="nil"/>
            </w:tcBorders>
          </w:tcPr>
          <w:p w14:paraId="6C8A1363" w14:textId="50B6D878" w:rsidR="007D28D6" w:rsidDel="00E2773A" w:rsidRDefault="00000000">
            <w:pPr>
              <w:pStyle w:val="af"/>
              <w:rPr>
                <w:del w:id="3038" w:author="fei zhai" w:date="2026-05-06T15:34:00Z"/>
                <w:rFonts w:hint="default"/>
              </w:rPr>
            </w:pPr>
            <w:del w:id="3039" w:author="fei zhai" w:date="2026-05-06T15:34:00Z">
              <w:r w:rsidDel="00E2773A">
                <w:delText>512</w:delText>
              </w:r>
            </w:del>
          </w:p>
        </w:tc>
      </w:tr>
    </w:tbl>
    <w:p w14:paraId="6A5B7843" w14:textId="6137F200" w:rsidR="007D28D6" w:rsidDel="00E2773A" w:rsidRDefault="00000000">
      <w:pPr>
        <w:pStyle w:val="ae"/>
        <w:rPr>
          <w:del w:id="3040" w:author="fei zhai" w:date="2026-05-06T15:34:00Z"/>
          <w:rFonts w:hint="default"/>
        </w:rPr>
      </w:pPr>
      <w:del w:id="3041" w:author="fei zhai" w:date="2026-05-06T15:34:00Z">
        <w:r w:rsidDel="00E2773A">
          <w:delText>表</w:delText>
        </w:r>
        <w:r w:rsidDel="00E2773A">
          <w:delText xml:space="preserve">4-3  </w:delText>
        </w:r>
        <w:r w:rsidDel="00E2773A">
          <w:delText>硬件环境</w:delText>
        </w:r>
      </w:del>
    </w:p>
    <w:tbl>
      <w:tblPr>
        <w:tblStyle w:val="aa"/>
        <w:tblW w:w="0" w:type="auto"/>
        <w:tblLook w:val="04A0" w:firstRow="1" w:lastRow="0" w:firstColumn="1" w:lastColumn="0" w:noHBand="0" w:noVBand="1"/>
      </w:tblPr>
      <w:tblGrid>
        <w:gridCol w:w="3088"/>
        <w:gridCol w:w="5218"/>
      </w:tblGrid>
      <w:tr w:rsidR="007D28D6" w:rsidDel="00E2773A" w14:paraId="455FF60F" w14:textId="1418C3D1">
        <w:trPr>
          <w:del w:id="3042" w:author="fei zhai" w:date="2026-05-06T15:34:00Z"/>
        </w:trPr>
        <w:tc>
          <w:tcPr>
            <w:tcW w:w="3173" w:type="dxa"/>
            <w:tcBorders>
              <w:top w:val="single" w:sz="8" w:space="0" w:color="auto"/>
              <w:left w:val="nil"/>
              <w:bottom w:val="single" w:sz="6" w:space="0" w:color="auto"/>
              <w:right w:val="nil"/>
            </w:tcBorders>
          </w:tcPr>
          <w:p w14:paraId="5221A490" w14:textId="0B08F9B9" w:rsidR="007D28D6" w:rsidDel="00E2773A" w:rsidRDefault="00000000">
            <w:pPr>
              <w:pStyle w:val="af"/>
              <w:rPr>
                <w:del w:id="3043" w:author="fei zhai" w:date="2026-05-06T15:34:00Z"/>
                <w:rFonts w:hint="default"/>
              </w:rPr>
            </w:pPr>
            <w:del w:id="3044" w:author="fei zhai" w:date="2026-05-06T15:34:00Z">
              <w:r w:rsidDel="00E2773A">
                <w:delText>硬件组件</w:delText>
              </w:r>
            </w:del>
          </w:p>
        </w:tc>
        <w:tc>
          <w:tcPr>
            <w:tcW w:w="5349" w:type="dxa"/>
            <w:tcBorders>
              <w:top w:val="single" w:sz="8" w:space="0" w:color="auto"/>
              <w:left w:val="nil"/>
              <w:bottom w:val="single" w:sz="6" w:space="0" w:color="auto"/>
              <w:right w:val="nil"/>
            </w:tcBorders>
          </w:tcPr>
          <w:p w14:paraId="6FB31CAC" w14:textId="0CE3A40A" w:rsidR="007D28D6" w:rsidDel="00E2773A" w:rsidRDefault="00000000">
            <w:pPr>
              <w:pStyle w:val="af"/>
              <w:rPr>
                <w:del w:id="3045" w:author="fei zhai" w:date="2026-05-06T15:34:00Z"/>
                <w:rFonts w:hint="default"/>
              </w:rPr>
            </w:pPr>
            <w:del w:id="3046" w:author="fei zhai" w:date="2026-05-06T15:34:00Z">
              <w:r w:rsidDel="00E2773A">
                <w:delText>规格</w:delText>
              </w:r>
            </w:del>
          </w:p>
        </w:tc>
      </w:tr>
      <w:tr w:rsidR="007D28D6" w:rsidDel="00E2773A" w14:paraId="0220922B" w14:textId="29F95A1F">
        <w:trPr>
          <w:del w:id="3047" w:author="fei zhai" w:date="2026-05-06T15:34:00Z"/>
        </w:trPr>
        <w:tc>
          <w:tcPr>
            <w:tcW w:w="3173" w:type="dxa"/>
            <w:tcBorders>
              <w:top w:val="single" w:sz="6" w:space="0" w:color="auto"/>
              <w:left w:val="nil"/>
              <w:bottom w:val="nil"/>
              <w:right w:val="nil"/>
            </w:tcBorders>
          </w:tcPr>
          <w:p w14:paraId="0D6F75CB" w14:textId="0E125AAC" w:rsidR="007D28D6" w:rsidDel="00E2773A" w:rsidRDefault="00000000">
            <w:pPr>
              <w:pStyle w:val="af"/>
              <w:rPr>
                <w:del w:id="3048" w:author="fei zhai" w:date="2026-05-06T15:34:00Z"/>
                <w:rFonts w:hint="default"/>
              </w:rPr>
            </w:pPr>
            <w:del w:id="3049" w:author="fei zhai" w:date="2026-05-06T15:34:00Z">
              <w:r w:rsidDel="00E2773A">
                <w:delText>GPU</w:delText>
              </w:r>
            </w:del>
          </w:p>
        </w:tc>
        <w:tc>
          <w:tcPr>
            <w:tcW w:w="5349" w:type="dxa"/>
            <w:tcBorders>
              <w:top w:val="single" w:sz="6" w:space="0" w:color="auto"/>
              <w:left w:val="nil"/>
              <w:bottom w:val="nil"/>
              <w:right w:val="nil"/>
            </w:tcBorders>
          </w:tcPr>
          <w:p w14:paraId="0806A625" w14:textId="6E861C52" w:rsidR="007D28D6" w:rsidDel="00E2773A" w:rsidRDefault="00000000">
            <w:pPr>
              <w:pStyle w:val="af"/>
              <w:rPr>
                <w:del w:id="3050" w:author="fei zhai" w:date="2026-05-06T15:34:00Z"/>
                <w:rFonts w:hint="default"/>
              </w:rPr>
            </w:pPr>
            <w:del w:id="3051" w:author="fei zhai" w:date="2026-05-06T15:34:00Z">
              <w:r w:rsidDel="00E2773A">
                <w:delText>NVIDIA Tesla P100-PCIE-16GB * 8</w:delText>
              </w:r>
            </w:del>
          </w:p>
        </w:tc>
      </w:tr>
      <w:tr w:rsidR="007D28D6" w:rsidDel="00E2773A" w14:paraId="5F769963" w14:textId="6EA05753">
        <w:trPr>
          <w:del w:id="3052" w:author="fei zhai" w:date="2026-05-06T15:34:00Z"/>
        </w:trPr>
        <w:tc>
          <w:tcPr>
            <w:tcW w:w="3173" w:type="dxa"/>
            <w:tcBorders>
              <w:top w:val="nil"/>
              <w:left w:val="nil"/>
              <w:bottom w:val="nil"/>
              <w:right w:val="nil"/>
            </w:tcBorders>
          </w:tcPr>
          <w:p w14:paraId="36941BFE" w14:textId="3701B7D9" w:rsidR="007D28D6" w:rsidDel="00E2773A" w:rsidRDefault="00000000">
            <w:pPr>
              <w:pStyle w:val="af"/>
              <w:rPr>
                <w:del w:id="3053" w:author="fei zhai" w:date="2026-05-06T15:34:00Z"/>
                <w:rFonts w:hint="default"/>
              </w:rPr>
            </w:pPr>
            <w:del w:id="3054" w:author="fei zhai" w:date="2026-05-06T15:34:00Z">
              <w:r w:rsidDel="00E2773A">
                <w:delText>显存</w:delText>
              </w:r>
            </w:del>
          </w:p>
        </w:tc>
        <w:tc>
          <w:tcPr>
            <w:tcW w:w="5349" w:type="dxa"/>
            <w:tcBorders>
              <w:top w:val="nil"/>
              <w:left w:val="nil"/>
              <w:bottom w:val="nil"/>
              <w:right w:val="nil"/>
            </w:tcBorders>
          </w:tcPr>
          <w:p w14:paraId="6B02A4BB" w14:textId="33CA3001" w:rsidR="007D28D6" w:rsidDel="00E2773A" w:rsidRDefault="00000000">
            <w:pPr>
              <w:pStyle w:val="af"/>
              <w:rPr>
                <w:del w:id="3055" w:author="fei zhai" w:date="2026-05-06T15:34:00Z"/>
                <w:rFonts w:hint="default"/>
              </w:rPr>
            </w:pPr>
            <w:del w:id="3056" w:author="fei zhai" w:date="2026-05-06T15:34:00Z">
              <w:r w:rsidDel="00E2773A">
                <w:delText>16G * 8</w:delText>
              </w:r>
            </w:del>
          </w:p>
        </w:tc>
      </w:tr>
      <w:tr w:rsidR="007D28D6" w:rsidDel="00E2773A" w14:paraId="580DDE25" w14:textId="7E0798A6">
        <w:trPr>
          <w:del w:id="3057" w:author="fei zhai" w:date="2026-05-06T15:34:00Z"/>
        </w:trPr>
        <w:tc>
          <w:tcPr>
            <w:tcW w:w="3173" w:type="dxa"/>
            <w:tcBorders>
              <w:top w:val="nil"/>
              <w:left w:val="nil"/>
              <w:bottom w:val="single" w:sz="8" w:space="0" w:color="auto"/>
              <w:right w:val="nil"/>
            </w:tcBorders>
          </w:tcPr>
          <w:p w14:paraId="63E743C1" w14:textId="5C1DB626" w:rsidR="007D28D6" w:rsidDel="00E2773A" w:rsidRDefault="00000000">
            <w:pPr>
              <w:pStyle w:val="af"/>
              <w:rPr>
                <w:del w:id="3058" w:author="fei zhai" w:date="2026-05-06T15:34:00Z"/>
                <w:rFonts w:hint="default"/>
              </w:rPr>
            </w:pPr>
            <w:del w:id="3059" w:author="fei zhai" w:date="2026-05-06T15:34:00Z">
              <w:r w:rsidDel="00E2773A">
                <w:delText>操作系统</w:delText>
              </w:r>
            </w:del>
          </w:p>
        </w:tc>
        <w:tc>
          <w:tcPr>
            <w:tcW w:w="5349" w:type="dxa"/>
            <w:tcBorders>
              <w:top w:val="nil"/>
              <w:left w:val="nil"/>
              <w:bottom w:val="single" w:sz="8" w:space="0" w:color="auto"/>
              <w:right w:val="nil"/>
            </w:tcBorders>
          </w:tcPr>
          <w:p w14:paraId="3A1F2652" w14:textId="339BE0B0" w:rsidR="007D28D6" w:rsidDel="00E2773A" w:rsidRDefault="00000000">
            <w:pPr>
              <w:pStyle w:val="af"/>
              <w:rPr>
                <w:del w:id="3060" w:author="fei zhai" w:date="2026-05-06T15:34:00Z"/>
                <w:rFonts w:hint="default"/>
              </w:rPr>
            </w:pPr>
            <w:del w:id="3061" w:author="fei zhai" w:date="2026-05-06T15:34:00Z">
              <w:r w:rsidDel="00E2773A">
                <w:rPr>
                  <w:rFonts w:hint="default"/>
                </w:rPr>
                <w:tab/>
                <w:delText>Windows server 2019</w:delText>
              </w:r>
            </w:del>
          </w:p>
        </w:tc>
      </w:tr>
    </w:tbl>
    <w:p w14:paraId="271020C9" w14:textId="62A1B684" w:rsidR="007D28D6" w:rsidDel="00E2773A" w:rsidRDefault="00000000">
      <w:pPr>
        <w:pStyle w:val="ae"/>
        <w:rPr>
          <w:del w:id="3062" w:author="fei zhai" w:date="2026-05-06T15:34:00Z"/>
          <w:rFonts w:hint="default"/>
        </w:rPr>
      </w:pPr>
      <w:del w:id="3063" w:author="fei zhai" w:date="2026-05-06T15:34:00Z">
        <w:r w:rsidDel="00E2773A">
          <w:delText>表</w:delText>
        </w:r>
        <w:r w:rsidDel="00E2773A">
          <w:delText xml:space="preserve">4-4  </w:delText>
        </w:r>
        <w:r w:rsidDel="00E2773A">
          <w:delText>软件环境</w:delText>
        </w:r>
      </w:del>
    </w:p>
    <w:tbl>
      <w:tblPr>
        <w:tblStyle w:val="aa"/>
        <w:tblW w:w="0" w:type="auto"/>
        <w:tblLook w:val="04A0" w:firstRow="1" w:lastRow="0" w:firstColumn="1" w:lastColumn="0" w:noHBand="0" w:noVBand="1"/>
      </w:tblPr>
      <w:tblGrid>
        <w:gridCol w:w="3099"/>
        <w:gridCol w:w="5207"/>
      </w:tblGrid>
      <w:tr w:rsidR="007D28D6" w:rsidDel="00E2773A" w14:paraId="01339E34" w14:textId="1A678E66">
        <w:trPr>
          <w:del w:id="3064" w:author="fei zhai" w:date="2026-05-06T15:34:00Z"/>
        </w:trPr>
        <w:tc>
          <w:tcPr>
            <w:tcW w:w="3173" w:type="dxa"/>
            <w:tcBorders>
              <w:top w:val="single" w:sz="8" w:space="0" w:color="auto"/>
              <w:left w:val="nil"/>
              <w:bottom w:val="single" w:sz="6" w:space="0" w:color="auto"/>
              <w:right w:val="nil"/>
            </w:tcBorders>
          </w:tcPr>
          <w:p w14:paraId="30C695B6" w14:textId="704F51BB" w:rsidR="007D28D6" w:rsidDel="00E2773A" w:rsidRDefault="00000000">
            <w:pPr>
              <w:pStyle w:val="af"/>
              <w:rPr>
                <w:del w:id="3065" w:author="fei zhai" w:date="2026-05-06T15:34:00Z"/>
                <w:rFonts w:hint="default"/>
              </w:rPr>
            </w:pPr>
            <w:del w:id="3066" w:author="fei zhai" w:date="2026-05-06T15:34:00Z">
              <w:r w:rsidDel="00E2773A">
                <w:delText>软件</w:delText>
              </w:r>
            </w:del>
          </w:p>
        </w:tc>
        <w:tc>
          <w:tcPr>
            <w:tcW w:w="5349" w:type="dxa"/>
            <w:tcBorders>
              <w:top w:val="single" w:sz="8" w:space="0" w:color="auto"/>
              <w:left w:val="nil"/>
              <w:bottom w:val="single" w:sz="6" w:space="0" w:color="auto"/>
              <w:right w:val="nil"/>
            </w:tcBorders>
          </w:tcPr>
          <w:p w14:paraId="4D6A4706" w14:textId="37678BB6" w:rsidR="007D28D6" w:rsidDel="00E2773A" w:rsidRDefault="00000000">
            <w:pPr>
              <w:pStyle w:val="af"/>
              <w:rPr>
                <w:del w:id="3067" w:author="fei zhai" w:date="2026-05-06T15:34:00Z"/>
                <w:rFonts w:hint="default"/>
              </w:rPr>
            </w:pPr>
            <w:del w:id="3068" w:author="fei zhai" w:date="2026-05-06T15:34:00Z">
              <w:r w:rsidDel="00E2773A">
                <w:delText>版本</w:delText>
              </w:r>
            </w:del>
          </w:p>
        </w:tc>
      </w:tr>
      <w:tr w:rsidR="007D28D6" w:rsidDel="00E2773A" w14:paraId="3E3A1A1C" w14:textId="274447A6">
        <w:trPr>
          <w:del w:id="3069" w:author="fei zhai" w:date="2026-05-06T15:34:00Z"/>
        </w:trPr>
        <w:tc>
          <w:tcPr>
            <w:tcW w:w="3173" w:type="dxa"/>
            <w:tcBorders>
              <w:top w:val="single" w:sz="6" w:space="0" w:color="auto"/>
              <w:left w:val="nil"/>
              <w:bottom w:val="nil"/>
              <w:right w:val="nil"/>
            </w:tcBorders>
          </w:tcPr>
          <w:p w14:paraId="3448EF62" w14:textId="408CD267" w:rsidR="007D28D6" w:rsidDel="00E2773A" w:rsidRDefault="00000000">
            <w:pPr>
              <w:pStyle w:val="af"/>
              <w:rPr>
                <w:del w:id="3070" w:author="fei zhai" w:date="2026-05-06T15:34:00Z"/>
                <w:rFonts w:hint="default"/>
              </w:rPr>
            </w:pPr>
            <w:del w:id="3071" w:author="fei zhai" w:date="2026-05-06T15:34:00Z">
              <w:r w:rsidDel="00E2773A">
                <w:delText>CUDA Toolkit</w:delText>
              </w:r>
            </w:del>
          </w:p>
        </w:tc>
        <w:tc>
          <w:tcPr>
            <w:tcW w:w="5349" w:type="dxa"/>
            <w:tcBorders>
              <w:top w:val="single" w:sz="6" w:space="0" w:color="auto"/>
              <w:left w:val="nil"/>
              <w:bottom w:val="nil"/>
              <w:right w:val="nil"/>
            </w:tcBorders>
          </w:tcPr>
          <w:p w14:paraId="6D1448CF" w14:textId="7827BB2B" w:rsidR="007D28D6" w:rsidDel="00E2773A" w:rsidRDefault="00000000">
            <w:pPr>
              <w:pStyle w:val="af"/>
              <w:rPr>
                <w:del w:id="3072" w:author="fei zhai" w:date="2026-05-06T15:34:00Z"/>
                <w:rFonts w:hint="default"/>
              </w:rPr>
            </w:pPr>
            <w:del w:id="3073" w:author="fei zhai" w:date="2026-05-06T15:34:00Z">
              <w:r w:rsidDel="00E2773A">
                <w:delText>12.0.76</w:delText>
              </w:r>
            </w:del>
          </w:p>
        </w:tc>
      </w:tr>
      <w:tr w:rsidR="007D28D6" w:rsidDel="00E2773A" w14:paraId="668E1F58" w14:textId="270A4522">
        <w:trPr>
          <w:del w:id="3074" w:author="fei zhai" w:date="2026-05-06T15:34:00Z"/>
        </w:trPr>
        <w:tc>
          <w:tcPr>
            <w:tcW w:w="3173" w:type="dxa"/>
            <w:tcBorders>
              <w:top w:val="nil"/>
              <w:left w:val="nil"/>
              <w:bottom w:val="single" w:sz="8" w:space="0" w:color="auto"/>
              <w:right w:val="nil"/>
            </w:tcBorders>
          </w:tcPr>
          <w:p w14:paraId="56086B6D" w14:textId="522E1D7C" w:rsidR="007D28D6" w:rsidDel="00E2773A" w:rsidRDefault="00000000">
            <w:pPr>
              <w:pStyle w:val="af"/>
              <w:rPr>
                <w:del w:id="3075" w:author="fei zhai" w:date="2026-05-06T15:34:00Z"/>
                <w:rFonts w:hint="default"/>
              </w:rPr>
            </w:pPr>
            <w:del w:id="3076" w:author="fei zhai" w:date="2026-05-06T15:34:00Z">
              <w:r w:rsidDel="00E2773A">
                <w:delText>P</w:delText>
              </w:r>
              <w:r w:rsidDel="00E2773A">
                <w:rPr>
                  <w:rFonts w:hint="default"/>
                </w:rPr>
                <w:delText>ython</w:delText>
              </w:r>
            </w:del>
          </w:p>
        </w:tc>
        <w:tc>
          <w:tcPr>
            <w:tcW w:w="5349" w:type="dxa"/>
            <w:tcBorders>
              <w:top w:val="nil"/>
              <w:left w:val="nil"/>
              <w:bottom w:val="single" w:sz="8" w:space="0" w:color="auto"/>
              <w:right w:val="nil"/>
            </w:tcBorders>
          </w:tcPr>
          <w:p w14:paraId="1C0E2AD6" w14:textId="534F5F5D" w:rsidR="007D28D6" w:rsidDel="00E2773A" w:rsidRDefault="00000000">
            <w:pPr>
              <w:pStyle w:val="af"/>
              <w:rPr>
                <w:del w:id="3077" w:author="fei zhai" w:date="2026-05-06T15:34:00Z"/>
                <w:rFonts w:hint="default"/>
              </w:rPr>
            </w:pPr>
            <w:del w:id="3078" w:author="fei zhai" w:date="2026-05-06T15:34:00Z">
              <w:r w:rsidDel="00E2773A">
                <w:rPr>
                  <w:rFonts w:hint="default"/>
                </w:rPr>
                <w:delText>3.12.11</w:delText>
              </w:r>
            </w:del>
          </w:p>
        </w:tc>
      </w:tr>
    </w:tbl>
    <w:p w14:paraId="7555575F" w14:textId="583C7776" w:rsidR="007D28D6" w:rsidDel="00E2773A" w:rsidRDefault="00000000">
      <w:pPr>
        <w:pStyle w:val="3"/>
        <w:numPr>
          <w:ilvl w:val="2"/>
          <w:numId w:val="1"/>
        </w:numPr>
        <w:rPr>
          <w:del w:id="3079" w:author="fei zhai" w:date="2026-05-06T15:34:00Z"/>
        </w:rPr>
      </w:pPr>
      <w:bookmarkStart w:id="3080" w:name="_Toc9616"/>
      <w:del w:id="3081" w:author="fei zhai" w:date="2026-05-06T15:34:00Z">
        <w:r w:rsidDel="00E2773A">
          <w:rPr>
            <w:rFonts w:hint="eastAsia"/>
          </w:rPr>
          <w:delText>消融实验</w:delText>
        </w:r>
        <w:bookmarkEnd w:id="2981"/>
        <w:bookmarkEnd w:id="3080"/>
      </w:del>
    </w:p>
    <w:p w14:paraId="6605C0A2" w14:textId="4A80C0AE" w:rsidR="007D28D6" w:rsidDel="00E2773A" w:rsidRDefault="00000000">
      <w:pPr>
        <w:ind w:firstLine="480"/>
        <w:rPr>
          <w:del w:id="3082" w:author="fei zhai" w:date="2026-05-06T15:34:00Z"/>
        </w:rPr>
      </w:pPr>
      <w:del w:id="3083" w:author="fei zhai" w:date="2026-05-06T15:34:00Z">
        <w:r w:rsidDel="00E2773A">
          <w:rPr>
            <w:rFonts w:hint="eastAsia"/>
          </w:rPr>
          <w:delText>为了全面评估本研究提出的数据优化策略与模型架构设计的有效性，本节在相同的训练参数下设计了多组消融实验，分别从数据质量与增强策略的收益，以及</w:delText>
        </w:r>
        <w:r w:rsidDel="00E2773A">
          <w:rPr>
            <w:rFonts w:hint="eastAsia"/>
          </w:rPr>
          <w:delText>BERT-TextCNN</w:delText>
        </w:r>
        <w:r w:rsidDel="00E2773A">
          <w:rPr>
            <w:rFonts w:hint="eastAsia"/>
          </w:rPr>
          <w:delText>架构中核心组件的贡献度两个维度进行定量分析。</w:delText>
        </w:r>
      </w:del>
    </w:p>
    <w:p w14:paraId="05BC0110" w14:textId="77BF3640" w:rsidR="007D28D6" w:rsidDel="00E2773A" w:rsidRDefault="00000000">
      <w:pPr>
        <w:ind w:firstLine="480"/>
        <w:rPr>
          <w:del w:id="3084" w:author="fei zhai" w:date="2026-05-06T15:34:00Z"/>
        </w:rPr>
      </w:pPr>
      <w:del w:id="3085" w:author="fei zhai" w:date="2026-05-06T15:34:00Z">
        <w:r w:rsidDel="00E2773A">
          <w:rPr>
            <w:rFonts w:hint="eastAsia"/>
          </w:rPr>
          <w:delText>数据层面的消融实验旨在验证标签清洗与生成式增强对模型性能的具体影响，实验结果如表</w:delText>
        </w:r>
        <w:r w:rsidDel="00E2773A">
          <w:rPr>
            <w:rFonts w:hint="eastAsia"/>
          </w:rPr>
          <w:delText>4-5</w:delText>
        </w:r>
        <w:r w:rsidDel="00E2773A">
          <w:rPr>
            <w:rFonts w:hint="eastAsia"/>
          </w:rPr>
          <w:delText>所示。</w:delText>
        </w:r>
      </w:del>
    </w:p>
    <w:p w14:paraId="1881801B" w14:textId="7D913EBD" w:rsidR="007D28D6" w:rsidDel="00E2773A" w:rsidRDefault="007D28D6">
      <w:pPr>
        <w:ind w:firstLineChars="0" w:firstLine="0"/>
        <w:rPr>
          <w:del w:id="3086" w:author="fei zhai" w:date="2026-05-06T15:34:00Z"/>
        </w:rPr>
      </w:pPr>
    </w:p>
    <w:p w14:paraId="3B1C559D" w14:textId="005DAA41" w:rsidR="007D28D6" w:rsidDel="00E2773A" w:rsidRDefault="00000000">
      <w:pPr>
        <w:pStyle w:val="ae"/>
        <w:rPr>
          <w:del w:id="3087" w:author="fei zhai" w:date="2026-05-06T15:34:00Z"/>
          <w:rFonts w:hint="default"/>
        </w:rPr>
      </w:pPr>
      <w:del w:id="3088" w:author="fei zhai" w:date="2026-05-06T15:34:00Z">
        <w:r w:rsidDel="00E2773A">
          <w:delText>表</w:delText>
        </w:r>
        <w:r w:rsidDel="00E2773A">
          <w:delText xml:space="preserve">4-5  </w:delText>
        </w:r>
        <w:r w:rsidDel="00E2773A">
          <w:delText>数据增强结果</w:delText>
        </w:r>
      </w:del>
    </w:p>
    <w:tbl>
      <w:tblPr>
        <w:tblStyle w:val="aa"/>
        <w:tblW w:w="0" w:type="auto"/>
        <w:tblLook w:val="04A0" w:firstRow="1" w:lastRow="0" w:firstColumn="1" w:lastColumn="0" w:noHBand="0" w:noVBand="1"/>
      </w:tblPr>
      <w:tblGrid>
        <w:gridCol w:w="2060"/>
        <w:gridCol w:w="2085"/>
        <w:gridCol w:w="2076"/>
        <w:gridCol w:w="2085"/>
      </w:tblGrid>
      <w:tr w:rsidR="007D28D6" w:rsidDel="00E2773A" w14:paraId="28A409C8" w14:textId="19442115">
        <w:trPr>
          <w:del w:id="3089" w:author="fei zhai" w:date="2026-05-06T15:34:00Z"/>
        </w:trPr>
        <w:tc>
          <w:tcPr>
            <w:tcW w:w="2130" w:type="dxa"/>
            <w:tcBorders>
              <w:top w:val="single" w:sz="8" w:space="0" w:color="auto"/>
              <w:left w:val="nil"/>
              <w:bottom w:val="single" w:sz="6" w:space="0" w:color="auto"/>
              <w:right w:val="nil"/>
            </w:tcBorders>
          </w:tcPr>
          <w:p w14:paraId="490D3EA7" w14:textId="0CC7AE02" w:rsidR="007D28D6" w:rsidDel="00E2773A" w:rsidRDefault="00000000">
            <w:pPr>
              <w:pStyle w:val="af"/>
              <w:rPr>
                <w:del w:id="3090" w:author="fei zhai" w:date="2026-05-06T15:34:00Z"/>
                <w:rFonts w:hint="default"/>
              </w:rPr>
            </w:pPr>
            <w:del w:id="3091" w:author="fei zhai" w:date="2026-05-06T15:34:00Z">
              <w:r w:rsidDel="00E2773A">
                <w:delText>数据</w:delText>
              </w:r>
            </w:del>
          </w:p>
        </w:tc>
        <w:tc>
          <w:tcPr>
            <w:tcW w:w="2130" w:type="dxa"/>
            <w:tcBorders>
              <w:top w:val="single" w:sz="8" w:space="0" w:color="auto"/>
              <w:left w:val="nil"/>
              <w:bottom w:val="single" w:sz="6" w:space="0" w:color="auto"/>
              <w:right w:val="nil"/>
            </w:tcBorders>
          </w:tcPr>
          <w:p w14:paraId="1C29659C" w14:textId="2216E58F" w:rsidR="007D28D6" w:rsidDel="00E2773A" w:rsidRDefault="00000000">
            <w:pPr>
              <w:pStyle w:val="af"/>
              <w:rPr>
                <w:del w:id="3092" w:author="fei zhai" w:date="2026-05-06T15:34:00Z"/>
                <w:rFonts w:hint="default"/>
              </w:rPr>
            </w:pPr>
            <w:del w:id="3093" w:author="fei zhai" w:date="2026-05-06T15:34:00Z">
              <w:r w:rsidDel="00E2773A">
                <w:delText>Accuracy</w:delText>
              </w:r>
            </w:del>
          </w:p>
        </w:tc>
        <w:tc>
          <w:tcPr>
            <w:tcW w:w="2131" w:type="dxa"/>
            <w:tcBorders>
              <w:top w:val="single" w:sz="8" w:space="0" w:color="auto"/>
              <w:left w:val="nil"/>
              <w:bottom w:val="single" w:sz="6" w:space="0" w:color="auto"/>
              <w:right w:val="nil"/>
            </w:tcBorders>
          </w:tcPr>
          <w:p w14:paraId="7B2BDC72" w14:textId="0E234962" w:rsidR="007D28D6" w:rsidDel="00E2773A" w:rsidRDefault="00000000">
            <w:pPr>
              <w:pStyle w:val="af"/>
              <w:rPr>
                <w:del w:id="3094" w:author="fei zhai" w:date="2026-05-06T15:34:00Z"/>
                <w:rFonts w:hint="default"/>
              </w:rPr>
            </w:pPr>
            <w:del w:id="3095" w:author="fei zhai" w:date="2026-05-06T15:34:00Z">
              <w:r w:rsidDel="00E2773A">
                <w:rPr>
                  <w:rFonts w:hint="default"/>
                </w:rPr>
                <w:delText>Macro F1-score</w:delText>
              </w:r>
            </w:del>
          </w:p>
        </w:tc>
        <w:tc>
          <w:tcPr>
            <w:tcW w:w="2131" w:type="dxa"/>
            <w:tcBorders>
              <w:top w:val="single" w:sz="8" w:space="0" w:color="auto"/>
              <w:left w:val="nil"/>
              <w:bottom w:val="single" w:sz="6" w:space="0" w:color="auto"/>
              <w:right w:val="nil"/>
            </w:tcBorders>
          </w:tcPr>
          <w:p w14:paraId="5CB50C41" w14:textId="3875C645" w:rsidR="007D28D6" w:rsidDel="00E2773A" w:rsidRDefault="00000000">
            <w:pPr>
              <w:pStyle w:val="af"/>
              <w:rPr>
                <w:del w:id="3096" w:author="fei zhai" w:date="2026-05-06T15:34:00Z"/>
                <w:rFonts w:hint="default"/>
              </w:rPr>
            </w:pPr>
            <w:del w:id="3097" w:author="fei zhai" w:date="2026-05-06T15:34:00Z">
              <w:r w:rsidDel="00E2773A">
                <w:delText xml:space="preserve">Weighted </w:delText>
              </w:r>
              <w:r w:rsidDel="00E2773A">
                <w:rPr>
                  <w:rFonts w:hint="default"/>
                </w:rPr>
                <w:delText>F1-score</w:delText>
              </w:r>
            </w:del>
          </w:p>
        </w:tc>
      </w:tr>
      <w:tr w:rsidR="007D28D6" w:rsidDel="00E2773A" w14:paraId="17CF6984" w14:textId="33E5A5F3">
        <w:trPr>
          <w:del w:id="3098" w:author="fei zhai" w:date="2026-05-06T15:34:00Z"/>
        </w:trPr>
        <w:tc>
          <w:tcPr>
            <w:tcW w:w="2130" w:type="dxa"/>
            <w:tcBorders>
              <w:top w:val="single" w:sz="6" w:space="0" w:color="auto"/>
              <w:left w:val="nil"/>
              <w:bottom w:val="nil"/>
              <w:right w:val="nil"/>
            </w:tcBorders>
          </w:tcPr>
          <w:p w14:paraId="38181446" w14:textId="0C3417DD" w:rsidR="007D28D6" w:rsidDel="00E2773A" w:rsidRDefault="00000000">
            <w:pPr>
              <w:pStyle w:val="af"/>
              <w:rPr>
                <w:del w:id="3099" w:author="fei zhai" w:date="2026-05-06T15:34:00Z"/>
                <w:rFonts w:hint="default"/>
              </w:rPr>
            </w:pPr>
            <w:del w:id="3100" w:author="fei zhai" w:date="2026-05-06T15:34:00Z">
              <w:r w:rsidDel="00E2773A">
                <w:delText>原始标签</w:delText>
              </w:r>
            </w:del>
          </w:p>
        </w:tc>
        <w:tc>
          <w:tcPr>
            <w:tcW w:w="2130" w:type="dxa"/>
            <w:tcBorders>
              <w:top w:val="single" w:sz="6" w:space="0" w:color="auto"/>
              <w:left w:val="nil"/>
              <w:bottom w:val="nil"/>
              <w:right w:val="nil"/>
            </w:tcBorders>
            <w:vAlign w:val="center"/>
          </w:tcPr>
          <w:p w14:paraId="0ECE9A5F" w14:textId="7A9947CD" w:rsidR="007D28D6" w:rsidDel="00E2773A" w:rsidRDefault="00000000">
            <w:pPr>
              <w:pStyle w:val="af"/>
              <w:rPr>
                <w:del w:id="3101" w:author="fei zhai" w:date="2026-05-06T15:34:00Z"/>
                <w:rFonts w:hint="default"/>
              </w:rPr>
            </w:pPr>
            <w:del w:id="3102" w:author="fei zhai" w:date="2026-05-06T15:34:00Z">
              <w:r w:rsidDel="00E2773A">
                <w:rPr>
                  <w:rFonts w:hint="default"/>
                </w:rPr>
                <w:delText>0.7379</w:delText>
              </w:r>
            </w:del>
          </w:p>
        </w:tc>
        <w:tc>
          <w:tcPr>
            <w:tcW w:w="2131" w:type="dxa"/>
            <w:tcBorders>
              <w:top w:val="single" w:sz="6" w:space="0" w:color="auto"/>
              <w:left w:val="nil"/>
              <w:bottom w:val="nil"/>
              <w:right w:val="nil"/>
            </w:tcBorders>
            <w:vAlign w:val="center"/>
          </w:tcPr>
          <w:p w14:paraId="2704F94B" w14:textId="5C785174" w:rsidR="007D28D6" w:rsidDel="00E2773A" w:rsidRDefault="00000000">
            <w:pPr>
              <w:pStyle w:val="af"/>
              <w:rPr>
                <w:del w:id="3103" w:author="fei zhai" w:date="2026-05-06T15:34:00Z"/>
                <w:rFonts w:hint="default"/>
              </w:rPr>
            </w:pPr>
            <w:del w:id="3104" w:author="fei zhai" w:date="2026-05-06T15:34:00Z">
              <w:r w:rsidDel="00E2773A">
                <w:rPr>
                  <w:rFonts w:hint="default"/>
                </w:rPr>
                <w:delText xml:space="preserve">0.6372 </w:delText>
              </w:r>
            </w:del>
          </w:p>
        </w:tc>
        <w:tc>
          <w:tcPr>
            <w:tcW w:w="2131" w:type="dxa"/>
            <w:tcBorders>
              <w:top w:val="single" w:sz="6" w:space="0" w:color="auto"/>
              <w:left w:val="nil"/>
              <w:bottom w:val="nil"/>
              <w:right w:val="nil"/>
            </w:tcBorders>
            <w:vAlign w:val="center"/>
          </w:tcPr>
          <w:p w14:paraId="04DC705E" w14:textId="536A665B" w:rsidR="007D28D6" w:rsidDel="00E2773A" w:rsidRDefault="00000000">
            <w:pPr>
              <w:pStyle w:val="af"/>
              <w:rPr>
                <w:del w:id="3105" w:author="fei zhai" w:date="2026-05-06T15:34:00Z"/>
                <w:rFonts w:hint="default"/>
              </w:rPr>
            </w:pPr>
            <w:del w:id="3106" w:author="fei zhai" w:date="2026-05-06T15:34:00Z">
              <w:r w:rsidDel="00E2773A">
                <w:rPr>
                  <w:rFonts w:hint="default"/>
                </w:rPr>
                <w:delText>0.7333</w:delText>
              </w:r>
            </w:del>
          </w:p>
        </w:tc>
      </w:tr>
      <w:tr w:rsidR="007D28D6" w:rsidDel="00E2773A" w14:paraId="42A1BD1E" w14:textId="5CA68420">
        <w:trPr>
          <w:del w:id="3107" w:author="fei zhai" w:date="2026-05-06T15:34:00Z"/>
        </w:trPr>
        <w:tc>
          <w:tcPr>
            <w:tcW w:w="2130" w:type="dxa"/>
            <w:tcBorders>
              <w:top w:val="nil"/>
              <w:left w:val="nil"/>
              <w:bottom w:val="nil"/>
              <w:right w:val="nil"/>
            </w:tcBorders>
          </w:tcPr>
          <w:p w14:paraId="0B0FBC9B" w14:textId="122CF2AF" w:rsidR="007D28D6" w:rsidDel="00E2773A" w:rsidRDefault="00000000">
            <w:pPr>
              <w:pStyle w:val="af"/>
              <w:rPr>
                <w:del w:id="3108" w:author="fei zhai" w:date="2026-05-06T15:34:00Z"/>
                <w:rFonts w:hint="default"/>
              </w:rPr>
            </w:pPr>
            <w:del w:id="3109" w:author="fei zhai" w:date="2026-05-06T15:34:00Z">
              <w:r w:rsidDel="00E2773A">
                <w:delText>标注后</w:delText>
              </w:r>
              <w:r w:rsidDel="00E2773A">
                <w:delText>/</w:delText>
              </w:r>
              <w:r w:rsidDel="00E2773A">
                <w:delText>未增强</w:delText>
              </w:r>
            </w:del>
          </w:p>
        </w:tc>
        <w:tc>
          <w:tcPr>
            <w:tcW w:w="2130" w:type="dxa"/>
            <w:tcBorders>
              <w:top w:val="nil"/>
              <w:left w:val="nil"/>
              <w:bottom w:val="nil"/>
              <w:right w:val="nil"/>
            </w:tcBorders>
            <w:vAlign w:val="center"/>
          </w:tcPr>
          <w:p w14:paraId="75C33D01" w14:textId="3FD97077" w:rsidR="007D28D6" w:rsidDel="00E2773A" w:rsidRDefault="00000000">
            <w:pPr>
              <w:pStyle w:val="af"/>
              <w:rPr>
                <w:del w:id="3110" w:author="fei zhai" w:date="2026-05-06T15:34:00Z"/>
                <w:rFonts w:hint="default"/>
              </w:rPr>
            </w:pPr>
            <w:del w:id="3111" w:author="fei zhai" w:date="2026-05-06T15:34:00Z">
              <w:r w:rsidDel="00E2773A">
                <w:rPr>
                  <w:rFonts w:hint="default"/>
                </w:rPr>
                <w:delText>0.8089</w:delText>
              </w:r>
            </w:del>
          </w:p>
        </w:tc>
        <w:tc>
          <w:tcPr>
            <w:tcW w:w="2131" w:type="dxa"/>
            <w:tcBorders>
              <w:top w:val="nil"/>
              <w:left w:val="nil"/>
              <w:bottom w:val="nil"/>
              <w:right w:val="nil"/>
            </w:tcBorders>
            <w:vAlign w:val="center"/>
          </w:tcPr>
          <w:p w14:paraId="5E084021" w14:textId="3D8F3C17" w:rsidR="007D28D6" w:rsidDel="00E2773A" w:rsidRDefault="00000000">
            <w:pPr>
              <w:pStyle w:val="af"/>
              <w:rPr>
                <w:del w:id="3112" w:author="fei zhai" w:date="2026-05-06T15:34:00Z"/>
                <w:rFonts w:hint="default"/>
              </w:rPr>
            </w:pPr>
            <w:del w:id="3113" w:author="fei zhai" w:date="2026-05-06T15:34:00Z">
              <w:r w:rsidDel="00E2773A">
                <w:rPr>
                  <w:rFonts w:hint="default"/>
                </w:rPr>
                <w:delText>0.7171</w:delText>
              </w:r>
            </w:del>
          </w:p>
        </w:tc>
        <w:tc>
          <w:tcPr>
            <w:tcW w:w="2131" w:type="dxa"/>
            <w:tcBorders>
              <w:top w:val="nil"/>
              <w:left w:val="nil"/>
              <w:bottom w:val="nil"/>
              <w:right w:val="nil"/>
            </w:tcBorders>
            <w:vAlign w:val="center"/>
          </w:tcPr>
          <w:p w14:paraId="7D911A0F" w14:textId="329A1864" w:rsidR="007D28D6" w:rsidDel="00E2773A" w:rsidRDefault="00000000">
            <w:pPr>
              <w:pStyle w:val="af"/>
              <w:rPr>
                <w:del w:id="3114" w:author="fei zhai" w:date="2026-05-06T15:34:00Z"/>
                <w:rFonts w:hint="default"/>
              </w:rPr>
            </w:pPr>
            <w:del w:id="3115" w:author="fei zhai" w:date="2026-05-06T15:34:00Z">
              <w:r w:rsidDel="00E2773A">
                <w:rPr>
                  <w:rFonts w:hint="default"/>
                </w:rPr>
                <w:delText xml:space="preserve">0.8075 </w:delText>
              </w:r>
            </w:del>
          </w:p>
        </w:tc>
      </w:tr>
      <w:tr w:rsidR="007D28D6" w:rsidDel="00E2773A" w14:paraId="37240D4C" w14:textId="54FC001F">
        <w:trPr>
          <w:del w:id="3116" w:author="fei zhai" w:date="2026-05-06T15:34:00Z"/>
        </w:trPr>
        <w:tc>
          <w:tcPr>
            <w:tcW w:w="2130" w:type="dxa"/>
            <w:tcBorders>
              <w:top w:val="nil"/>
              <w:left w:val="nil"/>
              <w:bottom w:val="single" w:sz="8" w:space="0" w:color="auto"/>
              <w:right w:val="nil"/>
            </w:tcBorders>
          </w:tcPr>
          <w:p w14:paraId="51E0F18D" w14:textId="3BC97E4A" w:rsidR="007D28D6" w:rsidDel="00E2773A" w:rsidRDefault="00000000">
            <w:pPr>
              <w:pStyle w:val="af"/>
              <w:rPr>
                <w:del w:id="3117" w:author="fei zhai" w:date="2026-05-06T15:34:00Z"/>
                <w:rFonts w:hint="default"/>
              </w:rPr>
            </w:pPr>
            <w:del w:id="3118" w:author="fei zhai" w:date="2026-05-06T15:34:00Z">
              <w:r w:rsidDel="00E2773A">
                <w:delText>增强后</w:delText>
              </w:r>
            </w:del>
          </w:p>
        </w:tc>
        <w:tc>
          <w:tcPr>
            <w:tcW w:w="2130" w:type="dxa"/>
            <w:tcBorders>
              <w:top w:val="nil"/>
              <w:left w:val="nil"/>
              <w:bottom w:val="single" w:sz="8" w:space="0" w:color="auto"/>
              <w:right w:val="nil"/>
            </w:tcBorders>
            <w:vAlign w:val="center"/>
          </w:tcPr>
          <w:p w14:paraId="3D9F9D44" w14:textId="3233D13B" w:rsidR="007D28D6" w:rsidDel="00E2773A" w:rsidRDefault="00000000">
            <w:pPr>
              <w:pStyle w:val="af"/>
              <w:rPr>
                <w:del w:id="3119" w:author="fei zhai" w:date="2026-05-06T15:34:00Z"/>
                <w:rFonts w:hint="default"/>
                <w:b/>
                <w:bCs/>
              </w:rPr>
            </w:pPr>
            <w:del w:id="3120" w:author="fei zhai" w:date="2026-05-06T15:34:00Z">
              <w:r w:rsidDel="00E2773A">
                <w:rPr>
                  <w:rFonts w:hint="default"/>
                  <w:b/>
                  <w:bCs/>
                </w:rPr>
                <w:delText>0.8153</w:delText>
              </w:r>
            </w:del>
          </w:p>
        </w:tc>
        <w:tc>
          <w:tcPr>
            <w:tcW w:w="2131" w:type="dxa"/>
            <w:tcBorders>
              <w:top w:val="nil"/>
              <w:left w:val="nil"/>
              <w:bottom w:val="single" w:sz="8" w:space="0" w:color="auto"/>
              <w:right w:val="nil"/>
            </w:tcBorders>
            <w:vAlign w:val="center"/>
          </w:tcPr>
          <w:p w14:paraId="2F611AE3" w14:textId="426095F3" w:rsidR="007D28D6" w:rsidDel="00E2773A" w:rsidRDefault="00000000">
            <w:pPr>
              <w:pStyle w:val="af"/>
              <w:rPr>
                <w:del w:id="3121" w:author="fei zhai" w:date="2026-05-06T15:34:00Z"/>
                <w:rFonts w:hint="default"/>
                <w:b/>
                <w:bCs/>
              </w:rPr>
            </w:pPr>
            <w:del w:id="3122" w:author="fei zhai" w:date="2026-05-06T15:34:00Z">
              <w:r w:rsidDel="00E2773A">
                <w:rPr>
                  <w:rFonts w:hint="default"/>
                  <w:b/>
                  <w:bCs/>
                </w:rPr>
                <w:delText>0.7527</w:delText>
              </w:r>
            </w:del>
          </w:p>
        </w:tc>
        <w:tc>
          <w:tcPr>
            <w:tcW w:w="2131" w:type="dxa"/>
            <w:tcBorders>
              <w:top w:val="nil"/>
              <w:left w:val="nil"/>
              <w:bottom w:val="single" w:sz="8" w:space="0" w:color="auto"/>
              <w:right w:val="nil"/>
            </w:tcBorders>
            <w:vAlign w:val="center"/>
          </w:tcPr>
          <w:p w14:paraId="3B51407F" w14:textId="64776F76" w:rsidR="007D28D6" w:rsidDel="00E2773A" w:rsidRDefault="00000000">
            <w:pPr>
              <w:pStyle w:val="af"/>
              <w:rPr>
                <w:del w:id="3123" w:author="fei zhai" w:date="2026-05-06T15:34:00Z"/>
                <w:rFonts w:hint="default"/>
                <w:b/>
                <w:bCs/>
              </w:rPr>
            </w:pPr>
            <w:del w:id="3124" w:author="fei zhai" w:date="2026-05-06T15:34:00Z">
              <w:r w:rsidDel="00E2773A">
                <w:rPr>
                  <w:rFonts w:hint="default"/>
                  <w:b/>
                  <w:bCs/>
                </w:rPr>
                <w:delText>0.8139</w:delText>
              </w:r>
            </w:del>
          </w:p>
        </w:tc>
      </w:tr>
    </w:tbl>
    <w:p w14:paraId="7D1EE92F" w14:textId="7FAFBA81" w:rsidR="007D28D6" w:rsidDel="00E2773A" w:rsidRDefault="00000000">
      <w:pPr>
        <w:ind w:firstLine="480"/>
        <w:rPr>
          <w:del w:id="3125" w:author="fei zhai" w:date="2026-05-06T15:34:00Z"/>
        </w:rPr>
      </w:pPr>
      <w:del w:id="3126" w:author="fei zhai" w:date="2026-05-06T15:34:00Z">
        <w:r w:rsidDel="00E2773A">
          <w:rPr>
            <w:rFonts w:hint="eastAsia"/>
          </w:rPr>
          <w:delText>首先，标签质量对模型性能表现出决定性影响。对比原始标签与标注后</w:delText>
        </w:r>
        <w:r w:rsidDel="00E2773A">
          <w:rPr>
            <w:rFonts w:hint="eastAsia"/>
          </w:rPr>
          <w:delText>/</w:delText>
        </w:r>
        <w:r w:rsidDel="00E2773A">
          <w:rPr>
            <w:rFonts w:hint="eastAsia"/>
          </w:rPr>
          <w:delText>未增强两组实验数据可知，在未引入数据增强的情况下，仅通过工作流自动标注修正标签，模型的</w:delText>
        </w:r>
        <w:r w:rsidDel="00E2773A">
          <w:rPr>
            <w:rFonts w:hint="eastAsia"/>
          </w:rPr>
          <w:delText>Macro F1-score</w:delText>
        </w:r>
        <w:r w:rsidDel="00E2773A">
          <w:rPr>
            <w:rFonts w:hint="eastAsia"/>
          </w:rPr>
          <w:delText>即从</w:delText>
        </w:r>
        <w:r w:rsidDel="00E2773A">
          <w:rPr>
            <w:rFonts w:hint="eastAsia"/>
          </w:rPr>
          <w:delText>0.6372</w:delText>
        </w:r>
        <w:r w:rsidDel="00E2773A">
          <w:rPr>
            <w:rFonts w:hint="eastAsia"/>
          </w:rPr>
          <w:delText>大幅跃升至</w:delText>
        </w:r>
        <w:r w:rsidDel="00E2773A">
          <w:rPr>
            <w:rFonts w:hint="eastAsia"/>
          </w:rPr>
          <w:delText>0.7171</w:delText>
        </w:r>
        <w:r w:rsidDel="00E2773A">
          <w:rPr>
            <w:rFonts w:hint="eastAsia"/>
          </w:rPr>
          <w:delText>，涨幅接近</w:delText>
        </w:r>
        <w:r w:rsidDel="00E2773A">
          <w:rPr>
            <w:rFonts w:hint="eastAsia"/>
          </w:rPr>
          <w:delText>8%</w:delText>
        </w:r>
        <w:r w:rsidDel="00E2773A">
          <w:rPr>
            <w:rFonts w:hint="eastAsia"/>
          </w:rPr>
          <w:delText>，</w:delText>
        </w:r>
        <w:r w:rsidDel="00E2773A">
          <w:rPr>
            <w:rFonts w:hint="eastAsia"/>
          </w:rPr>
          <w:delText>Accuracy</w:delText>
        </w:r>
        <w:r w:rsidDel="00E2773A">
          <w:rPr>
            <w:rFonts w:hint="eastAsia"/>
          </w:rPr>
          <w:delText>也提升了约</w:delText>
        </w:r>
        <w:r w:rsidDel="00E2773A">
          <w:rPr>
            <w:rFonts w:hint="eastAsia"/>
          </w:rPr>
          <w:delText>7.1%</w:delText>
        </w:r>
        <w:r w:rsidDel="00E2773A">
          <w:rPr>
            <w:rFonts w:hint="eastAsia"/>
          </w:rPr>
          <w:delText>。这一显著增益有力地证实了原始专利数据中存在较为严重的标签噪声问题，而高质量的标注数据确立了更为准确的监督信号，是构建高性能分类模型不可或缺的前提。</w:delText>
        </w:r>
      </w:del>
    </w:p>
    <w:p w14:paraId="25E4A257" w14:textId="675E71C4" w:rsidR="007D28D6" w:rsidDel="00E2773A" w:rsidRDefault="00000000">
      <w:pPr>
        <w:ind w:firstLine="480"/>
        <w:rPr>
          <w:del w:id="3127" w:author="fei zhai" w:date="2026-05-06T15:34:00Z"/>
        </w:rPr>
      </w:pPr>
      <w:del w:id="3128" w:author="fei zhai" w:date="2026-05-06T15:34:00Z">
        <w:r w:rsidDel="00E2773A">
          <w:rPr>
            <w:rFonts w:hint="eastAsia"/>
          </w:rPr>
          <w:delText>其次，在高质量标签基础上，生成式数据增强进一步发挥出模型分类能力。加入增强数据之后，虽然</w:delText>
        </w:r>
        <w:r w:rsidDel="00E2773A">
          <w:rPr>
            <w:rFonts w:hint="eastAsia"/>
          </w:rPr>
          <w:delText>Accuracy</w:delText>
        </w:r>
        <w:r w:rsidDel="00E2773A">
          <w:rPr>
            <w:rFonts w:hint="eastAsia"/>
          </w:rPr>
          <w:delText>提高不多，但是</w:delText>
        </w:r>
        <w:r w:rsidDel="00E2773A">
          <w:rPr>
            <w:rFonts w:hint="eastAsia"/>
          </w:rPr>
          <w:delText>Macro F1-score</w:delText>
        </w:r>
        <w:r w:rsidDel="00E2773A">
          <w:rPr>
            <w:rFonts w:hint="eastAsia"/>
          </w:rPr>
          <w:delText>从</w:delText>
        </w:r>
        <w:r w:rsidDel="00E2773A">
          <w:rPr>
            <w:rFonts w:hint="eastAsia"/>
          </w:rPr>
          <w:delText>0.7171</w:delText>
        </w:r>
        <w:r w:rsidDel="00E2773A">
          <w:rPr>
            <w:rFonts w:hint="eastAsia"/>
          </w:rPr>
          <w:delText>提高到</w:delText>
        </w:r>
        <w:r w:rsidDel="00E2773A">
          <w:rPr>
            <w:rFonts w:hint="eastAsia"/>
          </w:rPr>
          <w:delText>0.7527</w:delText>
        </w:r>
        <w:r w:rsidDel="00E2773A">
          <w:rPr>
            <w:rFonts w:hint="eastAsia"/>
          </w:rPr>
          <w:delText>，增加了大约</w:delText>
        </w:r>
        <w:r w:rsidDel="00E2773A">
          <w:rPr>
            <w:rFonts w:hint="eastAsia"/>
          </w:rPr>
          <w:delText>3.56%</w:delText>
        </w:r>
        <w:r w:rsidDel="00E2773A">
          <w:rPr>
            <w:rFonts w:hint="eastAsia"/>
          </w:rPr>
          <w:delText>，由于</w:delText>
        </w:r>
        <w:r w:rsidDel="00E2773A">
          <w:rPr>
            <w:rFonts w:hint="eastAsia"/>
          </w:rPr>
          <w:delText>Macro F1-score</w:delText>
        </w:r>
        <w:r w:rsidDel="00E2773A">
          <w:rPr>
            <w:rFonts w:hint="eastAsia"/>
          </w:rPr>
          <w:delText>是各个类别的</w:delText>
        </w:r>
        <w:r w:rsidDel="00E2773A">
          <w:rPr>
            <w:rFonts w:hint="eastAsia"/>
          </w:rPr>
          <w:delText>F1</w:delText>
        </w:r>
        <w:r w:rsidDel="00E2773A">
          <w:rPr>
            <w:rFonts w:hint="eastAsia"/>
          </w:rPr>
          <w:delText>值求平均数，所以这个分数上升说明模型对于像“输血、透析以及体外循环设备”这样的小众类别的泛化性能得到改善。也就是说，数据增强方法能够解决由于数据不平衡造成的过拟合问题，使模型泛化能力更强。</w:delText>
        </w:r>
      </w:del>
    </w:p>
    <w:p w14:paraId="4F34BD98" w14:textId="5CFE2453" w:rsidR="007D28D6" w:rsidDel="00E2773A" w:rsidRDefault="00000000">
      <w:pPr>
        <w:ind w:firstLine="480"/>
        <w:rPr>
          <w:del w:id="3129" w:author="fei zhai" w:date="2026-05-06T15:34:00Z"/>
        </w:rPr>
      </w:pPr>
      <w:del w:id="3130" w:author="fei zhai" w:date="2026-05-06T15:34:00Z">
        <w:r w:rsidDel="00E2773A">
          <w:rPr>
            <w:rFonts w:hint="eastAsia"/>
          </w:rPr>
          <w:delText>为考察预训练微调与混合特征提取相结合的有效性，在此基础上本文又设计四种不同组合方式的模型进行比较分析如表</w:delText>
        </w:r>
        <w:r w:rsidDel="00E2773A">
          <w:rPr>
            <w:rFonts w:hint="eastAsia"/>
          </w:rPr>
          <w:delText>4-6</w:delText>
        </w:r>
        <w:r w:rsidDel="00E2773A">
          <w:rPr>
            <w:rFonts w:hint="eastAsia"/>
          </w:rPr>
          <w:delText>所示</w:delText>
        </w:r>
        <w:r w:rsidDel="00E2773A">
          <w:delText>。</w:delText>
        </w:r>
      </w:del>
    </w:p>
    <w:p w14:paraId="355A4FD4" w14:textId="22E40755" w:rsidR="007D28D6" w:rsidDel="00E2773A" w:rsidRDefault="00000000">
      <w:pPr>
        <w:pStyle w:val="ae"/>
        <w:rPr>
          <w:del w:id="3131" w:author="fei zhai" w:date="2026-05-06T15:34:00Z"/>
          <w:rFonts w:hint="default"/>
        </w:rPr>
      </w:pPr>
      <w:del w:id="3132" w:author="fei zhai" w:date="2026-05-06T15:34:00Z">
        <w:r w:rsidDel="00E2773A">
          <w:delText>表</w:delText>
        </w:r>
        <w:r w:rsidDel="00E2773A">
          <w:delText xml:space="preserve">4-6  </w:delText>
        </w:r>
        <w:r w:rsidDel="00E2773A">
          <w:delText>模型架构消融实验</w:delText>
        </w:r>
      </w:del>
    </w:p>
    <w:tbl>
      <w:tblPr>
        <w:tblStyle w:val="aa"/>
        <w:tblW w:w="0" w:type="auto"/>
        <w:tblLook w:val="04A0" w:firstRow="1" w:lastRow="0" w:firstColumn="1" w:lastColumn="0" w:noHBand="0" w:noVBand="1"/>
      </w:tblPr>
      <w:tblGrid>
        <w:gridCol w:w="3125"/>
        <w:gridCol w:w="1416"/>
        <w:gridCol w:w="1877"/>
        <w:gridCol w:w="1888"/>
      </w:tblGrid>
      <w:tr w:rsidR="007D28D6" w:rsidDel="00E2773A" w14:paraId="7C49A8AF" w14:textId="5A1FCFD6">
        <w:trPr>
          <w:del w:id="3133" w:author="fei zhai" w:date="2026-05-06T15:34:00Z"/>
        </w:trPr>
        <w:tc>
          <w:tcPr>
            <w:tcW w:w="3220" w:type="dxa"/>
            <w:tcBorders>
              <w:top w:val="single" w:sz="8" w:space="0" w:color="auto"/>
              <w:left w:val="nil"/>
              <w:bottom w:val="single" w:sz="6" w:space="0" w:color="auto"/>
              <w:right w:val="nil"/>
            </w:tcBorders>
          </w:tcPr>
          <w:p w14:paraId="64B54929" w14:textId="35CA0E94" w:rsidR="007D28D6" w:rsidDel="00E2773A" w:rsidRDefault="00000000">
            <w:pPr>
              <w:pStyle w:val="af"/>
              <w:rPr>
                <w:del w:id="3134" w:author="fei zhai" w:date="2026-05-06T15:34:00Z"/>
                <w:rFonts w:hint="default"/>
              </w:rPr>
            </w:pPr>
            <w:del w:id="3135" w:author="fei zhai" w:date="2026-05-06T15:34:00Z">
              <w:r w:rsidDel="00E2773A">
                <w:delText>模型</w:delText>
              </w:r>
            </w:del>
          </w:p>
        </w:tc>
        <w:tc>
          <w:tcPr>
            <w:tcW w:w="1436" w:type="dxa"/>
            <w:tcBorders>
              <w:top w:val="single" w:sz="8" w:space="0" w:color="auto"/>
              <w:left w:val="nil"/>
              <w:bottom w:val="single" w:sz="6" w:space="0" w:color="auto"/>
              <w:right w:val="nil"/>
            </w:tcBorders>
          </w:tcPr>
          <w:p w14:paraId="19C49F3C" w14:textId="02F3FFB8" w:rsidR="007D28D6" w:rsidDel="00E2773A" w:rsidRDefault="00000000">
            <w:pPr>
              <w:pStyle w:val="af"/>
              <w:rPr>
                <w:del w:id="3136" w:author="fei zhai" w:date="2026-05-06T15:34:00Z"/>
                <w:rFonts w:hint="default"/>
              </w:rPr>
            </w:pPr>
            <w:del w:id="3137" w:author="fei zhai" w:date="2026-05-06T15:34:00Z">
              <w:r w:rsidDel="00E2773A">
                <w:delText>Accuracy</w:delText>
              </w:r>
            </w:del>
          </w:p>
        </w:tc>
        <w:tc>
          <w:tcPr>
            <w:tcW w:w="1933" w:type="dxa"/>
            <w:tcBorders>
              <w:top w:val="single" w:sz="8" w:space="0" w:color="auto"/>
              <w:left w:val="nil"/>
              <w:bottom w:val="single" w:sz="6" w:space="0" w:color="auto"/>
              <w:right w:val="nil"/>
            </w:tcBorders>
          </w:tcPr>
          <w:p w14:paraId="271D8582" w14:textId="2867E6CD" w:rsidR="007D28D6" w:rsidDel="00E2773A" w:rsidRDefault="00000000">
            <w:pPr>
              <w:pStyle w:val="af"/>
              <w:rPr>
                <w:del w:id="3138" w:author="fei zhai" w:date="2026-05-06T15:34:00Z"/>
                <w:rFonts w:hint="default"/>
              </w:rPr>
            </w:pPr>
            <w:del w:id="3139" w:author="fei zhai" w:date="2026-05-06T15:34:00Z">
              <w:r w:rsidDel="00E2773A">
                <w:rPr>
                  <w:rFonts w:hint="default"/>
                </w:rPr>
                <w:delText>Macro F1-score</w:delText>
              </w:r>
            </w:del>
          </w:p>
        </w:tc>
        <w:tc>
          <w:tcPr>
            <w:tcW w:w="1933" w:type="dxa"/>
            <w:tcBorders>
              <w:top w:val="single" w:sz="8" w:space="0" w:color="auto"/>
              <w:left w:val="nil"/>
              <w:bottom w:val="single" w:sz="6" w:space="0" w:color="auto"/>
              <w:right w:val="nil"/>
            </w:tcBorders>
          </w:tcPr>
          <w:p w14:paraId="3297955C" w14:textId="4FFA8DD4" w:rsidR="007D28D6" w:rsidDel="00E2773A" w:rsidRDefault="00000000">
            <w:pPr>
              <w:pStyle w:val="af"/>
              <w:rPr>
                <w:del w:id="3140" w:author="fei zhai" w:date="2026-05-06T15:34:00Z"/>
                <w:rFonts w:hint="default"/>
              </w:rPr>
            </w:pPr>
            <w:del w:id="3141" w:author="fei zhai" w:date="2026-05-06T15:34:00Z">
              <w:r w:rsidDel="00E2773A">
                <w:delText xml:space="preserve">Weighted </w:delText>
              </w:r>
              <w:r w:rsidDel="00E2773A">
                <w:rPr>
                  <w:rFonts w:hint="default"/>
                </w:rPr>
                <w:delText>F1-score</w:delText>
              </w:r>
            </w:del>
          </w:p>
        </w:tc>
      </w:tr>
      <w:tr w:rsidR="007D28D6" w:rsidDel="00E2773A" w14:paraId="75EA4DDD" w14:textId="089F4BBF">
        <w:trPr>
          <w:del w:id="3142" w:author="fei zhai" w:date="2026-05-06T15:34:00Z"/>
        </w:trPr>
        <w:tc>
          <w:tcPr>
            <w:tcW w:w="3220" w:type="dxa"/>
            <w:tcBorders>
              <w:top w:val="single" w:sz="6" w:space="0" w:color="auto"/>
              <w:left w:val="nil"/>
              <w:bottom w:val="nil"/>
              <w:right w:val="nil"/>
            </w:tcBorders>
          </w:tcPr>
          <w:p w14:paraId="30D93F9B" w14:textId="57287485" w:rsidR="007D28D6" w:rsidDel="00E2773A" w:rsidRDefault="00000000">
            <w:pPr>
              <w:pStyle w:val="af"/>
              <w:rPr>
                <w:del w:id="3143" w:author="fei zhai" w:date="2026-05-06T15:34:00Z"/>
                <w:rFonts w:hint="default"/>
              </w:rPr>
            </w:pPr>
            <w:del w:id="3144" w:author="fei zhai" w:date="2026-05-06T15:34:00Z">
              <w:r w:rsidDel="00E2773A">
                <w:delText>BERT + Linear(no fine-tuning)</w:delText>
              </w:r>
            </w:del>
          </w:p>
        </w:tc>
        <w:tc>
          <w:tcPr>
            <w:tcW w:w="1436" w:type="dxa"/>
            <w:tcBorders>
              <w:top w:val="single" w:sz="6" w:space="0" w:color="auto"/>
              <w:left w:val="nil"/>
              <w:bottom w:val="nil"/>
              <w:right w:val="nil"/>
            </w:tcBorders>
            <w:vAlign w:val="center"/>
          </w:tcPr>
          <w:p w14:paraId="1969E4DE" w14:textId="2FD2A102" w:rsidR="007D28D6" w:rsidDel="00E2773A" w:rsidRDefault="00000000">
            <w:pPr>
              <w:pStyle w:val="af"/>
              <w:rPr>
                <w:del w:id="3145" w:author="fei zhai" w:date="2026-05-06T15:34:00Z"/>
                <w:rFonts w:hint="default"/>
              </w:rPr>
            </w:pPr>
            <w:del w:id="3146" w:author="fei zhai" w:date="2026-05-06T15:34:00Z">
              <w:r w:rsidDel="00E2773A">
                <w:rPr>
                  <w:rFonts w:hint="default"/>
                </w:rPr>
                <w:delText xml:space="preserve">0.7138 </w:delText>
              </w:r>
            </w:del>
          </w:p>
        </w:tc>
        <w:tc>
          <w:tcPr>
            <w:tcW w:w="1933" w:type="dxa"/>
            <w:tcBorders>
              <w:top w:val="single" w:sz="6" w:space="0" w:color="auto"/>
              <w:left w:val="nil"/>
              <w:bottom w:val="nil"/>
              <w:right w:val="nil"/>
            </w:tcBorders>
            <w:vAlign w:val="center"/>
          </w:tcPr>
          <w:p w14:paraId="0E7DDE09" w14:textId="0F6BBC1C" w:rsidR="007D28D6" w:rsidDel="00E2773A" w:rsidRDefault="00000000">
            <w:pPr>
              <w:pStyle w:val="af"/>
              <w:rPr>
                <w:del w:id="3147" w:author="fei zhai" w:date="2026-05-06T15:34:00Z"/>
                <w:rFonts w:hint="default"/>
              </w:rPr>
            </w:pPr>
            <w:del w:id="3148" w:author="fei zhai" w:date="2026-05-06T15:34:00Z">
              <w:r w:rsidDel="00E2773A">
                <w:rPr>
                  <w:rFonts w:hint="default"/>
                </w:rPr>
                <w:delText>0.5291</w:delText>
              </w:r>
            </w:del>
          </w:p>
        </w:tc>
        <w:tc>
          <w:tcPr>
            <w:tcW w:w="1933" w:type="dxa"/>
            <w:tcBorders>
              <w:top w:val="single" w:sz="6" w:space="0" w:color="auto"/>
              <w:left w:val="nil"/>
              <w:bottom w:val="nil"/>
              <w:right w:val="nil"/>
            </w:tcBorders>
            <w:vAlign w:val="center"/>
          </w:tcPr>
          <w:p w14:paraId="0DBBBA64" w14:textId="5B8140C9" w:rsidR="007D28D6" w:rsidDel="00E2773A" w:rsidRDefault="00000000">
            <w:pPr>
              <w:pStyle w:val="af"/>
              <w:rPr>
                <w:del w:id="3149" w:author="fei zhai" w:date="2026-05-06T15:34:00Z"/>
                <w:rFonts w:hint="default"/>
              </w:rPr>
            </w:pPr>
            <w:del w:id="3150" w:author="fei zhai" w:date="2026-05-06T15:34:00Z">
              <w:r w:rsidDel="00E2773A">
                <w:rPr>
                  <w:rFonts w:hint="default"/>
                </w:rPr>
                <w:delText>0.7011</w:delText>
              </w:r>
            </w:del>
          </w:p>
        </w:tc>
      </w:tr>
      <w:tr w:rsidR="007D28D6" w:rsidDel="00E2773A" w14:paraId="232E8CDB" w14:textId="4C70FFE7">
        <w:trPr>
          <w:del w:id="3151" w:author="fei zhai" w:date="2026-05-06T15:34:00Z"/>
        </w:trPr>
        <w:tc>
          <w:tcPr>
            <w:tcW w:w="3220" w:type="dxa"/>
            <w:tcBorders>
              <w:top w:val="nil"/>
              <w:left w:val="nil"/>
              <w:bottom w:val="nil"/>
              <w:right w:val="nil"/>
            </w:tcBorders>
          </w:tcPr>
          <w:p w14:paraId="38BA18B0" w14:textId="6D46DA0E" w:rsidR="007D28D6" w:rsidDel="00E2773A" w:rsidRDefault="00000000">
            <w:pPr>
              <w:pStyle w:val="af"/>
              <w:rPr>
                <w:del w:id="3152" w:author="fei zhai" w:date="2026-05-06T15:34:00Z"/>
                <w:rFonts w:hint="default"/>
              </w:rPr>
            </w:pPr>
            <w:del w:id="3153" w:author="fei zhai" w:date="2026-05-06T15:34:00Z">
              <w:r w:rsidDel="00E2773A">
                <w:delText>BERT + Linear(fine-tuning)</w:delText>
              </w:r>
            </w:del>
          </w:p>
        </w:tc>
        <w:tc>
          <w:tcPr>
            <w:tcW w:w="1436" w:type="dxa"/>
            <w:tcBorders>
              <w:top w:val="nil"/>
              <w:left w:val="nil"/>
              <w:bottom w:val="nil"/>
              <w:right w:val="nil"/>
            </w:tcBorders>
          </w:tcPr>
          <w:p w14:paraId="5651E616" w14:textId="6A063F4B" w:rsidR="007D28D6" w:rsidDel="00E2773A" w:rsidRDefault="00000000">
            <w:pPr>
              <w:pStyle w:val="af"/>
              <w:rPr>
                <w:del w:id="3154" w:author="fei zhai" w:date="2026-05-06T15:34:00Z"/>
                <w:rFonts w:hint="default"/>
              </w:rPr>
            </w:pPr>
            <w:del w:id="3155" w:author="fei zhai" w:date="2026-05-06T15:34:00Z">
              <w:r w:rsidDel="00E2773A">
                <w:rPr>
                  <w:rFonts w:hint="default"/>
                </w:rPr>
                <w:delText>0.8044</w:delText>
              </w:r>
            </w:del>
          </w:p>
        </w:tc>
        <w:tc>
          <w:tcPr>
            <w:tcW w:w="1933" w:type="dxa"/>
            <w:tcBorders>
              <w:top w:val="nil"/>
              <w:left w:val="nil"/>
              <w:bottom w:val="nil"/>
              <w:right w:val="nil"/>
            </w:tcBorders>
          </w:tcPr>
          <w:p w14:paraId="1EF4C524" w14:textId="644B7CA7" w:rsidR="007D28D6" w:rsidDel="00E2773A" w:rsidRDefault="00000000">
            <w:pPr>
              <w:pStyle w:val="af"/>
              <w:rPr>
                <w:del w:id="3156" w:author="fei zhai" w:date="2026-05-06T15:34:00Z"/>
                <w:rFonts w:hint="default"/>
              </w:rPr>
            </w:pPr>
            <w:del w:id="3157" w:author="fei zhai" w:date="2026-05-06T15:34:00Z">
              <w:r w:rsidDel="00E2773A">
                <w:rPr>
                  <w:rFonts w:hint="default"/>
                </w:rPr>
                <w:delText>0.7306</w:delText>
              </w:r>
            </w:del>
          </w:p>
        </w:tc>
        <w:tc>
          <w:tcPr>
            <w:tcW w:w="1933" w:type="dxa"/>
            <w:tcBorders>
              <w:top w:val="nil"/>
              <w:left w:val="nil"/>
              <w:bottom w:val="nil"/>
              <w:right w:val="nil"/>
            </w:tcBorders>
          </w:tcPr>
          <w:p w14:paraId="2F3BC62E" w14:textId="16155BD7" w:rsidR="007D28D6" w:rsidDel="00E2773A" w:rsidRDefault="00000000">
            <w:pPr>
              <w:pStyle w:val="af"/>
              <w:rPr>
                <w:del w:id="3158" w:author="fei zhai" w:date="2026-05-06T15:34:00Z"/>
                <w:rFonts w:hint="default"/>
              </w:rPr>
            </w:pPr>
            <w:del w:id="3159" w:author="fei zhai" w:date="2026-05-06T15:34:00Z">
              <w:r w:rsidDel="00E2773A">
                <w:rPr>
                  <w:rFonts w:hint="default"/>
                </w:rPr>
                <w:delText>0.8021</w:delText>
              </w:r>
            </w:del>
          </w:p>
        </w:tc>
      </w:tr>
      <w:tr w:rsidR="007D28D6" w:rsidDel="00E2773A" w14:paraId="2A26B21E" w14:textId="6930BD21">
        <w:trPr>
          <w:del w:id="3160" w:author="fei zhai" w:date="2026-05-06T15:34:00Z"/>
        </w:trPr>
        <w:tc>
          <w:tcPr>
            <w:tcW w:w="3220" w:type="dxa"/>
            <w:tcBorders>
              <w:top w:val="nil"/>
              <w:left w:val="nil"/>
              <w:bottom w:val="nil"/>
              <w:right w:val="nil"/>
            </w:tcBorders>
          </w:tcPr>
          <w:p w14:paraId="4BDE8599" w14:textId="373BAB1A" w:rsidR="007D28D6" w:rsidDel="00E2773A" w:rsidRDefault="00000000">
            <w:pPr>
              <w:pStyle w:val="af"/>
              <w:rPr>
                <w:del w:id="3161" w:author="fei zhai" w:date="2026-05-06T15:34:00Z"/>
                <w:rFonts w:hint="default"/>
              </w:rPr>
            </w:pPr>
            <w:del w:id="3162" w:author="fei zhai" w:date="2026-05-06T15:34:00Z">
              <w:r w:rsidDel="00E2773A">
                <w:delText>BERT + TextCNN(no fine-tuning)</w:delText>
              </w:r>
            </w:del>
          </w:p>
        </w:tc>
        <w:tc>
          <w:tcPr>
            <w:tcW w:w="1436" w:type="dxa"/>
            <w:tcBorders>
              <w:top w:val="nil"/>
              <w:left w:val="nil"/>
              <w:bottom w:val="nil"/>
              <w:right w:val="nil"/>
            </w:tcBorders>
          </w:tcPr>
          <w:p w14:paraId="32B828D5" w14:textId="691E908A" w:rsidR="007D28D6" w:rsidDel="00E2773A" w:rsidRDefault="00000000">
            <w:pPr>
              <w:pStyle w:val="af"/>
              <w:rPr>
                <w:del w:id="3163" w:author="fei zhai" w:date="2026-05-06T15:34:00Z"/>
                <w:rFonts w:hint="default"/>
              </w:rPr>
            </w:pPr>
            <w:del w:id="3164" w:author="fei zhai" w:date="2026-05-06T15:34:00Z">
              <w:r w:rsidDel="00E2773A">
                <w:rPr>
                  <w:rFonts w:hint="default"/>
                </w:rPr>
                <w:delText>0.7856</w:delText>
              </w:r>
            </w:del>
          </w:p>
        </w:tc>
        <w:tc>
          <w:tcPr>
            <w:tcW w:w="1933" w:type="dxa"/>
            <w:tcBorders>
              <w:top w:val="nil"/>
              <w:left w:val="nil"/>
              <w:bottom w:val="nil"/>
              <w:right w:val="nil"/>
            </w:tcBorders>
          </w:tcPr>
          <w:p w14:paraId="5E033C95" w14:textId="7C9EDBC2" w:rsidR="007D28D6" w:rsidDel="00E2773A" w:rsidRDefault="00000000">
            <w:pPr>
              <w:pStyle w:val="af"/>
              <w:rPr>
                <w:del w:id="3165" w:author="fei zhai" w:date="2026-05-06T15:34:00Z"/>
                <w:rFonts w:hint="default"/>
              </w:rPr>
            </w:pPr>
            <w:del w:id="3166" w:author="fei zhai" w:date="2026-05-06T15:34:00Z">
              <w:r w:rsidDel="00E2773A">
                <w:rPr>
                  <w:rFonts w:hint="default"/>
                </w:rPr>
                <w:delText>0.7073</w:delText>
              </w:r>
            </w:del>
          </w:p>
        </w:tc>
        <w:tc>
          <w:tcPr>
            <w:tcW w:w="1933" w:type="dxa"/>
            <w:tcBorders>
              <w:top w:val="nil"/>
              <w:left w:val="nil"/>
              <w:bottom w:val="nil"/>
              <w:right w:val="nil"/>
            </w:tcBorders>
          </w:tcPr>
          <w:p w14:paraId="3D380BBA" w14:textId="3F16CFDA" w:rsidR="007D28D6" w:rsidDel="00E2773A" w:rsidRDefault="00000000">
            <w:pPr>
              <w:pStyle w:val="af"/>
              <w:rPr>
                <w:del w:id="3167" w:author="fei zhai" w:date="2026-05-06T15:34:00Z"/>
                <w:rFonts w:hint="default"/>
              </w:rPr>
            </w:pPr>
            <w:del w:id="3168" w:author="fei zhai" w:date="2026-05-06T15:34:00Z">
              <w:r w:rsidDel="00E2773A">
                <w:rPr>
                  <w:rFonts w:hint="default"/>
                </w:rPr>
                <w:delText>0.7829</w:delText>
              </w:r>
            </w:del>
          </w:p>
        </w:tc>
      </w:tr>
      <w:tr w:rsidR="007D28D6" w:rsidDel="00E2773A" w14:paraId="1171D613" w14:textId="7553BC3A">
        <w:trPr>
          <w:del w:id="3169" w:author="fei zhai" w:date="2026-05-06T15:34:00Z"/>
        </w:trPr>
        <w:tc>
          <w:tcPr>
            <w:tcW w:w="3220" w:type="dxa"/>
            <w:tcBorders>
              <w:top w:val="nil"/>
              <w:left w:val="nil"/>
              <w:bottom w:val="single" w:sz="8" w:space="0" w:color="auto"/>
              <w:right w:val="nil"/>
            </w:tcBorders>
          </w:tcPr>
          <w:p w14:paraId="298BF0AE" w14:textId="2B5ED182" w:rsidR="007D28D6" w:rsidDel="00E2773A" w:rsidRDefault="00000000">
            <w:pPr>
              <w:pStyle w:val="af"/>
              <w:rPr>
                <w:del w:id="3170" w:author="fei zhai" w:date="2026-05-06T15:34:00Z"/>
                <w:rFonts w:hint="default"/>
              </w:rPr>
            </w:pPr>
            <w:del w:id="3171" w:author="fei zhai" w:date="2026-05-06T15:34:00Z">
              <w:r w:rsidDel="00E2773A">
                <w:delText>完整模型</w:delText>
              </w:r>
            </w:del>
          </w:p>
        </w:tc>
        <w:tc>
          <w:tcPr>
            <w:tcW w:w="1436" w:type="dxa"/>
            <w:tcBorders>
              <w:top w:val="nil"/>
              <w:left w:val="nil"/>
              <w:bottom w:val="single" w:sz="8" w:space="0" w:color="auto"/>
              <w:right w:val="nil"/>
            </w:tcBorders>
            <w:vAlign w:val="center"/>
          </w:tcPr>
          <w:p w14:paraId="789D1D7F" w14:textId="3B7F6223" w:rsidR="007D28D6" w:rsidDel="00E2773A" w:rsidRDefault="00000000">
            <w:pPr>
              <w:pStyle w:val="af"/>
              <w:rPr>
                <w:del w:id="3172" w:author="fei zhai" w:date="2026-05-06T15:34:00Z"/>
                <w:rFonts w:hint="default"/>
                <w:b/>
                <w:bCs/>
              </w:rPr>
            </w:pPr>
            <w:del w:id="3173" w:author="fei zhai" w:date="2026-05-06T15:34:00Z">
              <w:r w:rsidDel="00E2773A">
                <w:rPr>
                  <w:rFonts w:hint="default"/>
                  <w:b/>
                  <w:bCs/>
                </w:rPr>
                <w:delText>0.8153</w:delText>
              </w:r>
            </w:del>
          </w:p>
        </w:tc>
        <w:tc>
          <w:tcPr>
            <w:tcW w:w="1933" w:type="dxa"/>
            <w:tcBorders>
              <w:top w:val="nil"/>
              <w:left w:val="nil"/>
              <w:bottom w:val="single" w:sz="8" w:space="0" w:color="auto"/>
              <w:right w:val="nil"/>
            </w:tcBorders>
            <w:vAlign w:val="center"/>
          </w:tcPr>
          <w:p w14:paraId="3E818C9E" w14:textId="014F3B81" w:rsidR="007D28D6" w:rsidDel="00E2773A" w:rsidRDefault="00000000">
            <w:pPr>
              <w:pStyle w:val="af"/>
              <w:rPr>
                <w:del w:id="3174" w:author="fei zhai" w:date="2026-05-06T15:34:00Z"/>
                <w:rFonts w:hint="default"/>
                <w:b/>
                <w:bCs/>
              </w:rPr>
            </w:pPr>
            <w:del w:id="3175" w:author="fei zhai" w:date="2026-05-06T15:34:00Z">
              <w:r w:rsidDel="00E2773A">
                <w:rPr>
                  <w:rFonts w:hint="default"/>
                  <w:b/>
                  <w:bCs/>
                </w:rPr>
                <w:delText>0.7527</w:delText>
              </w:r>
            </w:del>
          </w:p>
        </w:tc>
        <w:tc>
          <w:tcPr>
            <w:tcW w:w="1933" w:type="dxa"/>
            <w:tcBorders>
              <w:top w:val="nil"/>
              <w:left w:val="nil"/>
              <w:bottom w:val="single" w:sz="8" w:space="0" w:color="auto"/>
              <w:right w:val="nil"/>
            </w:tcBorders>
            <w:vAlign w:val="center"/>
          </w:tcPr>
          <w:p w14:paraId="0AFC706E" w14:textId="3F10748B" w:rsidR="007D28D6" w:rsidDel="00E2773A" w:rsidRDefault="00000000">
            <w:pPr>
              <w:pStyle w:val="af"/>
              <w:rPr>
                <w:del w:id="3176" w:author="fei zhai" w:date="2026-05-06T15:34:00Z"/>
                <w:rFonts w:hint="default"/>
                <w:b/>
                <w:bCs/>
              </w:rPr>
            </w:pPr>
            <w:del w:id="3177" w:author="fei zhai" w:date="2026-05-06T15:34:00Z">
              <w:r w:rsidDel="00E2773A">
                <w:rPr>
                  <w:rFonts w:hint="default"/>
                  <w:b/>
                  <w:bCs/>
                </w:rPr>
                <w:delText>0.8139</w:delText>
              </w:r>
            </w:del>
          </w:p>
        </w:tc>
      </w:tr>
    </w:tbl>
    <w:p w14:paraId="572E4D86" w14:textId="5FF42ABA" w:rsidR="007D28D6" w:rsidDel="00E2773A" w:rsidRDefault="00000000">
      <w:pPr>
        <w:numPr>
          <w:ilvl w:val="0"/>
          <w:numId w:val="13"/>
        </w:numPr>
        <w:ind w:firstLine="480"/>
        <w:rPr>
          <w:del w:id="3178" w:author="fei zhai" w:date="2026-05-06T15:34:00Z"/>
        </w:rPr>
      </w:pPr>
      <w:del w:id="3179" w:author="fei zhai" w:date="2026-05-06T15:34:00Z">
        <w:r w:rsidDel="00E2773A">
          <w:rPr>
            <w:rFonts w:hint="eastAsia"/>
          </w:rPr>
          <w:delText>微调</w:delText>
        </w:r>
      </w:del>
    </w:p>
    <w:p w14:paraId="2660F77B" w14:textId="39E7E561" w:rsidR="007D28D6" w:rsidDel="00E2773A" w:rsidRDefault="00000000">
      <w:pPr>
        <w:ind w:firstLineChars="0" w:firstLine="420"/>
        <w:rPr>
          <w:del w:id="3180" w:author="fei zhai" w:date="2026-05-06T15:34:00Z"/>
        </w:rPr>
      </w:pPr>
      <w:del w:id="3181" w:author="fei zhai" w:date="2026-05-06T15:34:00Z">
        <w:r w:rsidDel="00E2773A">
          <w:rPr>
            <w:rFonts w:hint="eastAsia"/>
          </w:rPr>
          <w:delText>比较</w:delText>
        </w:r>
        <w:r w:rsidDel="00E2773A">
          <w:rPr>
            <w:rFonts w:hint="eastAsia"/>
          </w:rPr>
          <w:delText>BERT+Linear</w:delText>
        </w:r>
        <w:r w:rsidDel="00E2773A">
          <w:rPr>
            <w:rFonts w:hint="eastAsia"/>
          </w:rPr>
          <w:delText>在微调前后效果，</w:delText>
        </w:r>
        <w:r w:rsidDel="00E2773A">
          <w:rPr>
            <w:rFonts w:hint="eastAsia"/>
          </w:rPr>
          <w:delText>Macro F1-score</w:delText>
        </w:r>
        <w:r w:rsidDel="00E2773A">
          <w:rPr>
            <w:rFonts w:hint="eastAsia"/>
          </w:rPr>
          <w:delText>从</w:delText>
        </w:r>
        <w:r w:rsidDel="00E2773A">
          <w:rPr>
            <w:rFonts w:hint="eastAsia"/>
          </w:rPr>
          <w:delText>0.5291</w:delText>
        </w:r>
        <w:r w:rsidDel="00E2773A">
          <w:rPr>
            <w:rFonts w:hint="eastAsia"/>
          </w:rPr>
          <w:delText>提高到</w:delText>
        </w:r>
        <w:r w:rsidDel="00E2773A">
          <w:rPr>
            <w:rFonts w:hint="eastAsia"/>
          </w:rPr>
          <w:delText>0.7306</w:delText>
        </w:r>
        <w:r w:rsidDel="00E2773A">
          <w:rPr>
            <w:rFonts w:hint="eastAsia"/>
          </w:rPr>
          <w:delText>。这也说明虽然通用预训练语言表示非常优秀，但是对其进行微调使得其参数朝向医疗器械特有的语义空间是必要的，在微调过程中使模型更加关注到医学相关词语。</w:delText>
        </w:r>
      </w:del>
    </w:p>
    <w:p w14:paraId="7102EF70" w14:textId="07188023" w:rsidR="007D28D6" w:rsidDel="00E2773A" w:rsidRDefault="00000000">
      <w:pPr>
        <w:numPr>
          <w:ilvl w:val="0"/>
          <w:numId w:val="13"/>
        </w:numPr>
        <w:ind w:firstLine="480"/>
        <w:rPr>
          <w:del w:id="3182" w:author="fei zhai" w:date="2026-05-06T15:34:00Z"/>
        </w:rPr>
      </w:pPr>
      <w:del w:id="3183" w:author="fei zhai" w:date="2026-05-06T15:34:00Z">
        <w:r w:rsidDel="00E2773A">
          <w:rPr>
            <w:rFonts w:hint="eastAsia"/>
          </w:rPr>
          <w:delText>TextCNN</w:delText>
        </w:r>
      </w:del>
    </w:p>
    <w:p w14:paraId="18A8A003" w14:textId="7744BEF0" w:rsidR="007D28D6" w:rsidDel="00E2773A" w:rsidRDefault="00000000">
      <w:pPr>
        <w:ind w:firstLineChars="0" w:firstLine="420"/>
        <w:rPr>
          <w:del w:id="3184" w:author="fei zhai" w:date="2026-05-06T15:34:00Z"/>
        </w:rPr>
      </w:pPr>
      <w:del w:id="3185" w:author="fei zhai" w:date="2026-05-06T15:34:00Z">
        <w:r w:rsidDel="00E2773A">
          <w:rPr>
            <w:rFonts w:hint="eastAsia"/>
          </w:rPr>
          <w:delText>在保持</w:delText>
        </w:r>
        <w:r w:rsidDel="00E2773A">
          <w:rPr>
            <w:rFonts w:hint="eastAsia"/>
          </w:rPr>
          <w:delText>BERT</w:delText>
        </w:r>
        <w:r w:rsidDel="00E2773A">
          <w:rPr>
            <w:rFonts w:hint="eastAsia"/>
          </w:rPr>
          <w:delText>参数固定的基础上，加入</w:delText>
        </w:r>
        <w:r w:rsidDel="00E2773A">
          <w:rPr>
            <w:rFonts w:hint="eastAsia"/>
          </w:rPr>
          <w:delText>TextCNN</w:delText>
        </w:r>
        <w:r w:rsidDel="00E2773A">
          <w:rPr>
            <w:rFonts w:hint="eastAsia"/>
          </w:rPr>
          <w:delText>比单纯使用一个线性层，在</w:delText>
        </w:r>
        <w:r w:rsidDel="00E2773A">
          <w:rPr>
            <w:rFonts w:hint="eastAsia"/>
          </w:rPr>
          <w:delText>Macro F1-score</w:delText>
        </w:r>
        <w:r w:rsidDel="00E2773A">
          <w:rPr>
            <w:rFonts w:hint="eastAsia"/>
          </w:rPr>
          <w:delText>上提高了约</w:delText>
        </w:r>
        <w:r w:rsidDel="00E2773A">
          <w:rPr>
            <w:rFonts w:hint="eastAsia"/>
          </w:rPr>
          <w:delText>17.8%</w:delText>
        </w:r>
        <w:r w:rsidDel="00E2773A">
          <w:rPr>
            <w:rFonts w:hint="eastAsia"/>
          </w:rPr>
          <w:delText>，这说明</w:delText>
        </w:r>
        <w:r w:rsidDel="00E2773A">
          <w:rPr>
            <w:rFonts w:hint="eastAsia"/>
          </w:rPr>
          <w:delText>TextCNN</w:delText>
        </w:r>
        <w:r w:rsidDel="00E2773A">
          <w:rPr>
            <w:rFonts w:hint="eastAsia"/>
          </w:rPr>
          <w:delText>中所具有的卷积操作可以很好地发现</w:delText>
        </w:r>
        <w:r w:rsidDel="00E2773A">
          <w:delText>N</w:delText>
        </w:r>
        <w:r w:rsidDel="00E2773A">
          <w:rPr>
            <w:rFonts w:hint="eastAsia"/>
          </w:rPr>
          <w:delText>-gram</w:delText>
        </w:r>
        <w:r w:rsidDel="00E2773A">
          <w:rPr>
            <w:rFonts w:hint="eastAsia"/>
          </w:rPr>
          <w:delText>局部重要信息，而这些局部信息又恰好能弥补</w:delText>
        </w:r>
        <w:r w:rsidDel="00E2773A">
          <w:rPr>
            <w:rFonts w:hint="eastAsia"/>
          </w:rPr>
          <w:delText>BERT</w:delText>
        </w:r>
        <w:r w:rsidDel="00E2773A">
          <w:rPr>
            <w:rFonts w:hint="eastAsia"/>
          </w:rPr>
          <w:delText>对整个文档全局表示不足，从而极大提升分类性能。</w:delText>
        </w:r>
      </w:del>
    </w:p>
    <w:p w14:paraId="180F648A" w14:textId="6861508D" w:rsidR="007D28D6" w:rsidDel="00E2773A" w:rsidRDefault="00000000">
      <w:pPr>
        <w:numPr>
          <w:ilvl w:val="0"/>
          <w:numId w:val="13"/>
        </w:numPr>
        <w:ind w:firstLine="480"/>
        <w:rPr>
          <w:del w:id="3186" w:author="fei zhai" w:date="2026-05-06T15:34:00Z"/>
        </w:rPr>
      </w:pPr>
      <w:del w:id="3187" w:author="fei zhai" w:date="2026-05-06T15:34:00Z">
        <w:r w:rsidDel="00E2773A">
          <w:rPr>
            <w:rFonts w:hint="eastAsia"/>
          </w:rPr>
          <w:delText>完整模型</w:delText>
        </w:r>
      </w:del>
    </w:p>
    <w:p w14:paraId="2190C69F" w14:textId="3F4BC35C" w:rsidR="007D28D6" w:rsidDel="00E2773A" w:rsidRDefault="00000000">
      <w:pPr>
        <w:ind w:firstLineChars="0" w:firstLine="420"/>
        <w:rPr>
          <w:del w:id="3188" w:author="fei zhai" w:date="2026-05-06T15:34:00Z"/>
        </w:rPr>
      </w:pPr>
      <w:del w:id="3189" w:author="fei zhai" w:date="2026-05-06T15:34:00Z">
        <w:r w:rsidDel="00E2773A">
          <w:rPr>
            <w:rFonts w:hint="eastAsia"/>
          </w:rPr>
          <w:delText>完整的模型利用分层微调以及混合特征提取的优点，获得最高的</w:delText>
        </w:r>
        <w:r w:rsidDel="00E2773A">
          <w:rPr>
            <w:rFonts w:hint="eastAsia"/>
          </w:rPr>
          <w:delText>Macro F1-score</w:delText>
        </w:r>
        <w:r w:rsidDel="00E2773A">
          <w:rPr>
            <w:rFonts w:hint="eastAsia"/>
          </w:rPr>
          <w:delText>为</w:delText>
        </w:r>
        <w:r w:rsidDel="00E2773A">
          <w:rPr>
            <w:rFonts w:hint="eastAsia"/>
          </w:rPr>
          <w:delText>0.7527</w:delText>
        </w:r>
        <w:r w:rsidDel="00E2773A">
          <w:rPr>
            <w:rFonts w:hint="eastAsia"/>
          </w:rPr>
          <w:delText>。这也说明文中所提出的方法并不是简单的模块叠加，而是在基于</w:delText>
        </w:r>
        <w:r w:rsidDel="00E2773A">
          <w:rPr>
            <w:rFonts w:hint="eastAsia"/>
          </w:rPr>
          <w:delText>BERT</w:delText>
        </w:r>
        <w:r w:rsidDel="00E2773A">
          <w:rPr>
            <w:rFonts w:hint="eastAsia"/>
          </w:rPr>
          <w:delText>解决长距离依赖问题的基础上，使用</w:delText>
        </w:r>
        <w:r w:rsidDel="00E2773A">
          <w:rPr>
            <w:rFonts w:hint="eastAsia"/>
          </w:rPr>
          <w:delText>TextCNN</w:delText>
        </w:r>
        <w:r w:rsidDel="00E2773A">
          <w:rPr>
            <w:rFonts w:hint="eastAsia"/>
          </w:rPr>
          <w:delText>关注局部重要信息，再经过微调进行端到端的特征融合从而取得最优结果。</w:delText>
        </w:r>
      </w:del>
    </w:p>
    <w:p w14:paraId="4A2075FD" w14:textId="51E554EB" w:rsidR="007D28D6" w:rsidDel="00E2773A" w:rsidRDefault="00000000">
      <w:pPr>
        <w:ind w:firstLineChars="0" w:firstLine="420"/>
        <w:rPr>
          <w:del w:id="3190" w:author="fei zhai" w:date="2026-05-06T15:34:00Z"/>
        </w:rPr>
      </w:pPr>
      <w:del w:id="3191" w:author="fei zhai" w:date="2026-05-06T15:34:00Z">
        <w:r w:rsidDel="00E2773A">
          <w:rPr>
            <w:rFonts w:hint="eastAsia"/>
          </w:rPr>
          <w:delText>消融实验从数据以及算法上证明本文方法的有效性，在数据方面表明标签清洗为基础，数据增强为上限的关系；而在算法方面说明预训练微调以及</w:delText>
        </w:r>
        <w:r w:rsidDel="00E2773A">
          <w:rPr>
            <w:rFonts w:hint="eastAsia"/>
          </w:rPr>
          <w:delText>TextCNN</w:delText>
        </w:r>
        <w:r w:rsidDel="00E2773A">
          <w:rPr>
            <w:rFonts w:hint="eastAsia"/>
          </w:rPr>
          <w:delText>结合的效果。两者相结合使得模型在复杂医疗器械专利分类任务上具有良好的表现。</w:delText>
        </w:r>
      </w:del>
    </w:p>
    <w:p w14:paraId="5A5B358A" w14:textId="68C90ACE" w:rsidR="007D28D6" w:rsidDel="00E2773A" w:rsidRDefault="00000000">
      <w:pPr>
        <w:pStyle w:val="3"/>
        <w:numPr>
          <w:ilvl w:val="2"/>
          <w:numId w:val="1"/>
        </w:numPr>
        <w:rPr>
          <w:del w:id="3192" w:author="fei zhai" w:date="2026-05-06T15:34:00Z"/>
        </w:rPr>
      </w:pPr>
      <w:bookmarkStart w:id="3193" w:name="_Toc16878"/>
      <w:del w:id="3194" w:author="fei zhai" w:date="2026-05-06T15:34:00Z">
        <w:r w:rsidDel="00E2773A">
          <w:rPr>
            <w:rFonts w:hint="eastAsia"/>
          </w:rPr>
          <w:delText>外部验证</w:delText>
        </w:r>
        <w:bookmarkEnd w:id="3193"/>
      </w:del>
    </w:p>
    <w:p w14:paraId="7821C5AC" w14:textId="4F60D31D" w:rsidR="007D28D6" w:rsidDel="00E2773A" w:rsidRDefault="00000000">
      <w:pPr>
        <w:ind w:firstLine="480"/>
        <w:rPr>
          <w:del w:id="3195" w:author="fei zhai" w:date="2026-05-06T15:34:00Z"/>
        </w:rPr>
      </w:pPr>
      <w:del w:id="3196" w:author="fei zhai" w:date="2026-05-06T15:34:00Z">
        <w:r w:rsidDel="00E2773A">
          <w:rPr>
            <w:rFonts w:hint="eastAsia"/>
          </w:rPr>
          <w:delText>为了更好地考察模型对于实际应用具有良好的适应性和时效性，在此基础上建立了一个</w:delText>
        </w:r>
        <w:r w:rsidDel="00E2773A">
          <w:rPr>
            <w:rFonts w:hint="eastAsia"/>
          </w:rPr>
          <w:delText>330</w:delText>
        </w:r>
        <w:r w:rsidDel="00E2773A">
          <w:rPr>
            <w:rFonts w:hint="eastAsia"/>
          </w:rPr>
          <w:delText>条的外部测试集，它们来源于医知桥平台</w:delText>
        </w:r>
        <w:r w:rsidDel="00E2773A">
          <w:rPr>
            <w:rFonts w:hint="eastAsia"/>
          </w:rPr>
          <w:delText>2025</w:delText>
        </w:r>
        <w:r w:rsidDel="00E2773A">
          <w:rPr>
            <w:rFonts w:hint="eastAsia"/>
          </w:rPr>
          <w:delText>年最新的发明专利。该平台存在将非医疗器械发明专利误归类的情况，因此，本文选择的数据是实际为医疗器械发明专利，且医知桥平台也被分为医疗器械发明专利的数据，并让专家对这些数据集进行了人工复核、标注。</w:delText>
        </w:r>
      </w:del>
    </w:p>
    <w:p w14:paraId="42A94FD2" w14:textId="38B89360" w:rsidR="007D28D6" w:rsidDel="00E2773A" w:rsidRDefault="00000000">
      <w:pPr>
        <w:ind w:firstLine="480"/>
        <w:rPr>
          <w:del w:id="3197" w:author="fei zhai" w:date="2026-05-06T15:34:00Z"/>
        </w:rPr>
      </w:pPr>
      <w:del w:id="3198" w:author="fei zhai" w:date="2026-05-06T15:34:00Z">
        <w:r w:rsidDel="00E2773A">
          <w:rPr>
            <w:rFonts w:hint="eastAsia"/>
          </w:rPr>
          <w:delText>需要指出的是，本文的模型在此数据集上的表现可能偏高。因为在平台分类准确率低的情况下，找出平台分类正确，而本文模型分类错误的数据是相对困难的。但别无选择，因为市面上仅此一家平台提供了基于《医疗器械分类目录》的标签。</w:delText>
        </w:r>
      </w:del>
    </w:p>
    <w:p w14:paraId="7467FA56" w14:textId="7203915D" w:rsidR="007D28D6" w:rsidDel="00E2773A" w:rsidRDefault="00000000">
      <w:pPr>
        <w:ind w:firstLine="480"/>
        <w:rPr>
          <w:del w:id="3199" w:author="fei zhai" w:date="2026-05-06T15:34:00Z"/>
        </w:rPr>
      </w:pPr>
      <w:del w:id="3200" w:author="fei zhai" w:date="2026-05-06T15:34:00Z">
        <w:r w:rsidDel="00E2773A">
          <w:rPr>
            <w:rFonts w:hint="eastAsia"/>
          </w:rPr>
          <w:delText>基于该数据集，本文用训练完成的</w:delText>
        </w:r>
        <w:r w:rsidDel="00E2773A">
          <w:rPr>
            <w:rFonts w:hint="eastAsia"/>
          </w:rPr>
          <w:delText>BERT-TextCNN</w:delText>
        </w:r>
        <w:r w:rsidDel="00E2773A">
          <w:rPr>
            <w:rFonts w:hint="eastAsia"/>
          </w:rPr>
          <w:delText>模型在医知桥平台上已有的分类算法进行比较实验，见表</w:delText>
        </w:r>
        <w:r w:rsidDel="00E2773A">
          <w:rPr>
            <w:rFonts w:hint="eastAsia"/>
          </w:rPr>
          <w:delText>4-7</w:delText>
        </w:r>
        <w:r w:rsidDel="00E2773A">
          <w:rPr>
            <w:rFonts w:hint="eastAsia"/>
          </w:rPr>
          <w:delText>。</w:delText>
        </w:r>
      </w:del>
    </w:p>
    <w:p w14:paraId="53FBA748" w14:textId="0DEC9BCB" w:rsidR="007D28D6" w:rsidDel="00E2773A" w:rsidRDefault="007D28D6">
      <w:pPr>
        <w:ind w:firstLine="480"/>
        <w:rPr>
          <w:del w:id="3201" w:author="fei zhai" w:date="2026-05-06T15:34:00Z"/>
        </w:rPr>
      </w:pPr>
    </w:p>
    <w:p w14:paraId="784D60AD" w14:textId="21091E8D" w:rsidR="007D28D6" w:rsidDel="00E2773A" w:rsidRDefault="00000000">
      <w:pPr>
        <w:pStyle w:val="ae"/>
        <w:rPr>
          <w:del w:id="3202" w:author="fei zhai" w:date="2026-05-06T15:34:00Z"/>
          <w:rFonts w:hint="default"/>
        </w:rPr>
      </w:pPr>
      <w:del w:id="3203" w:author="fei zhai" w:date="2026-05-06T15:34:00Z">
        <w:r w:rsidDel="00E2773A">
          <w:delText>表</w:delText>
        </w:r>
        <w:r w:rsidDel="00E2773A">
          <w:delText xml:space="preserve">4-7  </w:delText>
        </w:r>
        <w:r w:rsidDel="00E2773A">
          <w:delText>外部验证集评估结果</w:delText>
        </w:r>
      </w:del>
    </w:p>
    <w:tbl>
      <w:tblPr>
        <w:tblStyle w:val="aa"/>
        <w:tblW w:w="0" w:type="auto"/>
        <w:tblLook w:val="04A0" w:firstRow="1" w:lastRow="0" w:firstColumn="1" w:lastColumn="0" w:noHBand="0" w:noVBand="1"/>
      </w:tblPr>
      <w:tblGrid>
        <w:gridCol w:w="3014"/>
        <w:gridCol w:w="1521"/>
        <w:gridCol w:w="1880"/>
        <w:gridCol w:w="1891"/>
      </w:tblGrid>
      <w:tr w:rsidR="007D28D6" w:rsidDel="00E2773A" w14:paraId="38276926" w14:textId="7DA8BF34">
        <w:trPr>
          <w:del w:id="3204" w:author="fei zhai" w:date="2026-05-06T15:34:00Z"/>
        </w:trPr>
        <w:tc>
          <w:tcPr>
            <w:tcW w:w="3111" w:type="dxa"/>
            <w:tcBorders>
              <w:top w:val="single" w:sz="8" w:space="0" w:color="auto"/>
              <w:left w:val="nil"/>
              <w:bottom w:val="single" w:sz="6" w:space="0" w:color="auto"/>
              <w:right w:val="nil"/>
            </w:tcBorders>
          </w:tcPr>
          <w:p w14:paraId="4B82BFCA" w14:textId="0A072D64" w:rsidR="007D28D6" w:rsidDel="00E2773A" w:rsidRDefault="00000000">
            <w:pPr>
              <w:pStyle w:val="af"/>
              <w:rPr>
                <w:del w:id="3205" w:author="fei zhai" w:date="2026-05-06T15:34:00Z"/>
                <w:rFonts w:hint="default"/>
              </w:rPr>
            </w:pPr>
            <w:del w:id="3206" w:author="fei zhai" w:date="2026-05-06T15:34:00Z">
              <w:r w:rsidDel="00E2773A">
                <w:delText>评估对象</w:delText>
              </w:r>
            </w:del>
          </w:p>
        </w:tc>
        <w:tc>
          <w:tcPr>
            <w:tcW w:w="1545" w:type="dxa"/>
            <w:tcBorders>
              <w:top w:val="single" w:sz="8" w:space="0" w:color="auto"/>
              <w:left w:val="nil"/>
              <w:bottom w:val="single" w:sz="6" w:space="0" w:color="auto"/>
              <w:right w:val="nil"/>
            </w:tcBorders>
          </w:tcPr>
          <w:p w14:paraId="7204746F" w14:textId="508B0770" w:rsidR="007D28D6" w:rsidDel="00E2773A" w:rsidRDefault="00000000">
            <w:pPr>
              <w:pStyle w:val="af"/>
              <w:rPr>
                <w:del w:id="3207" w:author="fei zhai" w:date="2026-05-06T15:34:00Z"/>
                <w:rFonts w:hint="default"/>
              </w:rPr>
            </w:pPr>
            <w:del w:id="3208" w:author="fei zhai" w:date="2026-05-06T15:34:00Z">
              <w:r w:rsidDel="00E2773A">
                <w:delText>Accuracy</w:delText>
              </w:r>
            </w:del>
          </w:p>
        </w:tc>
        <w:tc>
          <w:tcPr>
            <w:tcW w:w="1933" w:type="dxa"/>
            <w:tcBorders>
              <w:top w:val="single" w:sz="8" w:space="0" w:color="auto"/>
              <w:left w:val="nil"/>
              <w:bottom w:val="single" w:sz="6" w:space="0" w:color="auto"/>
              <w:right w:val="nil"/>
            </w:tcBorders>
          </w:tcPr>
          <w:p w14:paraId="2FF3AE2D" w14:textId="742AB263" w:rsidR="007D28D6" w:rsidDel="00E2773A" w:rsidRDefault="00000000">
            <w:pPr>
              <w:pStyle w:val="af"/>
              <w:rPr>
                <w:del w:id="3209" w:author="fei zhai" w:date="2026-05-06T15:34:00Z"/>
                <w:rFonts w:hint="default"/>
              </w:rPr>
            </w:pPr>
            <w:del w:id="3210" w:author="fei zhai" w:date="2026-05-06T15:34:00Z">
              <w:r w:rsidDel="00E2773A">
                <w:rPr>
                  <w:rFonts w:hint="default"/>
                </w:rPr>
                <w:delText>Macro F1-score</w:delText>
              </w:r>
            </w:del>
          </w:p>
        </w:tc>
        <w:tc>
          <w:tcPr>
            <w:tcW w:w="1933" w:type="dxa"/>
            <w:tcBorders>
              <w:top w:val="single" w:sz="8" w:space="0" w:color="auto"/>
              <w:left w:val="nil"/>
              <w:bottom w:val="single" w:sz="6" w:space="0" w:color="auto"/>
              <w:right w:val="nil"/>
            </w:tcBorders>
          </w:tcPr>
          <w:p w14:paraId="326DC4E6" w14:textId="504EE4B4" w:rsidR="007D28D6" w:rsidDel="00E2773A" w:rsidRDefault="00000000">
            <w:pPr>
              <w:pStyle w:val="af"/>
              <w:rPr>
                <w:del w:id="3211" w:author="fei zhai" w:date="2026-05-06T15:34:00Z"/>
                <w:rFonts w:hint="default"/>
              </w:rPr>
            </w:pPr>
            <w:del w:id="3212" w:author="fei zhai" w:date="2026-05-06T15:34:00Z">
              <w:r w:rsidDel="00E2773A">
                <w:delText xml:space="preserve">Weighted </w:delText>
              </w:r>
              <w:r w:rsidDel="00E2773A">
                <w:rPr>
                  <w:rFonts w:hint="default"/>
                </w:rPr>
                <w:delText>F1-score</w:delText>
              </w:r>
            </w:del>
          </w:p>
        </w:tc>
      </w:tr>
      <w:tr w:rsidR="007D28D6" w:rsidDel="00E2773A" w14:paraId="10F617C9" w14:textId="546AF676">
        <w:trPr>
          <w:del w:id="3213" w:author="fei zhai" w:date="2026-05-06T15:34:00Z"/>
        </w:trPr>
        <w:tc>
          <w:tcPr>
            <w:tcW w:w="3111" w:type="dxa"/>
            <w:tcBorders>
              <w:top w:val="single" w:sz="6" w:space="0" w:color="auto"/>
              <w:left w:val="nil"/>
              <w:bottom w:val="nil"/>
              <w:right w:val="nil"/>
            </w:tcBorders>
          </w:tcPr>
          <w:p w14:paraId="5AF9961E" w14:textId="46BFC65C" w:rsidR="007D28D6" w:rsidDel="00E2773A" w:rsidRDefault="00000000">
            <w:pPr>
              <w:pStyle w:val="af"/>
              <w:rPr>
                <w:del w:id="3214" w:author="fei zhai" w:date="2026-05-06T15:34:00Z"/>
                <w:rFonts w:hint="default"/>
              </w:rPr>
            </w:pPr>
            <w:del w:id="3215" w:author="fei zhai" w:date="2026-05-06T15:34:00Z">
              <w:r w:rsidDel="00E2773A">
                <w:delText>医知桥</w:delText>
              </w:r>
            </w:del>
          </w:p>
        </w:tc>
        <w:tc>
          <w:tcPr>
            <w:tcW w:w="1545" w:type="dxa"/>
            <w:tcBorders>
              <w:top w:val="single" w:sz="6" w:space="0" w:color="auto"/>
              <w:left w:val="nil"/>
              <w:bottom w:val="nil"/>
              <w:right w:val="nil"/>
            </w:tcBorders>
            <w:vAlign w:val="center"/>
          </w:tcPr>
          <w:p w14:paraId="3400E965" w14:textId="44C79CBA" w:rsidR="007D28D6" w:rsidDel="00E2773A" w:rsidRDefault="00000000">
            <w:pPr>
              <w:pStyle w:val="af"/>
              <w:rPr>
                <w:del w:id="3216" w:author="fei zhai" w:date="2026-05-06T15:34:00Z"/>
                <w:rFonts w:hint="default"/>
              </w:rPr>
            </w:pPr>
            <w:del w:id="3217" w:author="fei zhai" w:date="2026-05-06T15:34:00Z">
              <w:r w:rsidDel="00E2773A">
                <w:rPr>
                  <w:rFonts w:hint="default"/>
                </w:rPr>
                <w:delText xml:space="preserve">0.7515 </w:delText>
              </w:r>
            </w:del>
          </w:p>
        </w:tc>
        <w:tc>
          <w:tcPr>
            <w:tcW w:w="1933" w:type="dxa"/>
            <w:tcBorders>
              <w:top w:val="single" w:sz="6" w:space="0" w:color="auto"/>
              <w:left w:val="nil"/>
              <w:bottom w:val="nil"/>
              <w:right w:val="nil"/>
            </w:tcBorders>
            <w:vAlign w:val="center"/>
          </w:tcPr>
          <w:p w14:paraId="2206A222" w14:textId="46042D2C" w:rsidR="007D28D6" w:rsidDel="00E2773A" w:rsidRDefault="00000000">
            <w:pPr>
              <w:pStyle w:val="af"/>
              <w:rPr>
                <w:del w:id="3218" w:author="fei zhai" w:date="2026-05-06T15:34:00Z"/>
                <w:rFonts w:hint="default"/>
              </w:rPr>
            </w:pPr>
            <w:del w:id="3219" w:author="fei zhai" w:date="2026-05-06T15:34:00Z">
              <w:r w:rsidDel="00E2773A">
                <w:rPr>
                  <w:rFonts w:hint="default"/>
                </w:rPr>
                <w:delText xml:space="preserve"> 0.7538 </w:delText>
              </w:r>
            </w:del>
          </w:p>
        </w:tc>
        <w:tc>
          <w:tcPr>
            <w:tcW w:w="1933" w:type="dxa"/>
            <w:tcBorders>
              <w:top w:val="single" w:sz="6" w:space="0" w:color="auto"/>
              <w:left w:val="nil"/>
              <w:bottom w:val="nil"/>
              <w:right w:val="nil"/>
            </w:tcBorders>
            <w:vAlign w:val="center"/>
          </w:tcPr>
          <w:p w14:paraId="7386AF0A" w14:textId="75017824" w:rsidR="007D28D6" w:rsidDel="00E2773A" w:rsidRDefault="00000000">
            <w:pPr>
              <w:pStyle w:val="af"/>
              <w:rPr>
                <w:del w:id="3220" w:author="fei zhai" w:date="2026-05-06T15:34:00Z"/>
                <w:rFonts w:hint="default"/>
              </w:rPr>
            </w:pPr>
            <w:del w:id="3221" w:author="fei zhai" w:date="2026-05-06T15:34:00Z">
              <w:r w:rsidDel="00E2773A">
                <w:rPr>
                  <w:rFonts w:hint="default"/>
                </w:rPr>
                <w:delText>0.7352</w:delText>
              </w:r>
            </w:del>
          </w:p>
        </w:tc>
      </w:tr>
      <w:tr w:rsidR="007D28D6" w:rsidDel="00E2773A" w14:paraId="1B758430" w14:textId="0DB51193">
        <w:trPr>
          <w:del w:id="3222" w:author="fei zhai" w:date="2026-05-06T15:34:00Z"/>
        </w:trPr>
        <w:tc>
          <w:tcPr>
            <w:tcW w:w="3111" w:type="dxa"/>
            <w:tcBorders>
              <w:top w:val="nil"/>
              <w:left w:val="nil"/>
              <w:bottom w:val="single" w:sz="8" w:space="0" w:color="auto"/>
              <w:right w:val="nil"/>
            </w:tcBorders>
          </w:tcPr>
          <w:p w14:paraId="4BFB24F4" w14:textId="4883EE5B" w:rsidR="007D28D6" w:rsidDel="00E2773A" w:rsidRDefault="00000000">
            <w:pPr>
              <w:pStyle w:val="af"/>
              <w:rPr>
                <w:del w:id="3223" w:author="fei zhai" w:date="2026-05-06T15:34:00Z"/>
                <w:rFonts w:hint="default"/>
              </w:rPr>
            </w:pPr>
            <w:del w:id="3224" w:author="fei zhai" w:date="2026-05-06T15:34:00Z">
              <w:r w:rsidDel="00E2773A">
                <w:delText>BERT-TextCNN</w:delText>
              </w:r>
            </w:del>
          </w:p>
        </w:tc>
        <w:tc>
          <w:tcPr>
            <w:tcW w:w="1545" w:type="dxa"/>
            <w:tcBorders>
              <w:top w:val="nil"/>
              <w:left w:val="nil"/>
              <w:bottom w:val="single" w:sz="8" w:space="0" w:color="auto"/>
              <w:right w:val="nil"/>
            </w:tcBorders>
            <w:vAlign w:val="center"/>
          </w:tcPr>
          <w:p w14:paraId="7CC5818C" w14:textId="49687FE6" w:rsidR="007D28D6" w:rsidDel="00E2773A" w:rsidRDefault="00000000">
            <w:pPr>
              <w:pStyle w:val="af"/>
              <w:rPr>
                <w:del w:id="3225" w:author="fei zhai" w:date="2026-05-06T15:34:00Z"/>
                <w:rFonts w:hint="default"/>
              </w:rPr>
            </w:pPr>
            <w:del w:id="3226" w:author="fei zhai" w:date="2026-05-06T15:34:00Z">
              <w:r w:rsidDel="00E2773A">
                <w:rPr>
                  <w:rFonts w:hint="default"/>
                </w:rPr>
                <w:delText>0.9000</w:delText>
              </w:r>
            </w:del>
          </w:p>
        </w:tc>
        <w:tc>
          <w:tcPr>
            <w:tcW w:w="1933" w:type="dxa"/>
            <w:tcBorders>
              <w:top w:val="nil"/>
              <w:left w:val="nil"/>
              <w:bottom w:val="single" w:sz="8" w:space="0" w:color="auto"/>
              <w:right w:val="nil"/>
            </w:tcBorders>
            <w:vAlign w:val="center"/>
          </w:tcPr>
          <w:p w14:paraId="4007E10E" w14:textId="0E17F639" w:rsidR="007D28D6" w:rsidDel="00E2773A" w:rsidRDefault="00000000">
            <w:pPr>
              <w:pStyle w:val="af"/>
              <w:rPr>
                <w:del w:id="3227" w:author="fei zhai" w:date="2026-05-06T15:34:00Z"/>
                <w:rFonts w:hint="default"/>
              </w:rPr>
            </w:pPr>
            <w:del w:id="3228" w:author="fei zhai" w:date="2026-05-06T15:34:00Z">
              <w:r w:rsidDel="00E2773A">
                <w:rPr>
                  <w:rFonts w:hint="default"/>
                </w:rPr>
                <w:delText xml:space="preserve"> 0.9067</w:delText>
              </w:r>
            </w:del>
          </w:p>
        </w:tc>
        <w:tc>
          <w:tcPr>
            <w:tcW w:w="1933" w:type="dxa"/>
            <w:tcBorders>
              <w:top w:val="nil"/>
              <w:left w:val="nil"/>
              <w:bottom w:val="single" w:sz="8" w:space="0" w:color="auto"/>
              <w:right w:val="nil"/>
            </w:tcBorders>
            <w:vAlign w:val="center"/>
          </w:tcPr>
          <w:p w14:paraId="0951A00B" w14:textId="680B1F1A" w:rsidR="007D28D6" w:rsidDel="00E2773A" w:rsidRDefault="00000000">
            <w:pPr>
              <w:pStyle w:val="af"/>
              <w:rPr>
                <w:del w:id="3229" w:author="fei zhai" w:date="2026-05-06T15:34:00Z"/>
                <w:rFonts w:hint="default"/>
              </w:rPr>
            </w:pPr>
            <w:del w:id="3230" w:author="fei zhai" w:date="2026-05-06T15:34:00Z">
              <w:r w:rsidDel="00E2773A">
                <w:rPr>
                  <w:rFonts w:hint="default"/>
                </w:rPr>
                <w:delText>0.8996</w:delText>
              </w:r>
            </w:del>
          </w:p>
        </w:tc>
      </w:tr>
    </w:tbl>
    <w:p w14:paraId="065CF624" w14:textId="72E8992D" w:rsidR="007D28D6" w:rsidDel="00E2773A" w:rsidRDefault="00000000">
      <w:pPr>
        <w:ind w:firstLine="480"/>
        <w:rPr>
          <w:del w:id="3231" w:author="fei zhai" w:date="2026-05-06T15:34:00Z"/>
        </w:rPr>
      </w:pPr>
      <w:del w:id="3232" w:author="fei zhai" w:date="2026-05-06T15:34:00Z">
        <w:r w:rsidDel="00E2773A">
          <w:rPr>
            <w:rFonts w:hint="eastAsia"/>
          </w:rPr>
          <w:delText>由表可见，</w:delText>
        </w:r>
        <w:r w:rsidDel="00E2773A">
          <w:rPr>
            <w:rFonts w:hint="eastAsia"/>
          </w:rPr>
          <w:delText>BERT-TextCNN</w:delText>
        </w:r>
        <w:r w:rsidDel="00E2773A">
          <w:rPr>
            <w:rFonts w:hint="eastAsia"/>
          </w:rPr>
          <w:delText>模型各方面表现优异，在准确率、</w:delText>
        </w:r>
        <w:r w:rsidDel="00E2773A">
          <w:rPr>
            <w:rFonts w:hint="eastAsia"/>
          </w:rPr>
          <w:delText>Macro F1-score</w:delText>
        </w:r>
        <w:r w:rsidDel="00E2773A">
          <w:rPr>
            <w:rFonts w:hint="eastAsia"/>
          </w:rPr>
          <w:delText>上都取得最好成绩，其中准确率为</w:delText>
        </w:r>
        <w:r w:rsidDel="00E2773A">
          <w:rPr>
            <w:rFonts w:hint="eastAsia"/>
          </w:rPr>
          <w:delText>0.9000</w:delText>
        </w:r>
        <w:r w:rsidDel="00E2773A">
          <w:rPr>
            <w:rFonts w:hint="eastAsia"/>
          </w:rPr>
          <w:delText>，</w:delText>
        </w:r>
        <w:r w:rsidDel="00E2773A">
          <w:rPr>
            <w:rFonts w:hint="eastAsia"/>
          </w:rPr>
          <w:delText>Macro F1-score</w:delText>
        </w:r>
        <w:r w:rsidDel="00E2773A">
          <w:rPr>
            <w:rFonts w:hint="eastAsia"/>
          </w:rPr>
          <w:delText>为</w:delText>
        </w:r>
        <w:r w:rsidDel="00E2773A">
          <w:rPr>
            <w:rFonts w:hint="eastAsia"/>
          </w:rPr>
          <w:delText>0.9067</w:delText>
        </w:r>
        <w:r w:rsidDel="00E2773A">
          <w:rPr>
            <w:rFonts w:hint="eastAsia"/>
          </w:rPr>
          <w:delText>，比医知桥平台上现有商用算法提升约</w:delText>
        </w:r>
        <w:r w:rsidDel="00E2773A">
          <w:rPr>
            <w:rFonts w:hint="eastAsia"/>
          </w:rPr>
          <w:delText>14.85</w:delText>
        </w:r>
        <w:r w:rsidDel="00E2773A">
          <w:rPr>
            <w:rFonts w:hint="eastAsia"/>
          </w:rPr>
          <w:delText>、</w:delText>
        </w:r>
        <w:r w:rsidDel="00E2773A">
          <w:rPr>
            <w:rFonts w:hint="eastAsia"/>
          </w:rPr>
          <w:delText>15.29</w:delText>
        </w:r>
        <w:r w:rsidDel="00E2773A">
          <w:rPr>
            <w:rFonts w:hint="eastAsia"/>
          </w:rPr>
          <w:delText>个百分点。</w:delText>
        </w:r>
      </w:del>
    </w:p>
    <w:p w14:paraId="375B683E" w14:textId="70FAED6E" w:rsidR="007D28D6" w:rsidDel="00E2773A" w:rsidRDefault="00000000">
      <w:pPr>
        <w:ind w:firstLine="480"/>
        <w:rPr>
          <w:del w:id="3233" w:author="fei zhai" w:date="2026-05-06T15:34:00Z"/>
        </w:rPr>
      </w:pPr>
      <w:del w:id="3234" w:author="fei zhai" w:date="2026-05-06T15:34:00Z">
        <w:r w:rsidDel="00E2773A">
          <w:rPr>
            <w:rFonts w:hint="eastAsia"/>
          </w:rPr>
          <w:delText>这个明显的改进说明模型可以很好地学习最新的专利文本的语言风格和技术术语的变化趋势，也说明该模型有较强的应用前景以及实用价值</w:delText>
        </w:r>
        <w:r w:rsidDel="00E2773A">
          <w:delText>。</w:delText>
        </w:r>
      </w:del>
    </w:p>
    <w:p w14:paraId="48BAEFF5" w14:textId="65739B28" w:rsidR="007D28D6" w:rsidDel="00E2773A" w:rsidRDefault="007D28D6">
      <w:pPr>
        <w:ind w:firstLine="480"/>
        <w:rPr>
          <w:del w:id="3235" w:author="fei zhai" w:date="2026-05-06T15:34:00Z"/>
        </w:rPr>
        <w:sectPr w:rsidR="007D28D6" w:rsidDel="00E2773A">
          <w:pgSz w:w="11906" w:h="16838"/>
          <w:pgMar w:top="1440" w:right="1800" w:bottom="1440" w:left="1800" w:header="851" w:footer="992" w:gutter="0"/>
          <w:cols w:space="0"/>
          <w:docGrid w:type="lines" w:linePitch="312"/>
        </w:sectPr>
      </w:pPr>
    </w:p>
    <w:p w14:paraId="46947740" w14:textId="1B488097" w:rsidR="007D28D6" w:rsidDel="00E2773A" w:rsidRDefault="00000000">
      <w:pPr>
        <w:pStyle w:val="1"/>
        <w:numPr>
          <w:ilvl w:val="0"/>
          <w:numId w:val="1"/>
        </w:numPr>
        <w:tabs>
          <w:tab w:val="clear" w:pos="0"/>
        </w:tabs>
        <w:rPr>
          <w:del w:id="3236" w:author="fei zhai" w:date="2026-05-06T15:34:00Z"/>
        </w:rPr>
      </w:pPr>
      <w:bookmarkStart w:id="3237" w:name="_Toc25956"/>
      <w:bookmarkStart w:id="3238" w:name="_Toc216114520"/>
      <w:del w:id="3239" w:author="fei zhai" w:date="2026-05-06T15:34:00Z">
        <w:r w:rsidDel="00E2773A">
          <w:rPr>
            <w:rFonts w:hint="eastAsia"/>
          </w:rPr>
          <w:delText>系统设计与实现</w:delText>
        </w:r>
        <w:bookmarkStart w:id="3240" w:name="_Toc216114682"/>
        <w:bookmarkStart w:id="3241" w:name="_Toc216117085"/>
        <w:bookmarkStart w:id="3242" w:name="_Toc216117086"/>
        <w:bookmarkStart w:id="3243" w:name="_Toc216114681"/>
        <w:bookmarkStart w:id="3244" w:name="_Toc216115319"/>
        <w:bookmarkStart w:id="3245" w:name="_Toc216116728"/>
        <w:bookmarkStart w:id="3246" w:name="_Toc216114521"/>
        <w:bookmarkStart w:id="3247" w:name="_Toc216114380"/>
        <w:bookmarkStart w:id="3248" w:name="_Toc216115389"/>
        <w:bookmarkStart w:id="3249" w:name="_Toc216114450"/>
        <w:bookmarkStart w:id="3250" w:name="_Toc216115320"/>
        <w:bookmarkStart w:id="3251" w:name="_Toc216114451"/>
        <w:bookmarkStart w:id="3252" w:name="_Toc216115388"/>
        <w:bookmarkStart w:id="3253" w:name="_Toc216114379"/>
        <w:bookmarkStart w:id="3254" w:name="_Toc216116656"/>
        <w:bookmarkStart w:id="3255" w:name="_Toc216116655"/>
        <w:bookmarkStart w:id="3256" w:name="_Toc216116727"/>
        <w:bookmarkStart w:id="3257" w:name="_Toc216114522"/>
        <w:bookmarkEnd w:id="3237"/>
        <w:bookmarkEnd w:id="3238"/>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del>
    </w:p>
    <w:p w14:paraId="48AFA5A5" w14:textId="489F662D" w:rsidR="007D28D6" w:rsidDel="00E2773A" w:rsidRDefault="00000000">
      <w:pPr>
        <w:ind w:firstLine="480"/>
        <w:rPr>
          <w:del w:id="3258" w:author="fei zhai" w:date="2026-05-06T15:34:00Z"/>
        </w:rPr>
      </w:pPr>
      <w:del w:id="3259" w:author="fei zhai" w:date="2026-05-06T15:34:00Z">
        <w:r w:rsidDel="00E2773A">
          <w:rPr>
            <w:rFonts w:hint="eastAsia"/>
          </w:rPr>
          <w:delText>在前面几篇文章已经完成医疗器械发明专利分类模型建立、训练以及算法优化后，在此基础上本章主要介绍该算法实现过程。算法理论优势只有在具体应用中才能体现，因此本文开发一套基于</w:delText>
        </w:r>
        <w:r w:rsidDel="00E2773A">
          <w:rPr>
            <w:rFonts w:hint="eastAsia"/>
          </w:rPr>
          <w:delText>B/S</w:delText>
        </w:r>
        <w:r w:rsidDel="00E2773A">
          <w:rPr>
            <w:rFonts w:hint="eastAsia"/>
          </w:rPr>
          <w:delText>架构的医疗器械专利自动分类软件系统来测试所提出方法应用于实际工作中可行性。首先从软件工程角度对系统功能性和非功能性需求进行说明；其次对系统整体框架结构、数据库设计以及各个重要部分工作原理做了详细介绍，目的是为了使读者了解本文所述方法是否能够在实际中起到帮助作用而进行此项工作。</w:delText>
        </w:r>
      </w:del>
    </w:p>
    <w:p w14:paraId="15728B27" w14:textId="6F2517F4" w:rsidR="007D28D6" w:rsidDel="00E2773A" w:rsidRDefault="00000000">
      <w:pPr>
        <w:pStyle w:val="2"/>
        <w:numPr>
          <w:ilvl w:val="1"/>
          <w:numId w:val="1"/>
        </w:numPr>
        <w:tabs>
          <w:tab w:val="clear" w:pos="420"/>
        </w:tabs>
        <w:rPr>
          <w:del w:id="3260" w:author="fei zhai" w:date="2026-05-06T15:34:00Z"/>
        </w:rPr>
      </w:pPr>
      <w:bookmarkStart w:id="3261" w:name="_Toc216114524"/>
      <w:bookmarkStart w:id="3262" w:name="_Toc27521"/>
      <w:del w:id="3263" w:author="fei zhai" w:date="2026-05-06T15:34:00Z">
        <w:r w:rsidDel="00E2773A">
          <w:rPr>
            <w:rFonts w:hint="eastAsia"/>
          </w:rPr>
          <w:delText>需求分析</w:delText>
        </w:r>
        <w:bookmarkEnd w:id="3261"/>
        <w:bookmarkEnd w:id="3262"/>
      </w:del>
    </w:p>
    <w:p w14:paraId="66511355" w14:textId="26CB0DAA" w:rsidR="007D28D6" w:rsidDel="00E2773A" w:rsidRDefault="00000000">
      <w:pPr>
        <w:ind w:firstLine="480"/>
        <w:rPr>
          <w:del w:id="3264" w:author="fei zhai" w:date="2026-05-06T15:34:00Z"/>
        </w:rPr>
      </w:pPr>
      <w:del w:id="3265" w:author="fei zhai" w:date="2026-05-06T15:34:00Z">
        <w:r w:rsidDel="00E2773A">
          <w:rPr>
            <w:rFonts w:hint="eastAsia"/>
          </w:rPr>
          <w:delText>需求分析是系统设计的基础，在结合实际情况以及辅助决策具体应用的情况下，将从功能性和非功能性两方面对系统的需要进行阐述。</w:delText>
        </w:r>
      </w:del>
    </w:p>
    <w:p w14:paraId="4F5F9E9C" w14:textId="5B5FE592" w:rsidR="007D28D6" w:rsidDel="00E2773A" w:rsidRDefault="00000000">
      <w:pPr>
        <w:pStyle w:val="3"/>
        <w:numPr>
          <w:ilvl w:val="2"/>
          <w:numId w:val="1"/>
        </w:numPr>
        <w:rPr>
          <w:del w:id="3266" w:author="fei zhai" w:date="2026-05-06T15:34:00Z"/>
        </w:rPr>
      </w:pPr>
      <w:bookmarkStart w:id="3267" w:name="_Toc14624"/>
      <w:del w:id="3268" w:author="fei zhai" w:date="2026-05-06T15:34:00Z">
        <w:r w:rsidDel="00E2773A">
          <w:rPr>
            <w:rFonts w:hint="eastAsia"/>
          </w:rPr>
          <w:delText>功能需求分析</w:delText>
        </w:r>
        <w:bookmarkEnd w:id="3267"/>
      </w:del>
    </w:p>
    <w:p w14:paraId="2254B4BE" w14:textId="03E666DD" w:rsidR="007D28D6" w:rsidDel="00E2773A" w:rsidRDefault="00000000">
      <w:pPr>
        <w:ind w:firstLine="480"/>
        <w:rPr>
          <w:del w:id="3269" w:author="fei zhai" w:date="2026-05-06T15:34:00Z"/>
        </w:rPr>
      </w:pPr>
      <w:del w:id="3270" w:author="fei zhai" w:date="2026-05-06T15:34:00Z">
        <w:r w:rsidDel="00E2773A">
          <w:rPr>
            <w:rFonts w:hint="eastAsia"/>
          </w:rPr>
          <w:delText>系统的主体功能是把非结构化专利文本数据对应到《医疗器械分类目录》一级类目上，在具体的业务需求中，系统主要由用户端以及专利分类两大部分组成。</w:delText>
        </w:r>
      </w:del>
    </w:p>
    <w:p w14:paraId="26A6B058" w14:textId="094E616E" w:rsidR="007D28D6" w:rsidDel="00E2773A" w:rsidRDefault="00000000">
      <w:pPr>
        <w:numPr>
          <w:ilvl w:val="0"/>
          <w:numId w:val="14"/>
        </w:numPr>
        <w:ind w:firstLine="480"/>
        <w:rPr>
          <w:del w:id="3271" w:author="fei zhai" w:date="2026-05-06T15:34:00Z"/>
        </w:rPr>
      </w:pPr>
      <w:del w:id="3272" w:author="fei zhai" w:date="2026-05-06T15:34:00Z">
        <w:r w:rsidDel="00E2773A">
          <w:rPr>
            <w:rFonts w:hint="eastAsia"/>
          </w:rPr>
          <w:delText>用户模块</w:delText>
        </w:r>
      </w:del>
    </w:p>
    <w:p w14:paraId="63C7F935" w14:textId="4874E312" w:rsidR="007D28D6" w:rsidDel="00E2773A" w:rsidRDefault="00000000">
      <w:pPr>
        <w:ind w:firstLine="480"/>
        <w:rPr>
          <w:del w:id="3273" w:author="fei zhai" w:date="2026-05-06T15:34:00Z"/>
        </w:rPr>
      </w:pPr>
      <w:del w:id="3274" w:author="fei zhai" w:date="2026-05-06T15:34:00Z">
        <w:r w:rsidDel="00E2773A">
          <w:rPr>
            <w:rFonts w:hint="eastAsia"/>
          </w:rPr>
          <w:delText>从安全性以及系统的管理要求出发，需要有良好的权限管理策略。此部分包括用户的注册、登录验证以及修改密码的功能，在服务器端对接收到的所有请求都应进行身份认证，保证只有经过授权的用户才能使用核心分类的功能，在用户忘记密码时提供基于安全问题来重置密码的方式以保证账户的安全又能给用户提供便利。</w:delText>
        </w:r>
      </w:del>
    </w:p>
    <w:p w14:paraId="09B04CE9" w14:textId="4CEEBA80" w:rsidR="007D28D6" w:rsidDel="00E2773A" w:rsidRDefault="00000000">
      <w:pPr>
        <w:numPr>
          <w:ilvl w:val="0"/>
          <w:numId w:val="14"/>
        </w:numPr>
        <w:ind w:firstLine="480"/>
        <w:rPr>
          <w:del w:id="3275" w:author="fei zhai" w:date="2026-05-06T15:34:00Z"/>
        </w:rPr>
      </w:pPr>
      <w:del w:id="3276" w:author="fei zhai" w:date="2026-05-06T15:34:00Z">
        <w:r w:rsidDel="00E2773A">
          <w:rPr>
            <w:rFonts w:hint="eastAsia"/>
          </w:rPr>
          <w:delText>专利自动分类模块</w:delText>
        </w:r>
      </w:del>
    </w:p>
    <w:p w14:paraId="4B833447" w14:textId="24617291" w:rsidR="007D28D6" w:rsidDel="00E2773A" w:rsidRDefault="00000000">
      <w:pPr>
        <w:ind w:firstLine="480"/>
        <w:rPr>
          <w:del w:id="3277" w:author="fei zhai" w:date="2026-05-06T15:34:00Z"/>
        </w:rPr>
      </w:pPr>
      <w:del w:id="3278" w:author="fei zhai" w:date="2026-05-06T15:34:00Z">
        <w:r w:rsidDel="00E2773A">
          <w:rPr>
            <w:rFonts w:hint="eastAsia"/>
          </w:rPr>
          <w:delText>该模块是系统的重要组成部分。用户在前端输入需要分类的医疗器械发明专利摘要信息，而后端接收到此请求之后，使用已经训练完成的</w:delText>
        </w:r>
        <w:r w:rsidDel="00E2773A">
          <w:rPr>
            <w:rFonts w:hint="eastAsia"/>
          </w:rPr>
          <w:delText>BERT-TextCNN</w:delText>
        </w:r>
        <w:r w:rsidDel="00E2773A">
          <w:rPr>
            <w:rFonts w:hint="eastAsia"/>
          </w:rPr>
          <w:delText>深度神经网络进行预测，得出最有可能属于《医疗器械分类目录》中的一级类别，“医用成像器械”，“有源手术器械”等，从而确定了该发明的技术领域。</w:delText>
        </w:r>
      </w:del>
    </w:p>
    <w:p w14:paraId="03795306" w14:textId="27270D35" w:rsidR="007D28D6" w:rsidDel="00E2773A" w:rsidRDefault="00000000">
      <w:pPr>
        <w:numPr>
          <w:ilvl w:val="0"/>
          <w:numId w:val="14"/>
        </w:numPr>
        <w:ind w:firstLine="480"/>
        <w:rPr>
          <w:del w:id="3279" w:author="fei zhai" w:date="2026-05-06T15:34:00Z"/>
        </w:rPr>
      </w:pPr>
      <w:del w:id="3280" w:author="fei zhai" w:date="2026-05-06T15:34:00Z">
        <w:r w:rsidDel="00E2773A">
          <w:rPr>
            <w:rFonts w:hint="eastAsia"/>
          </w:rPr>
          <w:delText>分类结果可视化模块</w:delText>
        </w:r>
      </w:del>
    </w:p>
    <w:p w14:paraId="6072CEBE" w14:textId="48CC6EE3" w:rsidR="007D28D6" w:rsidDel="00E2773A" w:rsidRDefault="00000000">
      <w:pPr>
        <w:ind w:firstLine="480"/>
        <w:rPr>
          <w:del w:id="3281" w:author="fei zhai" w:date="2026-05-06T15:34:00Z"/>
        </w:rPr>
      </w:pPr>
      <w:del w:id="3282" w:author="fei zhai" w:date="2026-05-06T15:34:00Z">
        <w:r w:rsidDel="00E2773A">
          <w:rPr>
            <w:rFonts w:hint="eastAsia"/>
          </w:rPr>
          <w:delText>系统不仅仅要给出一个预测结果，还要提供模型对于每个类别的置信度，在此基础上利用图表等可视化手段展示待测文本属于各个类别的概率，使用户能够更加清楚地了解模型预测情况，进而做出准确判断。</w:delText>
        </w:r>
      </w:del>
    </w:p>
    <w:p w14:paraId="2F722664" w14:textId="75468E1D" w:rsidR="007D28D6" w:rsidDel="00E2773A" w:rsidRDefault="00000000">
      <w:pPr>
        <w:pStyle w:val="3"/>
        <w:numPr>
          <w:ilvl w:val="2"/>
          <w:numId w:val="1"/>
        </w:numPr>
        <w:rPr>
          <w:del w:id="3283" w:author="fei zhai" w:date="2026-05-06T15:34:00Z"/>
        </w:rPr>
      </w:pPr>
      <w:bookmarkStart w:id="3284" w:name="_Toc23565"/>
      <w:del w:id="3285" w:author="fei zhai" w:date="2026-05-06T15:34:00Z">
        <w:r w:rsidDel="00E2773A">
          <w:rPr>
            <w:rFonts w:hint="eastAsia"/>
          </w:rPr>
          <w:delText>非功能性需求分析</w:delText>
        </w:r>
        <w:bookmarkEnd w:id="3284"/>
      </w:del>
    </w:p>
    <w:p w14:paraId="49379C39" w14:textId="3FBFAE6F" w:rsidR="007D28D6" w:rsidDel="00E2773A" w:rsidRDefault="00000000">
      <w:pPr>
        <w:ind w:firstLine="480"/>
        <w:rPr>
          <w:del w:id="3286" w:author="fei zhai" w:date="2026-05-06T15:34:00Z"/>
        </w:rPr>
      </w:pPr>
      <w:del w:id="3287" w:author="fei zhai" w:date="2026-05-06T15:34:00Z">
        <w:r w:rsidDel="00E2773A">
          <w:rPr>
            <w:rFonts w:hint="eastAsia"/>
          </w:rPr>
          <w:delText>为了使系统更好的适应实际生产环境，在设计上主要考虑三个方面的因素：可扩展性、易用性和及时性</w:delText>
        </w:r>
        <w:r w:rsidDel="00E2773A">
          <w:rPr>
            <w:rStyle w:val="af1"/>
          </w:rPr>
          <w:fldChar w:fldCharType="begin"/>
        </w:r>
        <w:r w:rsidDel="00E2773A">
          <w:rPr>
            <w:rStyle w:val="af1"/>
          </w:rPr>
          <w:delInstrText xml:space="preserve"> ADDIN ZOTERO_ITEM CSL_CITATION {"citationID":"9ZF8pPEZ","properties":{"formattedCitation":"\\super [66]\\nosupersub{}","plainCitation":"[66]","noteIndex":0},"citationItems":[{"id":188,"uris":["http://zotero.org/users/local/2JDDwpa7/items/KTBPTDFI"],"itemData":{"id":188,"type":"article-journal","abstract":"This article is both theoretical and empirical. Theoretically, it describes three principles of system design which we believe must be followed to produce a useful and easy to use computer system. These principles are: early and continual focus on users; empirical measurement of usage; and iterative design whereby the system (simulated, prototype, and real) is modified, tested, modified again, tested again, and the cycle is repeated again and again. This approach is contrasted to other principled design approaches, for example, get it right the first time, reliance on design guidelines. Empirically, the article presents data which show that our design principles are not always intuitive to designers; identifies the arguments which designers often offer for not using these principles—and answers them; and provides an example in which our principles have been used successfully.","container-title":"Commun. ACM","DOI":"10.1145/3166.3170","ISSN":"0001-0782","issue":"3","page":"300–311","source":"ACM Digital Library","title":"Designing for usability:  key principles and what designers think","title-short":"Designing for usability","volume":"28","author":[{"family":"Gould","given":"John D."},{"family":"Lewis","given":"Clayton"}],"issued":{"date-parts":[["1985",3,1]]}},"label":"page"}],"schema":"https://github.com/citation-style-language/schema/raw/master/csl-citation.json"} </w:delInstrText>
        </w:r>
        <w:r w:rsidDel="00E2773A">
          <w:rPr>
            <w:rStyle w:val="af1"/>
          </w:rPr>
          <w:fldChar w:fldCharType="separate"/>
        </w:r>
        <w:r w:rsidDel="00E2773A">
          <w:rPr>
            <w:rStyle w:val="af1"/>
          </w:rPr>
          <w:delText>[66]</w:delText>
        </w:r>
        <w:r w:rsidDel="00E2773A">
          <w:rPr>
            <w:rStyle w:val="af1"/>
          </w:rPr>
          <w:fldChar w:fldCharType="end"/>
        </w:r>
        <w:r w:rsidDel="00E2773A">
          <w:delText>。</w:delText>
        </w:r>
      </w:del>
    </w:p>
    <w:p w14:paraId="75712500" w14:textId="3923BB8D" w:rsidR="007D28D6" w:rsidDel="00E2773A" w:rsidRDefault="00000000">
      <w:pPr>
        <w:numPr>
          <w:ilvl w:val="0"/>
          <w:numId w:val="15"/>
        </w:numPr>
        <w:ind w:firstLine="480"/>
        <w:rPr>
          <w:del w:id="3288" w:author="fei zhai" w:date="2026-05-06T15:34:00Z"/>
        </w:rPr>
      </w:pPr>
      <w:del w:id="3289" w:author="fei zhai" w:date="2026-05-06T15:34:00Z">
        <w:r w:rsidDel="00E2773A">
          <w:delText>可扩展性</w:delText>
        </w:r>
      </w:del>
    </w:p>
    <w:p w14:paraId="10A5593A" w14:textId="1971F1E7" w:rsidR="007D28D6" w:rsidDel="00E2773A" w:rsidRDefault="00000000">
      <w:pPr>
        <w:ind w:firstLineChars="0" w:firstLine="420"/>
        <w:rPr>
          <w:del w:id="3290" w:author="fei zhai" w:date="2026-05-06T15:34:00Z"/>
        </w:rPr>
      </w:pPr>
      <w:del w:id="3291" w:author="fei zhai" w:date="2026-05-06T15:34:00Z">
        <w:r w:rsidDel="00E2773A">
          <w:rPr>
            <w:rFonts w:hint="eastAsia"/>
          </w:rPr>
          <w:delText>由于专利分类工作本身的繁杂性和后期可能增加的新功能，例如批量操作、多种类型的数据等。因此需要有较好的可扩展性。本系统是基于</w:delText>
        </w:r>
        <w:r w:rsidDel="00E2773A">
          <w:rPr>
            <w:rFonts w:hint="eastAsia"/>
          </w:rPr>
          <w:delText>Spring Boot</w:delText>
        </w:r>
        <w:r w:rsidDel="00E2773A">
          <w:rPr>
            <w:rFonts w:hint="eastAsia"/>
          </w:rPr>
          <w:delText>开发，在开发过程中采取模块化的方式进行开发，符合软件工程中的高内聚、低耦合的思想，把复杂的业务分成一个个的小的服务。这样做可以使每一个服务都不至于过大过重，同时也方便以后根据具体的需求进行扩展或者二次开发</w:delText>
        </w:r>
        <w:r w:rsidDel="00E2773A">
          <w:delText>。</w:delText>
        </w:r>
      </w:del>
    </w:p>
    <w:p w14:paraId="325CD306" w14:textId="6CC3772F" w:rsidR="007D28D6" w:rsidDel="00E2773A" w:rsidRDefault="00000000">
      <w:pPr>
        <w:numPr>
          <w:ilvl w:val="0"/>
          <w:numId w:val="15"/>
        </w:numPr>
        <w:ind w:firstLine="480"/>
        <w:rPr>
          <w:del w:id="3292" w:author="fei zhai" w:date="2026-05-06T15:34:00Z"/>
        </w:rPr>
      </w:pPr>
      <w:del w:id="3293" w:author="fei zhai" w:date="2026-05-06T15:34:00Z">
        <w:r w:rsidDel="00E2773A">
          <w:delText>易用性</w:delText>
        </w:r>
      </w:del>
    </w:p>
    <w:p w14:paraId="2E185590" w14:textId="47353664" w:rsidR="007D28D6" w:rsidDel="00E2773A" w:rsidRDefault="00000000">
      <w:pPr>
        <w:ind w:firstLineChars="0" w:firstLine="420"/>
        <w:rPr>
          <w:del w:id="3294" w:author="fei zhai" w:date="2026-05-06T15:34:00Z"/>
        </w:rPr>
      </w:pPr>
      <w:del w:id="3295" w:author="fei zhai" w:date="2026-05-06T15:34:00Z">
        <w:r w:rsidDel="00E2773A">
          <w:rPr>
            <w:rFonts w:hint="eastAsia"/>
          </w:rPr>
          <w:delText>由于本系统的使用者主要是从事专利工作的人员，大多非计算机专业的，因此在人机交互方面需要做到简单易懂。系统应该有良好的导航以及简便的操作方式，使用户在不需要进行的培训的情况下可以很快熟悉并使用此系统，降低用户的学习成本</w:delText>
        </w:r>
        <w:r w:rsidDel="00E2773A">
          <w:delText>。</w:delText>
        </w:r>
      </w:del>
    </w:p>
    <w:p w14:paraId="76973A9E" w14:textId="141D4A54" w:rsidR="007D28D6" w:rsidDel="00E2773A" w:rsidRDefault="00000000">
      <w:pPr>
        <w:numPr>
          <w:ilvl w:val="0"/>
          <w:numId w:val="15"/>
        </w:numPr>
        <w:ind w:firstLine="480"/>
        <w:rPr>
          <w:del w:id="3296" w:author="fei zhai" w:date="2026-05-06T15:34:00Z"/>
        </w:rPr>
      </w:pPr>
      <w:del w:id="3297" w:author="fei zhai" w:date="2026-05-06T15:34:00Z">
        <w:r w:rsidDel="00E2773A">
          <w:delText>实时性</w:delText>
        </w:r>
      </w:del>
    </w:p>
    <w:p w14:paraId="22B0C047" w14:textId="7B2F9FDA" w:rsidR="007D28D6" w:rsidDel="00E2773A" w:rsidRDefault="00000000">
      <w:pPr>
        <w:ind w:firstLineChars="0" w:firstLine="420"/>
        <w:rPr>
          <w:del w:id="3298" w:author="fei zhai" w:date="2026-05-06T15:34:00Z"/>
        </w:rPr>
      </w:pPr>
      <w:del w:id="3299" w:author="fei zhai" w:date="2026-05-06T15:34:00Z">
        <w:r w:rsidDel="00E2773A">
          <w:rPr>
            <w:rFonts w:hint="eastAsia"/>
          </w:rPr>
          <w:delText>为了能够快速辅助审查工作，系统需要有较低时延的特点，在对一个专利文本进行在线分类时，系统从开始到返回结果的时间应该小于一秒。因此，在算法推理方面对深度学习模型加载方式进行改进，使用模型预加载以及常驻内存的方法来减少由于服务冷启动而产生的推理时延以保证良好的服务体验</w:delText>
        </w:r>
        <w:r w:rsidDel="00E2773A">
          <w:delText>。</w:delText>
        </w:r>
      </w:del>
    </w:p>
    <w:p w14:paraId="71CD2773" w14:textId="033C1AF7" w:rsidR="007D28D6" w:rsidDel="00E2773A" w:rsidRDefault="00000000">
      <w:pPr>
        <w:pStyle w:val="2"/>
        <w:numPr>
          <w:ilvl w:val="1"/>
          <w:numId w:val="1"/>
        </w:numPr>
        <w:tabs>
          <w:tab w:val="clear" w:pos="420"/>
        </w:tabs>
        <w:rPr>
          <w:del w:id="3300" w:author="fei zhai" w:date="2026-05-06T15:34:00Z"/>
        </w:rPr>
      </w:pPr>
      <w:bookmarkStart w:id="3301" w:name="_Toc216114525"/>
      <w:bookmarkStart w:id="3302" w:name="_Toc3286"/>
      <w:del w:id="3303" w:author="fei zhai" w:date="2026-05-06T15:34:00Z">
        <w:r w:rsidDel="00E2773A">
          <w:rPr>
            <w:rFonts w:hint="eastAsia"/>
          </w:rPr>
          <w:delText>系统设计</w:delText>
        </w:r>
        <w:bookmarkEnd w:id="3301"/>
        <w:bookmarkEnd w:id="3302"/>
      </w:del>
    </w:p>
    <w:p w14:paraId="666F67CD" w14:textId="1AE20027" w:rsidR="007D28D6" w:rsidDel="00E2773A" w:rsidRDefault="00000000">
      <w:pPr>
        <w:pStyle w:val="3"/>
        <w:numPr>
          <w:ilvl w:val="2"/>
          <w:numId w:val="1"/>
        </w:numPr>
        <w:rPr>
          <w:del w:id="3304" w:author="fei zhai" w:date="2026-05-06T15:34:00Z"/>
        </w:rPr>
      </w:pPr>
      <w:bookmarkStart w:id="3305" w:name="_Toc14074"/>
      <w:del w:id="3306" w:author="fei zhai" w:date="2026-05-06T15:34:00Z">
        <w:r w:rsidDel="00E2773A">
          <w:rPr>
            <w:rFonts w:hint="eastAsia"/>
          </w:rPr>
          <w:delText>系统架构设计</w:delText>
        </w:r>
        <w:bookmarkEnd w:id="3305"/>
      </w:del>
    </w:p>
    <w:p w14:paraId="5AEE1B95" w14:textId="153DD498" w:rsidR="007D28D6" w:rsidDel="00E2773A" w:rsidRDefault="00000000">
      <w:pPr>
        <w:ind w:firstLine="480"/>
        <w:rPr>
          <w:del w:id="3307" w:author="fei zhai" w:date="2026-05-06T15:34:00Z"/>
        </w:rPr>
      </w:pPr>
      <w:del w:id="3308" w:author="fei zhai" w:date="2026-05-06T15:34:00Z">
        <w:r w:rsidDel="00E2773A">
          <w:rPr>
            <w:rFonts w:hint="eastAsia"/>
          </w:rPr>
          <w:delText>本系统采用前后端分离</w:delText>
        </w:r>
        <w:r w:rsidDel="00E2773A">
          <w:rPr>
            <w:rFonts w:hint="eastAsia"/>
          </w:rPr>
          <w:delText>B/S</w:delText>
        </w:r>
        <w:r w:rsidDel="00E2773A">
          <w:rPr>
            <w:rFonts w:hint="eastAsia"/>
          </w:rPr>
          <w:delText>框架，以便表现层与逻辑层分离，有利于系统开发、维护及发布等。由于深度学习推理任务对计算能力以及运行平台有较高要求</w:delText>
        </w:r>
        <w:r w:rsidDel="00E2773A">
          <w:rPr>
            <w:rStyle w:val="af1"/>
          </w:rPr>
          <w:fldChar w:fldCharType="begin"/>
        </w:r>
        <w:r w:rsidDel="00E2773A">
          <w:rPr>
            <w:rStyle w:val="af1"/>
          </w:rPr>
          <w:delInstrText xml:space="preserve"> ADDIN ZOTERO_ITEM CSL_CITATION {"citationID":"CvwW9FNq","properties":{"formattedCitation":"\\super [67]\\nosupersub{}","plainCitation":"[67]","noteIndex":0},"citationItems":[{"id":191,"uris":["http://zotero.org/users/local/2JDDwpa7/items/UFZJYGW6"],"itemData":{"id":191,"type":"article-journal","abstract":"Responding to national aesthetic education reforms, this study introduces a deep learning-driven platform to enhance public music education in Southwest China’s universities. Utilizing LSTM and Transformer models, the system analyzes real-time student learning, predicts mastery trends, and delivers personalized feedback via a cloud-based interface. A semester-long experiment across Guizhou Minzu University, Guizhou University, and Xichang University compared three groups: traditional instruction, MOOC-based hybrid teaching, and AI-enhanced personalized learning. The AI group achieved 32% higher post-test mastery scores, with predictive models maintaining high accuracy (RMSE &lt; 0.15). The platform supports adaptive assessments, intelligent feedback, and instructional decision-making, offering a scalable solution for AI integration in arts education, particularly in culturally diverse, data-scarce settings. This work informs policymakers and developers aiming to modernize aesthetic education through advanced computing.","container-title":"Scientific Reports","DOI":"10.1038/s41598-025-27153-z","ISSN":"2045-2322","issue":"1","journalAbbreviation":"Sci Rep","language":"en","license":"2025 The Author(s)","page":"42798","publisher":"Nature Publishing Group","source":"www.nature.com","title":"A deep learning-based intelligent curriculum system for enhancing public music education: a case study across three universities in Southwest China","title-short":"A deep learning-based intelligent curriculum system for enhancing public music education","volume":"15","author":[{"family":"Du","given":"Hao"},{"family":"Butkaew","given":"Prakan"}],"issued":{"date-parts":[["2025",11,28]]}}}],"schema":"https://github.com/citation-style-language/schema/raw/master/csl-citation.json"} </w:delInstrText>
        </w:r>
        <w:r w:rsidDel="00E2773A">
          <w:rPr>
            <w:rStyle w:val="af1"/>
          </w:rPr>
          <w:fldChar w:fldCharType="separate"/>
        </w:r>
        <w:r w:rsidDel="00E2773A">
          <w:rPr>
            <w:rStyle w:val="af1"/>
          </w:rPr>
          <w:delText>[67]</w:delText>
        </w:r>
        <w:r w:rsidDel="00E2773A">
          <w:rPr>
            <w:rStyle w:val="af1"/>
          </w:rPr>
          <w:fldChar w:fldCharType="end"/>
        </w:r>
        <w:r w:rsidDel="00E2773A">
          <w:rPr>
            <w:rFonts w:hint="eastAsia"/>
          </w:rPr>
          <w:delText>，不同于一般</w:delText>
        </w:r>
        <w:r w:rsidDel="00E2773A">
          <w:rPr>
            <w:rFonts w:hint="eastAsia"/>
          </w:rPr>
          <w:delText>Web</w:delText>
        </w:r>
        <w:r w:rsidDel="00E2773A">
          <w:rPr>
            <w:rFonts w:hint="eastAsia"/>
          </w:rPr>
          <w:delText>业务处理方式，在后端部分使用了异构双服务架构设计。系统的整体结构如图</w:delText>
        </w:r>
        <w:r w:rsidDel="00E2773A">
          <w:rPr>
            <w:rFonts w:hint="eastAsia"/>
          </w:rPr>
          <w:delText>5-1</w:delText>
        </w:r>
        <w:r w:rsidDel="00E2773A">
          <w:rPr>
            <w:rFonts w:hint="eastAsia"/>
          </w:rPr>
          <w:delText>所示，由低到高依次是数据持久层、业务逻辑层以及表示层。</w:delText>
        </w:r>
      </w:del>
    </w:p>
    <w:p w14:paraId="7BA5037C" w14:textId="454F503F" w:rsidR="007D28D6" w:rsidDel="00E2773A" w:rsidRDefault="00000000">
      <w:pPr>
        <w:ind w:firstLineChars="0" w:firstLine="0"/>
        <w:jc w:val="center"/>
        <w:rPr>
          <w:del w:id="3309" w:author="fei zhai" w:date="2026-05-06T15:34:00Z"/>
        </w:rPr>
      </w:pPr>
      <w:del w:id="3310" w:author="fei zhai" w:date="2026-05-06T15:34:00Z">
        <w:r w:rsidDel="00E2773A">
          <w:rPr>
            <w:rFonts w:hint="eastAsia"/>
            <w:noProof/>
          </w:rPr>
          <w:drawing>
            <wp:inline distT="0" distB="0" distL="114300" distR="114300" wp14:anchorId="4C81B4DB" wp14:editId="27040210">
              <wp:extent cx="4187825" cy="5311140"/>
              <wp:effectExtent l="0" t="0" r="635" b="0"/>
              <wp:docPr id="4" name="图片 14" descr="Gemini_Generated_Image_vt12ccvt12ccv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vt12ccvt12ccvt12"/>
                      <pic:cNvPicPr>
                        <a:picLocks noChangeAspect="1"/>
                      </pic:cNvPicPr>
                    </pic:nvPicPr>
                    <pic:blipFill>
                      <a:blip r:embed="rId44"/>
                      <a:srcRect t="6059" b="8874"/>
                      <a:stretch>
                        <a:fillRect/>
                      </a:stretch>
                    </pic:blipFill>
                    <pic:spPr>
                      <a:xfrm>
                        <a:off x="0" y="0"/>
                        <a:ext cx="4187825" cy="5311140"/>
                      </a:xfrm>
                      <a:prstGeom prst="rect">
                        <a:avLst/>
                      </a:prstGeom>
                    </pic:spPr>
                  </pic:pic>
                </a:graphicData>
              </a:graphic>
            </wp:inline>
          </w:drawing>
        </w:r>
      </w:del>
    </w:p>
    <w:p w14:paraId="04839C85" w14:textId="49C0E4A9" w:rsidR="007D28D6" w:rsidDel="00E2773A" w:rsidRDefault="00000000">
      <w:pPr>
        <w:pStyle w:val="ae"/>
        <w:rPr>
          <w:del w:id="3311" w:author="fei zhai" w:date="2026-05-06T15:34:00Z"/>
          <w:rFonts w:hint="default"/>
        </w:rPr>
      </w:pPr>
      <w:del w:id="3312" w:author="fei zhai" w:date="2026-05-06T15:34:00Z">
        <w:r w:rsidDel="00E2773A">
          <w:delText>图</w:delText>
        </w:r>
        <w:r w:rsidDel="00E2773A">
          <w:delText xml:space="preserve">5-1  </w:delText>
        </w:r>
        <w:r w:rsidDel="00E2773A">
          <w:delText>系统架构图</w:delText>
        </w:r>
      </w:del>
    </w:p>
    <w:p w14:paraId="48184028" w14:textId="114C16BF" w:rsidR="007D28D6" w:rsidDel="00E2773A" w:rsidRDefault="00000000">
      <w:pPr>
        <w:numPr>
          <w:ilvl w:val="0"/>
          <w:numId w:val="16"/>
        </w:numPr>
        <w:ind w:firstLine="480"/>
        <w:rPr>
          <w:del w:id="3313" w:author="fei zhai" w:date="2026-05-06T15:34:00Z"/>
        </w:rPr>
      </w:pPr>
      <w:del w:id="3314" w:author="fei zhai" w:date="2026-05-06T15:34:00Z">
        <w:r w:rsidDel="00E2773A">
          <w:rPr>
            <w:rFonts w:hint="eastAsia"/>
          </w:rPr>
          <w:delText>表现层</w:delText>
        </w:r>
      </w:del>
    </w:p>
    <w:p w14:paraId="65620DF4" w14:textId="15F9CD3B" w:rsidR="007D28D6" w:rsidDel="00E2773A" w:rsidRDefault="00000000">
      <w:pPr>
        <w:ind w:firstLineChars="0" w:firstLine="420"/>
        <w:rPr>
          <w:del w:id="3315" w:author="fei zhai" w:date="2026-05-06T15:34:00Z"/>
        </w:rPr>
      </w:pPr>
      <w:del w:id="3316" w:author="fei zhai" w:date="2026-05-06T15:34:00Z">
        <w:r w:rsidDel="00E2773A">
          <w:rPr>
            <w:rFonts w:hint="eastAsia"/>
          </w:rPr>
          <w:delText>以</w:delText>
        </w:r>
        <w:r w:rsidDel="00E2773A">
          <w:rPr>
            <w:rFonts w:hint="eastAsia"/>
          </w:rPr>
          <w:delText>Vue.js</w:delText>
        </w:r>
        <w:r w:rsidDel="00E2773A">
          <w:rPr>
            <w:rFonts w:hint="eastAsia"/>
          </w:rPr>
          <w:delText>为基础开发单页应用，主要用于系统的页面显示以及用户的交互操作，在此部分使用</w:delText>
        </w:r>
        <w:r w:rsidDel="00E2773A">
          <w:rPr>
            <w:rFonts w:hint="eastAsia"/>
          </w:rPr>
          <w:delText>Axios</w:delText>
        </w:r>
        <w:r w:rsidDel="00E2773A">
          <w:rPr>
            <w:rFonts w:hint="eastAsia"/>
          </w:rPr>
          <w:delText>与后端服务器进行异步的数据请求，完成专利文本上传以及分类的结果获取，同时也利用</w:delText>
        </w:r>
        <w:r w:rsidDel="00E2773A">
          <w:rPr>
            <w:rFonts w:hint="eastAsia"/>
          </w:rPr>
          <w:delText>Element UI</w:delText>
        </w:r>
        <w:r w:rsidDel="00E2773A">
          <w:rPr>
            <w:rFonts w:hint="eastAsia"/>
          </w:rPr>
          <w:delText>对页面的展示方式以及样式进行了统一。</w:delText>
        </w:r>
      </w:del>
    </w:p>
    <w:p w14:paraId="7DBE3828" w14:textId="46E27D55" w:rsidR="007D28D6" w:rsidDel="00E2773A" w:rsidRDefault="00000000">
      <w:pPr>
        <w:numPr>
          <w:ilvl w:val="0"/>
          <w:numId w:val="16"/>
        </w:numPr>
        <w:ind w:firstLine="480"/>
        <w:rPr>
          <w:del w:id="3317" w:author="fei zhai" w:date="2026-05-06T15:34:00Z"/>
        </w:rPr>
      </w:pPr>
      <w:del w:id="3318" w:author="fei zhai" w:date="2026-05-06T15:34:00Z">
        <w:r w:rsidDel="00E2773A">
          <w:rPr>
            <w:rFonts w:hint="eastAsia"/>
          </w:rPr>
          <w:delText>业务逻辑层</w:delText>
        </w:r>
      </w:del>
    </w:p>
    <w:p w14:paraId="057D53AA" w14:textId="64E12474" w:rsidR="007D28D6" w:rsidDel="00E2773A" w:rsidRDefault="00000000">
      <w:pPr>
        <w:ind w:firstLine="480"/>
        <w:rPr>
          <w:del w:id="3319" w:author="fei zhai" w:date="2026-05-06T15:34:00Z"/>
        </w:rPr>
      </w:pPr>
      <w:del w:id="3320" w:author="fei zhai" w:date="2026-05-06T15:34:00Z">
        <w:r w:rsidDel="00E2773A">
          <w:rPr>
            <w:rFonts w:hint="eastAsia"/>
          </w:rPr>
          <w:delText>业务逻辑层包括</w:delText>
        </w:r>
        <w:r w:rsidDel="00E2773A">
          <w:rPr>
            <w:rFonts w:hint="eastAsia"/>
          </w:rPr>
          <w:delText>Java</w:delText>
        </w:r>
        <w:r w:rsidDel="00E2773A">
          <w:rPr>
            <w:rFonts w:hint="eastAsia"/>
          </w:rPr>
          <w:delText>服务以及</w:delText>
        </w:r>
        <w:r w:rsidDel="00E2773A">
          <w:rPr>
            <w:rFonts w:hint="eastAsia"/>
          </w:rPr>
          <w:delText>Python</w:delText>
        </w:r>
        <w:r w:rsidDel="00E2773A">
          <w:rPr>
            <w:rFonts w:hint="eastAsia"/>
          </w:rPr>
          <w:delText>推理服务，采用异构方式实现业务控制与算法计算分离。基于</w:delText>
        </w:r>
        <w:r w:rsidDel="00E2773A">
          <w:rPr>
            <w:rFonts w:hint="eastAsia"/>
          </w:rPr>
          <w:delText>Java Spring Boot</w:delText>
        </w:r>
        <w:r w:rsidDel="00E2773A">
          <w:rPr>
            <w:rFonts w:hint="eastAsia"/>
          </w:rPr>
          <w:delText>开发的服务主要是用户管理、登录、鉴权、前端请求转发等功能，是整个系统的中枢神经，连接展示层和数据持久化层。而基于</w:delText>
        </w:r>
        <w:r w:rsidDel="00E2773A">
          <w:rPr>
            <w:rFonts w:hint="eastAsia"/>
          </w:rPr>
          <w:delText>Python Flask</w:delText>
        </w:r>
        <w:r w:rsidDel="00E2773A">
          <w:rPr>
            <w:rFonts w:hint="eastAsia"/>
          </w:rPr>
          <w:delText>开发的小型推理服务只进行与模型相关的运算操作，该服务集成</w:delText>
        </w:r>
        <w:r w:rsidDel="00E2773A">
          <w:rPr>
            <w:rFonts w:hint="eastAsia"/>
          </w:rPr>
          <w:delText>PyTorch</w:delText>
        </w:r>
        <w:r w:rsidDel="00E2773A">
          <w:rPr>
            <w:rFonts w:hint="eastAsia"/>
          </w:rPr>
          <w:delText>深度学习库，用于加载已经训练好的</w:delText>
        </w:r>
        <w:r w:rsidDel="00E2773A">
          <w:rPr>
            <w:rFonts w:hint="eastAsia"/>
          </w:rPr>
          <w:delText>BERT-TextCNN</w:delText>
        </w:r>
        <w:r w:rsidDel="00E2773A">
          <w:rPr>
            <w:rFonts w:hint="eastAsia"/>
          </w:rPr>
          <w:delText>模型并对外暴露稳定高效在线推理</w:delText>
        </w:r>
        <w:r w:rsidDel="00E2773A">
          <w:rPr>
            <w:rFonts w:hint="eastAsia"/>
          </w:rPr>
          <w:delText>API</w:delText>
        </w:r>
        <w:r w:rsidDel="00E2773A">
          <w:rPr>
            <w:rFonts w:hint="eastAsia"/>
          </w:rPr>
          <w:delText>供外部使用来对专利文本进行分类预测。</w:delText>
        </w:r>
      </w:del>
    </w:p>
    <w:p w14:paraId="33FF616C" w14:textId="3A79FFA8" w:rsidR="007D28D6" w:rsidDel="00E2773A" w:rsidRDefault="00000000">
      <w:pPr>
        <w:numPr>
          <w:ilvl w:val="0"/>
          <w:numId w:val="16"/>
        </w:numPr>
        <w:ind w:firstLine="480"/>
        <w:rPr>
          <w:del w:id="3321" w:author="fei zhai" w:date="2026-05-06T15:34:00Z"/>
        </w:rPr>
      </w:pPr>
      <w:del w:id="3322" w:author="fei zhai" w:date="2026-05-06T15:34:00Z">
        <w:r w:rsidDel="00E2773A">
          <w:rPr>
            <w:rFonts w:hint="eastAsia"/>
          </w:rPr>
          <w:delText>数据持久层</w:delText>
        </w:r>
      </w:del>
    </w:p>
    <w:p w14:paraId="67493CB5" w14:textId="7609A5A7" w:rsidR="007D28D6" w:rsidDel="00E2773A" w:rsidRDefault="00000000">
      <w:pPr>
        <w:ind w:firstLine="480"/>
        <w:rPr>
          <w:del w:id="3323" w:author="fei zhai" w:date="2026-05-06T15:34:00Z"/>
        </w:rPr>
      </w:pPr>
      <w:del w:id="3324" w:author="fei zhai" w:date="2026-05-06T15:34:00Z">
        <w:r w:rsidDel="00E2773A">
          <w:rPr>
            <w:rFonts w:hint="eastAsia"/>
          </w:rPr>
          <w:delText>数据持久层采用</w:delText>
        </w:r>
        <w:r w:rsidDel="00E2773A">
          <w:rPr>
            <w:rFonts w:hint="eastAsia"/>
          </w:rPr>
          <w:delText>MySQL</w:delText>
        </w:r>
        <w:r w:rsidDel="00E2773A">
          <w:rPr>
            <w:rFonts w:hint="eastAsia"/>
          </w:rPr>
          <w:delText>关系型数据库存储程序运行过程中产生的结构化数据，如用户账号信息、与安全有关的数据等程序运行日志等，用于系统的身份认证、授权等功能以及日常维护工作。</w:delText>
        </w:r>
      </w:del>
    </w:p>
    <w:p w14:paraId="7FAAC8BD" w14:textId="6380F816" w:rsidR="007D28D6" w:rsidDel="00E2773A" w:rsidRDefault="00000000">
      <w:pPr>
        <w:pStyle w:val="3"/>
        <w:numPr>
          <w:ilvl w:val="2"/>
          <w:numId w:val="1"/>
        </w:numPr>
        <w:rPr>
          <w:del w:id="3325" w:author="fei zhai" w:date="2026-05-06T15:34:00Z"/>
        </w:rPr>
      </w:pPr>
      <w:bookmarkStart w:id="3326" w:name="_Toc10116"/>
      <w:del w:id="3327" w:author="fei zhai" w:date="2026-05-06T15:34:00Z">
        <w:r w:rsidDel="00E2773A">
          <w:rPr>
            <w:rFonts w:hint="eastAsia"/>
          </w:rPr>
          <w:delText>数据库设计</w:delText>
        </w:r>
        <w:bookmarkEnd w:id="3326"/>
      </w:del>
    </w:p>
    <w:p w14:paraId="55E3E475" w14:textId="43C83565" w:rsidR="007D28D6" w:rsidDel="00E2773A" w:rsidRDefault="00000000">
      <w:pPr>
        <w:ind w:firstLine="480"/>
        <w:rPr>
          <w:del w:id="3328" w:author="fei zhai" w:date="2026-05-06T15:34:00Z"/>
        </w:rPr>
      </w:pPr>
      <w:del w:id="3329" w:author="fei zhai" w:date="2026-05-06T15:34:00Z">
        <w:r w:rsidDel="00E2773A">
          <w:rPr>
            <w:rFonts w:hint="eastAsia"/>
          </w:rPr>
          <w:delText>系统数据库设计符合第三范式</w:delText>
        </w:r>
        <w:r w:rsidDel="00E2773A">
          <w:rPr>
            <w:rFonts w:hint="eastAsia"/>
          </w:rPr>
          <w:delText>3NF,</w:delText>
        </w:r>
        <w:r w:rsidDel="00E2773A">
          <w:rPr>
            <w:rFonts w:hint="eastAsia"/>
          </w:rPr>
          <w:delText>是用于保存系统的用户鉴权数据。主要的数据表为</w:delText>
        </w:r>
        <w:r w:rsidDel="00E2773A">
          <w:rPr>
            <w:rFonts w:hint="eastAsia"/>
          </w:rPr>
          <w:delText>user</w:delText>
        </w:r>
        <w:r w:rsidDel="00E2773A">
          <w:rPr>
            <w:rFonts w:hint="eastAsia"/>
          </w:rPr>
          <w:delText>用来保存用户的相关信息</w:delText>
        </w:r>
        <w:r w:rsidDel="00E2773A">
          <w:rPr>
            <w:rFonts w:hint="eastAsia"/>
          </w:rPr>
          <w:delText>,</w:delText>
        </w:r>
        <w:r w:rsidDel="00E2773A">
          <w:rPr>
            <w:rFonts w:hint="eastAsia"/>
          </w:rPr>
          <w:delText>如下图</w:delText>
        </w:r>
        <w:r w:rsidDel="00E2773A">
          <w:rPr>
            <w:rFonts w:hint="eastAsia"/>
          </w:rPr>
          <w:delText>5-1</w:delText>
        </w:r>
        <w:r w:rsidDel="00E2773A">
          <w:rPr>
            <w:rFonts w:hint="eastAsia"/>
          </w:rPr>
          <w:delText>所示。该表的设计有用户的唯一</w:delText>
        </w:r>
        <w:r w:rsidDel="00E2773A">
          <w:rPr>
            <w:rFonts w:hint="eastAsia"/>
          </w:rPr>
          <w:delText>ID</w:delText>
        </w:r>
        <w:r w:rsidDel="00E2773A">
          <w:rPr>
            <w:rFonts w:hint="eastAsia"/>
          </w:rPr>
          <w:delText>、经过加密的登录凭据以及用于忘记密码的问题及其答案以保证用户信息的安全性</w:delText>
        </w:r>
        <w:r w:rsidDel="00E2773A">
          <w:delText>。</w:delText>
        </w:r>
      </w:del>
    </w:p>
    <w:p w14:paraId="22C048A1" w14:textId="03C87BE8" w:rsidR="007D28D6" w:rsidDel="00E2773A" w:rsidRDefault="00000000">
      <w:pPr>
        <w:pStyle w:val="ae"/>
        <w:rPr>
          <w:del w:id="3330" w:author="fei zhai" w:date="2026-05-06T15:34:00Z"/>
          <w:rFonts w:hint="default"/>
        </w:rPr>
      </w:pPr>
      <w:del w:id="3331" w:author="fei zhai" w:date="2026-05-06T15:34:00Z">
        <w:r w:rsidDel="00E2773A">
          <w:delText>表</w:delText>
        </w:r>
        <w:r w:rsidDel="00E2773A">
          <w:delText xml:space="preserve">5-1  </w:delText>
        </w:r>
        <w:r w:rsidDel="00E2773A">
          <w:delText>用户信息表</w:delText>
        </w:r>
      </w:del>
    </w:p>
    <w:tbl>
      <w:tblPr>
        <w:tblStyle w:val="aa"/>
        <w:tblW w:w="0" w:type="auto"/>
        <w:tblLook w:val="04A0" w:firstRow="1" w:lastRow="0" w:firstColumn="1" w:lastColumn="0" w:noHBand="0" w:noVBand="1"/>
      </w:tblPr>
      <w:tblGrid>
        <w:gridCol w:w="1195"/>
        <w:gridCol w:w="1182"/>
        <w:gridCol w:w="833"/>
        <w:gridCol w:w="2994"/>
        <w:gridCol w:w="2102"/>
      </w:tblGrid>
      <w:tr w:rsidR="007D28D6" w:rsidDel="00E2773A" w14:paraId="683EFC86" w14:textId="0E415EFF">
        <w:trPr>
          <w:del w:id="3332" w:author="fei zhai" w:date="2026-05-06T15:34:00Z"/>
        </w:trPr>
        <w:tc>
          <w:tcPr>
            <w:tcW w:w="1204" w:type="dxa"/>
            <w:tcBorders>
              <w:top w:val="single" w:sz="8" w:space="0" w:color="auto"/>
              <w:left w:val="nil"/>
              <w:bottom w:val="single" w:sz="6" w:space="0" w:color="auto"/>
              <w:right w:val="nil"/>
            </w:tcBorders>
            <w:vAlign w:val="bottom"/>
          </w:tcPr>
          <w:p w14:paraId="45AF0016" w14:textId="44B48FE5" w:rsidR="007D28D6" w:rsidDel="00E2773A" w:rsidRDefault="00000000">
            <w:pPr>
              <w:pStyle w:val="af"/>
              <w:rPr>
                <w:del w:id="3333" w:author="fei zhai" w:date="2026-05-06T15:34:00Z"/>
                <w:rFonts w:hint="default"/>
              </w:rPr>
            </w:pPr>
            <w:del w:id="3334" w:author="fei zhai" w:date="2026-05-06T15:34:00Z">
              <w:r w:rsidDel="00E2773A">
                <w:rPr>
                  <w:rFonts w:hint="default"/>
                </w:rPr>
                <w:delText>字段名称</w:delText>
              </w:r>
            </w:del>
          </w:p>
        </w:tc>
        <w:tc>
          <w:tcPr>
            <w:tcW w:w="1198" w:type="dxa"/>
            <w:tcBorders>
              <w:top w:val="single" w:sz="8" w:space="0" w:color="auto"/>
              <w:left w:val="nil"/>
              <w:bottom w:val="single" w:sz="6" w:space="0" w:color="auto"/>
              <w:right w:val="nil"/>
            </w:tcBorders>
            <w:vAlign w:val="bottom"/>
          </w:tcPr>
          <w:p w14:paraId="65A31D4A" w14:textId="6A297EC0" w:rsidR="007D28D6" w:rsidDel="00E2773A" w:rsidRDefault="00000000">
            <w:pPr>
              <w:pStyle w:val="af"/>
              <w:rPr>
                <w:del w:id="3335" w:author="fei zhai" w:date="2026-05-06T15:34:00Z"/>
                <w:rFonts w:hint="default"/>
              </w:rPr>
            </w:pPr>
            <w:del w:id="3336" w:author="fei zhai" w:date="2026-05-06T15:34:00Z">
              <w:r w:rsidDel="00E2773A">
                <w:rPr>
                  <w:rFonts w:hint="default"/>
                </w:rPr>
                <w:delText>数据类型</w:delText>
              </w:r>
            </w:del>
          </w:p>
        </w:tc>
        <w:tc>
          <w:tcPr>
            <w:tcW w:w="848" w:type="dxa"/>
            <w:tcBorders>
              <w:top w:val="single" w:sz="8" w:space="0" w:color="auto"/>
              <w:left w:val="nil"/>
              <w:bottom w:val="single" w:sz="6" w:space="0" w:color="auto"/>
              <w:right w:val="nil"/>
            </w:tcBorders>
            <w:vAlign w:val="bottom"/>
          </w:tcPr>
          <w:p w14:paraId="3DA77CCB" w14:textId="29C03220" w:rsidR="007D28D6" w:rsidDel="00E2773A" w:rsidRDefault="00000000">
            <w:pPr>
              <w:pStyle w:val="af"/>
              <w:rPr>
                <w:del w:id="3337" w:author="fei zhai" w:date="2026-05-06T15:34:00Z"/>
                <w:rFonts w:hint="default"/>
              </w:rPr>
            </w:pPr>
            <w:del w:id="3338" w:author="fei zhai" w:date="2026-05-06T15:34:00Z">
              <w:r w:rsidDel="00E2773A">
                <w:rPr>
                  <w:rFonts w:hint="default"/>
                </w:rPr>
                <w:delText>长度</w:delText>
              </w:r>
            </w:del>
          </w:p>
        </w:tc>
        <w:tc>
          <w:tcPr>
            <w:tcW w:w="3088" w:type="dxa"/>
            <w:tcBorders>
              <w:top w:val="single" w:sz="8" w:space="0" w:color="auto"/>
              <w:left w:val="nil"/>
              <w:bottom w:val="single" w:sz="6" w:space="0" w:color="auto"/>
              <w:right w:val="nil"/>
            </w:tcBorders>
            <w:vAlign w:val="bottom"/>
          </w:tcPr>
          <w:p w14:paraId="5D6B5A93" w14:textId="0991DD03" w:rsidR="007D28D6" w:rsidDel="00E2773A" w:rsidRDefault="00000000">
            <w:pPr>
              <w:pStyle w:val="af"/>
              <w:rPr>
                <w:del w:id="3339" w:author="fei zhai" w:date="2026-05-06T15:34:00Z"/>
                <w:rFonts w:hint="default"/>
              </w:rPr>
            </w:pPr>
            <w:del w:id="3340" w:author="fei zhai" w:date="2026-05-06T15:34:00Z">
              <w:r w:rsidDel="00E2773A">
                <w:rPr>
                  <w:rFonts w:hint="default"/>
                </w:rPr>
                <w:delText>约束条件</w:delText>
              </w:r>
            </w:del>
          </w:p>
        </w:tc>
        <w:tc>
          <w:tcPr>
            <w:tcW w:w="2184" w:type="dxa"/>
            <w:tcBorders>
              <w:top w:val="single" w:sz="8" w:space="0" w:color="auto"/>
              <w:left w:val="nil"/>
              <w:bottom w:val="single" w:sz="6" w:space="0" w:color="auto"/>
              <w:right w:val="nil"/>
            </w:tcBorders>
            <w:vAlign w:val="bottom"/>
          </w:tcPr>
          <w:p w14:paraId="7A7EA9A4" w14:textId="76BEBC0E" w:rsidR="007D28D6" w:rsidDel="00E2773A" w:rsidRDefault="00000000">
            <w:pPr>
              <w:pStyle w:val="af"/>
              <w:rPr>
                <w:del w:id="3341" w:author="fei zhai" w:date="2026-05-06T15:34:00Z"/>
                <w:rFonts w:hint="default"/>
              </w:rPr>
            </w:pPr>
            <w:del w:id="3342" w:author="fei zhai" w:date="2026-05-06T15:34:00Z">
              <w:r w:rsidDel="00E2773A">
                <w:rPr>
                  <w:rFonts w:hint="default"/>
                </w:rPr>
                <w:delText>字段说明</w:delText>
              </w:r>
            </w:del>
          </w:p>
        </w:tc>
      </w:tr>
      <w:tr w:rsidR="007D28D6" w:rsidDel="00E2773A" w14:paraId="76779E67" w14:textId="0E1A0437">
        <w:trPr>
          <w:del w:id="3343" w:author="fei zhai" w:date="2026-05-06T15:34:00Z"/>
        </w:trPr>
        <w:tc>
          <w:tcPr>
            <w:tcW w:w="1204" w:type="dxa"/>
            <w:tcBorders>
              <w:top w:val="single" w:sz="6" w:space="0" w:color="auto"/>
              <w:left w:val="nil"/>
              <w:bottom w:val="nil"/>
              <w:right w:val="nil"/>
            </w:tcBorders>
            <w:vAlign w:val="bottom"/>
          </w:tcPr>
          <w:p w14:paraId="536A9BF0" w14:textId="2412D708" w:rsidR="007D28D6" w:rsidDel="00E2773A" w:rsidRDefault="00000000">
            <w:pPr>
              <w:pStyle w:val="af"/>
              <w:rPr>
                <w:del w:id="3344" w:author="fei zhai" w:date="2026-05-06T15:34:00Z"/>
                <w:rFonts w:hint="default"/>
              </w:rPr>
            </w:pPr>
            <w:del w:id="3345" w:author="fei zhai" w:date="2026-05-06T15:34:00Z">
              <w:r w:rsidDel="00E2773A">
                <w:rPr>
                  <w:rFonts w:hint="default"/>
                </w:rPr>
                <w:delText>id</w:delText>
              </w:r>
            </w:del>
          </w:p>
        </w:tc>
        <w:tc>
          <w:tcPr>
            <w:tcW w:w="1198" w:type="dxa"/>
            <w:tcBorders>
              <w:top w:val="single" w:sz="6" w:space="0" w:color="auto"/>
              <w:left w:val="nil"/>
              <w:bottom w:val="nil"/>
              <w:right w:val="nil"/>
            </w:tcBorders>
            <w:vAlign w:val="bottom"/>
          </w:tcPr>
          <w:p w14:paraId="3BED184F" w14:textId="28442B10" w:rsidR="007D28D6" w:rsidDel="00E2773A" w:rsidRDefault="00000000">
            <w:pPr>
              <w:pStyle w:val="af"/>
              <w:rPr>
                <w:del w:id="3346" w:author="fei zhai" w:date="2026-05-06T15:34:00Z"/>
                <w:rFonts w:hint="default"/>
              </w:rPr>
            </w:pPr>
            <w:del w:id="3347" w:author="fei zhai" w:date="2026-05-06T15:34:00Z">
              <w:r w:rsidDel="00E2773A">
                <w:rPr>
                  <w:rFonts w:hint="default"/>
                </w:rPr>
                <w:delText>int</w:delText>
              </w:r>
            </w:del>
          </w:p>
        </w:tc>
        <w:tc>
          <w:tcPr>
            <w:tcW w:w="848" w:type="dxa"/>
            <w:tcBorders>
              <w:top w:val="single" w:sz="6" w:space="0" w:color="auto"/>
              <w:left w:val="nil"/>
              <w:bottom w:val="nil"/>
              <w:right w:val="nil"/>
            </w:tcBorders>
            <w:vAlign w:val="bottom"/>
          </w:tcPr>
          <w:p w14:paraId="11CA6B8A" w14:textId="3623F9D0" w:rsidR="007D28D6" w:rsidDel="00E2773A" w:rsidRDefault="00000000">
            <w:pPr>
              <w:pStyle w:val="af"/>
              <w:rPr>
                <w:del w:id="3348" w:author="fei zhai" w:date="2026-05-06T15:34:00Z"/>
                <w:rFonts w:hint="default"/>
              </w:rPr>
            </w:pPr>
            <w:del w:id="3349" w:author="fei zhai" w:date="2026-05-06T15:34:00Z">
              <w:r w:rsidDel="00E2773A">
                <w:rPr>
                  <w:rFonts w:hint="default"/>
                </w:rPr>
                <w:delText>11</w:delText>
              </w:r>
            </w:del>
          </w:p>
        </w:tc>
        <w:tc>
          <w:tcPr>
            <w:tcW w:w="3088" w:type="dxa"/>
            <w:tcBorders>
              <w:top w:val="single" w:sz="6" w:space="0" w:color="auto"/>
              <w:left w:val="nil"/>
              <w:bottom w:val="nil"/>
              <w:right w:val="nil"/>
            </w:tcBorders>
            <w:vAlign w:val="bottom"/>
          </w:tcPr>
          <w:p w14:paraId="1D8C42A2" w14:textId="5B2DB01D" w:rsidR="007D28D6" w:rsidDel="00E2773A" w:rsidRDefault="00000000">
            <w:pPr>
              <w:pStyle w:val="af"/>
              <w:rPr>
                <w:del w:id="3350" w:author="fei zhai" w:date="2026-05-06T15:34:00Z"/>
                <w:rFonts w:hint="default"/>
              </w:rPr>
            </w:pPr>
            <w:del w:id="3351" w:author="fei zhai" w:date="2026-05-06T15:34:00Z">
              <w:r w:rsidDel="00E2773A">
                <w:rPr>
                  <w:rFonts w:hint="default"/>
                </w:rPr>
                <w:delText>Primary Key, Auto Increment</w:delText>
              </w:r>
            </w:del>
          </w:p>
        </w:tc>
        <w:tc>
          <w:tcPr>
            <w:tcW w:w="2184" w:type="dxa"/>
            <w:tcBorders>
              <w:top w:val="single" w:sz="6" w:space="0" w:color="auto"/>
              <w:left w:val="nil"/>
              <w:bottom w:val="nil"/>
              <w:right w:val="nil"/>
            </w:tcBorders>
            <w:vAlign w:val="bottom"/>
          </w:tcPr>
          <w:p w14:paraId="28E50EDB" w14:textId="6E6E0746" w:rsidR="007D28D6" w:rsidDel="00E2773A" w:rsidRDefault="00000000">
            <w:pPr>
              <w:pStyle w:val="af"/>
              <w:rPr>
                <w:del w:id="3352" w:author="fei zhai" w:date="2026-05-06T15:34:00Z"/>
                <w:rFonts w:hint="default"/>
              </w:rPr>
            </w:pPr>
            <w:del w:id="3353" w:author="fei zhai" w:date="2026-05-06T15:34:00Z">
              <w:r w:rsidDel="00E2773A">
                <w:rPr>
                  <w:rFonts w:hint="default"/>
                </w:rPr>
                <w:delText>用户唯一标识</w:delText>
              </w:r>
              <w:r w:rsidDel="00E2773A">
                <w:rPr>
                  <w:rFonts w:hint="default"/>
                </w:rPr>
                <w:delText>ID</w:delText>
              </w:r>
            </w:del>
          </w:p>
        </w:tc>
      </w:tr>
      <w:tr w:rsidR="007D28D6" w:rsidDel="00E2773A" w14:paraId="4C6C1A72" w14:textId="7EA34741">
        <w:trPr>
          <w:del w:id="3354" w:author="fei zhai" w:date="2026-05-06T15:34:00Z"/>
        </w:trPr>
        <w:tc>
          <w:tcPr>
            <w:tcW w:w="1204" w:type="dxa"/>
            <w:tcBorders>
              <w:top w:val="nil"/>
              <w:left w:val="nil"/>
              <w:bottom w:val="nil"/>
              <w:right w:val="nil"/>
            </w:tcBorders>
            <w:vAlign w:val="bottom"/>
          </w:tcPr>
          <w:p w14:paraId="6604D41F" w14:textId="51488685" w:rsidR="007D28D6" w:rsidDel="00E2773A" w:rsidRDefault="00000000">
            <w:pPr>
              <w:pStyle w:val="af"/>
              <w:rPr>
                <w:del w:id="3355" w:author="fei zhai" w:date="2026-05-06T15:34:00Z"/>
                <w:rFonts w:hint="default"/>
              </w:rPr>
            </w:pPr>
            <w:del w:id="3356" w:author="fei zhai" w:date="2026-05-06T15:34:00Z">
              <w:r w:rsidDel="00E2773A">
                <w:rPr>
                  <w:rFonts w:hint="default"/>
                </w:rPr>
                <w:delText>username</w:delText>
              </w:r>
            </w:del>
          </w:p>
        </w:tc>
        <w:tc>
          <w:tcPr>
            <w:tcW w:w="1198" w:type="dxa"/>
            <w:tcBorders>
              <w:top w:val="nil"/>
              <w:left w:val="nil"/>
              <w:bottom w:val="nil"/>
              <w:right w:val="nil"/>
            </w:tcBorders>
            <w:vAlign w:val="bottom"/>
          </w:tcPr>
          <w:p w14:paraId="624A8918" w14:textId="2B3CE630" w:rsidR="007D28D6" w:rsidDel="00E2773A" w:rsidRDefault="00000000">
            <w:pPr>
              <w:pStyle w:val="af"/>
              <w:rPr>
                <w:del w:id="3357" w:author="fei zhai" w:date="2026-05-06T15:34:00Z"/>
                <w:rFonts w:hint="default"/>
              </w:rPr>
            </w:pPr>
            <w:del w:id="3358" w:author="fei zhai" w:date="2026-05-06T15:34:00Z">
              <w:r w:rsidDel="00E2773A">
                <w:rPr>
                  <w:rFonts w:hint="default"/>
                </w:rPr>
                <w:delText>varchar</w:delText>
              </w:r>
            </w:del>
          </w:p>
        </w:tc>
        <w:tc>
          <w:tcPr>
            <w:tcW w:w="848" w:type="dxa"/>
            <w:tcBorders>
              <w:top w:val="nil"/>
              <w:left w:val="nil"/>
              <w:bottom w:val="nil"/>
              <w:right w:val="nil"/>
            </w:tcBorders>
            <w:vAlign w:val="bottom"/>
          </w:tcPr>
          <w:p w14:paraId="607A43C5" w14:textId="69C336F3" w:rsidR="007D28D6" w:rsidDel="00E2773A" w:rsidRDefault="00000000">
            <w:pPr>
              <w:pStyle w:val="af"/>
              <w:rPr>
                <w:del w:id="3359" w:author="fei zhai" w:date="2026-05-06T15:34:00Z"/>
                <w:rFonts w:hint="default"/>
              </w:rPr>
            </w:pPr>
            <w:del w:id="3360" w:author="fei zhai" w:date="2026-05-06T15:34:00Z">
              <w:r w:rsidDel="00E2773A">
                <w:rPr>
                  <w:rFonts w:hint="default"/>
                </w:rPr>
                <w:delText>255</w:delText>
              </w:r>
            </w:del>
          </w:p>
        </w:tc>
        <w:tc>
          <w:tcPr>
            <w:tcW w:w="3088" w:type="dxa"/>
            <w:tcBorders>
              <w:top w:val="nil"/>
              <w:left w:val="nil"/>
              <w:bottom w:val="nil"/>
              <w:right w:val="nil"/>
            </w:tcBorders>
            <w:vAlign w:val="bottom"/>
          </w:tcPr>
          <w:p w14:paraId="4D86C58A" w14:textId="449BEC3C" w:rsidR="007D28D6" w:rsidDel="00E2773A" w:rsidRDefault="00000000">
            <w:pPr>
              <w:pStyle w:val="af"/>
              <w:rPr>
                <w:del w:id="3361" w:author="fei zhai" w:date="2026-05-06T15:34:00Z"/>
                <w:rFonts w:hint="default"/>
              </w:rPr>
            </w:pPr>
            <w:del w:id="3362" w:author="fei zhai" w:date="2026-05-06T15:34:00Z">
              <w:r w:rsidDel="00E2773A">
                <w:rPr>
                  <w:rFonts w:hint="default"/>
                </w:rPr>
                <w:delText>Unique, Not Null</w:delText>
              </w:r>
            </w:del>
          </w:p>
        </w:tc>
        <w:tc>
          <w:tcPr>
            <w:tcW w:w="2184" w:type="dxa"/>
            <w:tcBorders>
              <w:top w:val="nil"/>
              <w:left w:val="nil"/>
              <w:bottom w:val="nil"/>
              <w:right w:val="nil"/>
            </w:tcBorders>
            <w:vAlign w:val="bottom"/>
          </w:tcPr>
          <w:p w14:paraId="46552B54" w14:textId="40DD2362" w:rsidR="007D28D6" w:rsidDel="00E2773A" w:rsidRDefault="00000000">
            <w:pPr>
              <w:pStyle w:val="af"/>
              <w:rPr>
                <w:del w:id="3363" w:author="fei zhai" w:date="2026-05-06T15:34:00Z"/>
                <w:rFonts w:hint="default"/>
              </w:rPr>
            </w:pPr>
            <w:del w:id="3364" w:author="fei zhai" w:date="2026-05-06T15:34:00Z">
              <w:r w:rsidDel="00E2773A">
                <w:rPr>
                  <w:rFonts w:hint="default"/>
                </w:rPr>
                <w:delText>登录用户名</w:delText>
              </w:r>
            </w:del>
          </w:p>
        </w:tc>
      </w:tr>
      <w:tr w:rsidR="007D28D6" w:rsidDel="00E2773A" w14:paraId="15208F25" w14:textId="3065FB63">
        <w:trPr>
          <w:del w:id="3365" w:author="fei zhai" w:date="2026-05-06T15:34:00Z"/>
        </w:trPr>
        <w:tc>
          <w:tcPr>
            <w:tcW w:w="1204" w:type="dxa"/>
            <w:tcBorders>
              <w:top w:val="nil"/>
              <w:left w:val="nil"/>
              <w:bottom w:val="nil"/>
              <w:right w:val="nil"/>
            </w:tcBorders>
            <w:vAlign w:val="bottom"/>
          </w:tcPr>
          <w:p w14:paraId="6A3F5497" w14:textId="46EC36B9" w:rsidR="007D28D6" w:rsidDel="00E2773A" w:rsidRDefault="00000000">
            <w:pPr>
              <w:pStyle w:val="af"/>
              <w:rPr>
                <w:del w:id="3366" w:author="fei zhai" w:date="2026-05-06T15:34:00Z"/>
                <w:rFonts w:hint="default"/>
              </w:rPr>
            </w:pPr>
            <w:del w:id="3367" w:author="fei zhai" w:date="2026-05-06T15:34:00Z">
              <w:r w:rsidDel="00E2773A">
                <w:rPr>
                  <w:rFonts w:hint="default"/>
                </w:rPr>
                <w:delText>password</w:delText>
              </w:r>
            </w:del>
          </w:p>
        </w:tc>
        <w:tc>
          <w:tcPr>
            <w:tcW w:w="1198" w:type="dxa"/>
            <w:tcBorders>
              <w:top w:val="nil"/>
              <w:left w:val="nil"/>
              <w:bottom w:val="nil"/>
              <w:right w:val="nil"/>
            </w:tcBorders>
            <w:vAlign w:val="bottom"/>
          </w:tcPr>
          <w:p w14:paraId="1A9D0225" w14:textId="5A9C5A6B" w:rsidR="007D28D6" w:rsidDel="00E2773A" w:rsidRDefault="00000000">
            <w:pPr>
              <w:pStyle w:val="af"/>
              <w:rPr>
                <w:del w:id="3368" w:author="fei zhai" w:date="2026-05-06T15:34:00Z"/>
                <w:rFonts w:hint="default"/>
              </w:rPr>
            </w:pPr>
            <w:del w:id="3369" w:author="fei zhai" w:date="2026-05-06T15:34:00Z">
              <w:r w:rsidDel="00E2773A">
                <w:rPr>
                  <w:rFonts w:hint="default"/>
                </w:rPr>
                <w:delText>varchar</w:delText>
              </w:r>
            </w:del>
          </w:p>
        </w:tc>
        <w:tc>
          <w:tcPr>
            <w:tcW w:w="848" w:type="dxa"/>
            <w:tcBorders>
              <w:top w:val="nil"/>
              <w:left w:val="nil"/>
              <w:bottom w:val="nil"/>
              <w:right w:val="nil"/>
            </w:tcBorders>
            <w:vAlign w:val="bottom"/>
          </w:tcPr>
          <w:p w14:paraId="1467FE64" w14:textId="7BD92893" w:rsidR="007D28D6" w:rsidDel="00E2773A" w:rsidRDefault="00000000">
            <w:pPr>
              <w:pStyle w:val="af"/>
              <w:rPr>
                <w:del w:id="3370" w:author="fei zhai" w:date="2026-05-06T15:34:00Z"/>
                <w:rFonts w:hint="default"/>
              </w:rPr>
            </w:pPr>
            <w:del w:id="3371" w:author="fei zhai" w:date="2026-05-06T15:34:00Z">
              <w:r w:rsidDel="00E2773A">
                <w:rPr>
                  <w:rFonts w:hint="default"/>
                </w:rPr>
                <w:delText>255</w:delText>
              </w:r>
            </w:del>
          </w:p>
        </w:tc>
        <w:tc>
          <w:tcPr>
            <w:tcW w:w="3088" w:type="dxa"/>
            <w:tcBorders>
              <w:top w:val="nil"/>
              <w:left w:val="nil"/>
              <w:bottom w:val="nil"/>
              <w:right w:val="nil"/>
            </w:tcBorders>
            <w:vAlign w:val="bottom"/>
          </w:tcPr>
          <w:p w14:paraId="7496F799" w14:textId="0EC56387" w:rsidR="007D28D6" w:rsidDel="00E2773A" w:rsidRDefault="00000000">
            <w:pPr>
              <w:pStyle w:val="af"/>
              <w:rPr>
                <w:del w:id="3372" w:author="fei zhai" w:date="2026-05-06T15:34:00Z"/>
                <w:rFonts w:hint="default"/>
              </w:rPr>
            </w:pPr>
            <w:del w:id="3373" w:author="fei zhai" w:date="2026-05-06T15:34:00Z">
              <w:r w:rsidDel="00E2773A">
                <w:rPr>
                  <w:rFonts w:hint="default"/>
                </w:rPr>
                <w:delText>Not Null</w:delText>
              </w:r>
            </w:del>
          </w:p>
        </w:tc>
        <w:tc>
          <w:tcPr>
            <w:tcW w:w="2184" w:type="dxa"/>
            <w:tcBorders>
              <w:top w:val="nil"/>
              <w:left w:val="nil"/>
              <w:bottom w:val="nil"/>
              <w:right w:val="nil"/>
            </w:tcBorders>
            <w:vAlign w:val="bottom"/>
          </w:tcPr>
          <w:p w14:paraId="5EA5AE67" w14:textId="0C263257" w:rsidR="007D28D6" w:rsidDel="00E2773A" w:rsidRDefault="00000000">
            <w:pPr>
              <w:pStyle w:val="af"/>
              <w:rPr>
                <w:del w:id="3374" w:author="fei zhai" w:date="2026-05-06T15:34:00Z"/>
                <w:rFonts w:hint="default"/>
              </w:rPr>
            </w:pPr>
            <w:del w:id="3375" w:author="fei zhai" w:date="2026-05-06T15:34:00Z">
              <w:r w:rsidDel="00E2773A">
                <w:rPr>
                  <w:rFonts w:hint="default"/>
                </w:rPr>
                <w:delText>加密存储的登录密码</w:delText>
              </w:r>
            </w:del>
          </w:p>
        </w:tc>
      </w:tr>
      <w:tr w:rsidR="007D28D6" w:rsidDel="00E2773A" w14:paraId="45DE3670" w14:textId="09114D5F">
        <w:trPr>
          <w:del w:id="3376" w:author="fei zhai" w:date="2026-05-06T15:34:00Z"/>
        </w:trPr>
        <w:tc>
          <w:tcPr>
            <w:tcW w:w="1204" w:type="dxa"/>
            <w:tcBorders>
              <w:top w:val="nil"/>
              <w:left w:val="nil"/>
              <w:bottom w:val="nil"/>
              <w:right w:val="nil"/>
            </w:tcBorders>
            <w:vAlign w:val="bottom"/>
          </w:tcPr>
          <w:p w14:paraId="1D203D3C" w14:textId="1FA695BC" w:rsidR="007D28D6" w:rsidDel="00E2773A" w:rsidRDefault="00000000">
            <w:pPr>
              <w:pStyle w:val="af"/>
              <w:rPr>
                <w:del w:id="3377" w:author="fei zhai" w:date="2026-05-06T15:34:00Z"/>
                <w:rFonts w:hint="default"/>
              </w:rPr>
            </w:pPr>
            <w:del w:id="3378" w:author="fei zhai" w:date="2026-05-06T15:34:00Z">
              <w:r w:rsidDel="00E2773A">
                <w:rPr>
                  <w:rFonts w:hint="default"/>
                </w:rPr>
                <w:delText>question</w:delText>
              </w:r>
            </w:del>
          </w:p>
        </w:tc>
        <w:tc>
          <w:tcPr>
            <w:tcW w:w="1198" w:type="dxa"/>
            <w:tcBorders>
              <w:top w:val="nil"/>
              <w:left w:val="nil"/>
              <w:bottom w:val="nil"/>
              <w:right w:val="nil"/>
            </w:tcBorders>
            <w:vAlign w:val="bottom"/>
          </w:tcPr>
          <w:p w14:paraId="78D9E283" w14:textId="0CE366D8" w:rsidR="007D28D6" w:rsidDel="00E2773A" w:rsidRDefault="00000000">
            <w:pPr>
              <w:pStyle w:val="af"/>
              <w:rPr>
                <w:del w:id="3379" w:author="fei zhai" w:date="2026-05-06T15:34:00Z"/>
                <w:rFonts w:hint="default"/>
              </w:rPr>
            </w:pPr>
            <w:del w:id="3380" w:author="fei zhai" w:date="2026-05-06T15:34:00Z">
              <w:r w:rsidDel="00E2773A">
                <w:rPr>
                  <w:rFonts w:hint="default"/>
                </w:rPr>
                <w:delText>varchar</w:delText>
              </w:r>
            </w:del>
          </w:p>
        </w:tc>
        <w:tc>
          <w:tcPr>
            <w:tcW w:w="848" w:type="dxa"/>
            <w:tcBorders>
              <w:top w:val="nil"/>
              <w:left w:val="nil"/>
              <w:bottom w:val="nil"/>
              <w:right w:val="nil"/>
            </w:tcBorders>
            <w:vAlign w:val="bottom"/>
          </w:tcPr>
          <w:p w14:paraId="59D3B2E0" w14:textId="46681327" w:rsidR="007D28D6" w:rsidDel="00E2773A" w:rsidRDefault="00000000">
            <w:pPr>
              <w:pStyle w:val="af"/>
              <w:rPr>
                <w:del w:id="3381" w:author="fei zhai" w:date="2026-05-06T15:34:00Z"/>
                <w:rFonts w:hint="default"/>
              </w:rPr>
            </w:pPr>
            <w:del w:id="3382" w:author="fei zhai" w:date="2026-05-06T15:34:00Z">
              <w:r w:rsidDel="00E2773A">
                <w:rPr>
                  <w:rFonts w:hint="default"/>
                </w:rPr>
                <w:delText>255</w:delText>
              </w:r>
            </w:del>
          </w:p>
        </w:tc>
        <w:tc>
          <w:tcPr>
            <w:tcW w:w="3088" w:type="dxa"/>
            <w:tcBorders>
              <w:top w:val="nil"/>
              <w:left w:val="nil"/>
              <w:bottom w:val="nil"/>
              <w:right w:val="nil"/>
            </w:tcBorders>
            <w:vAlign w:val="bottom"/>
          </w:tcPr>
          <w:p w14:paraId="29821BCF" w14:textId="04BF13D9" w:rsidR="007D28D6" w:rsidDel="00E2773A" w:rsidRDefault="00000000">
            <w:pPr>
              <w:pStyle w:val="af"/>
              <w:rPr>
                <w:del w:id="3383" w:author="fei zhai" w:date="2026-05-06T15:34:00Z"/>
                <w:rFonts w:hint="default"/>
              </w:rPr>
            </w:pPr>
            <w:del w:id="3384" w:author="fei zhai" w:date="2026-05-06T15:34:00Z">
              <w:r w:rsidDel="00E2773A">
                <w:rPr>
                  <w:rFonts w:hint="default"/>
                </w:rPr>
                <w:delText>Not Null</w:delText>
              </w:r>
            </w:del>
          </w:p>
        </w:tc>
        <w:tc>
          <w:tcPr>
            <w:tcW w:w="2184" w:type="dxa"/>
            <w:tcBorders>
              <w:top w:val="nil"/>
              <w:left w:val="nil"/>
              <w:bottom w:val="nil"/>
              <w:right w:val="nil"/>
            </w:tcBorders>
            <w:vAlign w:val="bottom"/>
          </w:tcPr>
          <w:p w14:paraId="7F71A545" w14:textId="279B3A1E" w:rsidR="007D28D6" w:rsidDel="00E2773A" w:rsidRDefault="00000000">
            <w:pPr>
              <w:pStyle w:val="af"/>
              <w:rPr>
                <w:del w:id="3385" w:author="fei zhai" w:date="2026-05-06T15:34:00Z"/>
                <w:rFonts w:hint="default"/>
              </w:rPr>
            </w:pPr>
            <w:del w:id="3386" w:author="fei zhai" w:date="2026-05-06T15:34:00Z">
              <w:r w:rsidDel="00E2773A">
                <w:rPr>
                  <w:rFonts w:hint="default"/>
                </w:rPr>
                <w:delText>密码找回安全问题</w:delText>
              </w:r>
            </w:del>
          </w:p>
        </w:tc>
      </w:tr>
      <w:tr w:rsidR="007D28D6" w:rsidDel="00E2773A" w14:paraId="7C34C520" w14:textId="6DBFD918">
        <w:trPr>
          <w:del w:id="3387" w:author="fei zhai" w:date="2026-05-06T15:34:00Z"/>
        </w:trPr>
        <w:tc>
          <w:tcPr>
            <w:tcW w:w="1204" w:type="dxa"/>
            <w:tcBorders>
              <w:top w:val="nil"/>
              <w:left w:val="nil"/>
              <w:bottom w:val="single" w:sz="8" w:space="0" w:color="auto"/>
              <w:right w:val="nil"/>
            </w:tcBorders>
            <w:vAlign w:val="bottom"/>
          </w:tcPr>
          <w:p w14:paraId="78DB2F97" w14:textId="487FBF21" w:rsidR="007D28D6" w:rsidDel="00E2773A" w:rsidRDefault="00000000">
            <w:pPr>
              <w:pStyle w:val="af"/>
              <w:rPr>
                <w:del w:id="3388" w:author="fei zhai" w:date="2026-05-06T15:34:00Z"/>
                <w:rFonts w:hint="default"/>
              </w:rPr>
            </w:pPr>
            <w:del w:id="3389" w:author="fei zhai" w:date="2026-05-06T15:34:00Z">
              <w:r w:rsidDel="00E2773A">
                <w:rPr>
                  <w:rFonts w:hint="default"/>
                </w:rPr>
                <w:delText>answer</w:delText>
              </w:r>
            </w:del>
          </w:p>
        </w:tc>
        <w:tc>
          <w:tcPr>
            <w:tcW w:w="1198" w:type="dxa"/>
            <w:tcBorders>
              <w:top w:val="nil"/>
              <w:left w:val="nil"/>
              <w:bottom w:val="single" w:sz="8" w:space="0" w:color="auto"/>
              <w:right w:val="nil"/>
            </w:tcBorders>
            <w:vAlign w:val="bottom"/>
          </w:tcPr>
          <w:p w14:paraId="0BBDA9F2" w14:textId="51579539" w:rsidR="007D28D6" w:rsidDel="00E2773A" w:rsidRDefault="00000000">
            <w:pPr>
              <w:pStyle w:val="af"/>
              <w:rPr>
                <w:del w:id="3390" w:author="fei zhai" w:date="2026-05-06T15:34:00Z"/>
                <w:rFonts w:hint="default"/>
              </w:rPr>
            </w:pPr>
            <w:del w:id="3391" w:author="fei zhai" w:date="2026-05-06T15:34:00Z">
              <w:r w:rsidDel="00E2773A">
                <w:rPr>
                  <w:rFonts w:hint="default"/>
                </w:rPr>
                <w:delText>varchar</w:delText>
              </w:r>
            </w:del>
          </w:p>
        </w:tc>
        <w:tc>
          <w:tcPr>
            <w:tcW w:w="848" w:type="dxa"/>
            <w:tcBorders>
              <w:top w:val="nil"/>
              <w:left w:val="nil"/>
              <w:bottom w:val="single" w:sz="8" w:space="0" w:color="auto"/>
              <w:right w:val="nil"/>
            </w:tcBorders>
            <w:vAlign w:val="bottom"/>
          </w:tcPr>
          <w:p w14:paraId="062D6695" w14:textId="50F7185C" w:rsidR="007D28D6" w:rsidDel="00E2773A" w:rsidRDefault="00000000">
            <w:pPr>
              <w:pStyle w:val="af"/>
              <w:rPr>
                <w:del w:id="3392" w:author="fei zhai" w:date="2026-05-06T15:34:00Z"/>
                <w:rFonts w:hint="default"/>
              </w:rPr>
            </w:pPr>
            <w:del w:id="3393" w:author="fei zhai" w:date="2026-05-06T15:34:00Z">
              <w:r w:rsidDel="00E2773A">
                <w:rPr>
                  <w:rFonts w:hint="default"/>
                </w:rPr>
                <w:delText>255</w:delText>
              </w:r>
            </w:del>
          </w:p>
        </w:tc>
        <w:tc>
          <w:tcPr>
            <w:tcW w:w="3088" w:type="dxa"/>
            <w:tcBorders>
              <w:top w:val="nil"/>
              <w:left w:val="nil"/>
              <w:bottom w:val="single" w:sz="8" w:space="0" w:color="auto"/>
              <w:right w:val="nil"/>
            </w:tcBorders>
            <w:vAlign w:val="bottom"/>
          </w:tcPr>
          <w:p w14:paraId="16C5286A" w14:textId="4CE9BF72" w:rsidR="007D28D6" w:rsidDel="00E2773A" w:rsidRDefault="00000000">
            <w:pPr>
              <w:pStyle w:val="af"/>
              <w:rPr>
                <w:del w:id="3394" w:author="fei zhai" w:date="2026-05-06T15:34:00Z"/>
                <w:rFonts w:hint="default"/>
              </w:rPr>
            </w:pPr>
            <w:del w:id="3395" w:author="fei zhai" w:date="2026-05-06T15:34:00Z">
              <w:r w:rsidDel="00E2773A">
                <w:rPr>
                  <w:rFonts w:hint="default"/>
                </w:rPr>
                <w:delText>Not Null</w:delText>
              </w:r>
            </w:del>
          </w:p>
        </w:tc>
        <w:tc>
          <w:tcPr>
            <w:tcW w:w="2184" w:type="dxa"/>
            <w:tcBorders>
              <w:top w:val="nil"/>
              <w:left w:val="nil"/>
              <w:bottom w:val="single" w:sz="8" w:space="0" w:color="auto"/>
              <w:right w:val="nil"/>
            </w:tcBorders>
            <w:vAlign w:val="bottom"/>
          </w:tcPr>
          <w:p w14:paraId="24AC2C86" w14:textId="5CC0DBDF" w:rsidR="007D28D6" w:rsidDel="00E2773A" w:rsidRDefault="00000000">
            <w:pPr>
              <w:pStyle w:val="af"/>
              <w:rPr>
                <w:del w:id="3396" w:author="fei zhai" w:date="2026-05-06T15:34:00Z"/>
                <w:rFonts w:hint="default"/>
              </w:rPr>
            </w:pPr>
            <w:del w:id="3397" w:author="fei zhai" w:date="2026-05-06T15:34:00Z">
              <w:r w:rsidDel="00E2773A">
                <w:rPr>
                  <w:rFonts w:hint="default"/>
                </w:rPr>
                <w:delText>密码找回安全答案</w:delText>
              </w:r>
            </w:del>
          </w:p>
        </w:tc>
      </w:tr>
    </w:tbl>
    <w:p w14:paraId="0F7B6286" w14:textId="4D060948" w:rsidR="007D28D6" w:rsidDel="00E2773A" w:rsidRDefault="00000000">
      <w:pPr>
        <w:pStyle w:val="2"/>
        <w:numPr>
          <w:ilvl w:val="1"/>
          <w:numId w:val="1"/>
        </w:numPr>
        <w:tabs>
          <w:tab w:val="clear" w:pos="420"/>
        </w:tabs>
        <w:rPr>
          <w:del w:id="3398" w:author="fei zhai" w:date="2026-05-06T15:34:00Z"/>
        </w:rPr>
      </w:pPr>
      <w:bookmarkStart w:id="3399" w:name="_Toc216114526"/>
      <w:bookmarkStart w:id="3400" w:name="_Toc23478"/>
      <w:del w:id="3401" w:author="fei zhai" w:date="2026-05-06T15:34:00Z">
        <w:r w:rsidDel="00E2773A">
          <w:rPr>
            <w:rFonts w:hint="eastAsia"/>
          </w:rPr>
          <w:delText>系统实现</w:delText>
        </w:r>
        <w:bookmarkEnd w:id="3399"/>
        <w:bookmarkEnd w:id="3400"/>
      </w:del>
    </w:p>
    <w:p w14:paraId="0B7F78F0" w14:textId="1394BEAD" w:rsidR="007D28D6" w:rsidDel="00E2773A" w:rsidRDefault="00000000">
      <w:pPr>
        <w:pStyle w:val="3"/>
        <w:numPr>
          <w:ilvl w:val="2"/>
          <w:numId w:val="1"/>
        </w:numPr>
        <w:rPr>
          <w:del w:id="3402" w:author="fei zhai" w:date="2026-05-06T15:34:00Z"/>
        </w:rPr>
      </w:pPr>
      <w:bookmarkStart w:id="3403" w:name="_Toc30109"/>
      <w:del w:id="3404" w:author="fei zhai" w:date="2026-05-06T15:34:00Z">
        <w:r w:rsidDel="00E2773A">
          <w:rPr>
            <w:rFonts w:hint="eastAsia"/>
          </w:rPr>
          <w:delText>开发环境及工具</w:delText>
        </w:r>
        <w:bookmarkEnd w:id="3403"/>
      </w:del>
    </w:p>
    <w:p w14:paraId="344F42E4" w14:textId="7FF52FD3" w:rsidR="007D28D6" w:rsidDel="00E2773A" w:rsidRDefault="00000000">
      <w:pPr>
        <w:ind w:firstLine="480"/>
        <w:rPr>
          <w:del w:id="3405" w:author="fei zhai" w:date="2026-05-06T15:34:00Z"/>
        </w:rPr>
      </w:pPr>
      <w:del w:id="3406" w:author="fei zhai" w:date="2026-05-06T15:34:00Z">
        <w:r w:rsidDel="00E2773A">
          <w:rPr>
            <w:rFonts w:hint="eastAsia"/>
          </w:rPr>
          <w:delText>系统的搭建与运行需要稳定的并且兼容的软硬件环境，为保证系统完整以及实验可复现性，本文使用目前市场上比较流行开发工具和技术栈进行该项目开发。具体软硬件环境以及相关软件版本如表</w:delText>
        </w:r>
        <w:r w:rsidDel="00E2773A">
          <w:rPr>
            <w:rFonts w:hint="eastAsia"/>
          </w:rPr>
          <w:delText>5-2</w:delText>
        </w:r>
        <w:r w:rsidDel="00E2773A">
          <w:rPr>
            <w:rFonts w:hint="eastAsia"/>
          </w:rPr>
          <w:delText>所示。操作系统使用</w:delText>
        </w:r>
        <w:r w:rsidDel="00E2773A">
          <w:rPr>
            <w:rFonts w:hint="eastAsia"/>
          </w:rPr>
          <w:delText>Windows 11</w:delText>
        </w:r>
        <w:r w:rsidDel="00E2773A">
          <w:rPr>
            <w:rFonts w:hint="eastAsia"/>
          </w:rPr>
          <w:delText>作为底层操作系统，开发语言采用</w:delText>
        </w:r>
        <w:r w:rsidDel="00E2773A">
          <w:rPr>
            <w:rFonts w:hint="eastAsia"/>
          </w:rPr>
          <w:delText>Java</w:delText>
        </w:r>
        <w:r w:rsidDel="00E2773A">
          <w:rPr>
            <w:rFonts w:hint="eastAsia"/>
          </w:rPr>
          <w:delText>与</w:delText>
        </w:r>
        <w:r w:rsidDel="00E2773A">
          <w:rPr>
            <w:rFonts w:hint="eastAsia"/>
          </w:rPr>
          <w:delText>Python</w:delText>
        </w:r>
        <w:r w:rsidDel="00E2773A">
          <w:rPr>
            <w:rFonts w:hint="eastAsia"/>
          </w:rPr>
          <w:delText>结合方式编写程序，在</w:delText>
        </w:r>
        <w:r w:rsidDel="00E2773A">
          <w:rPr>
            <w:rFonts w:hint="eastAsia"/>
          </w:rPr>
          <w:delText>JDK 1.8</w:delText>
        </w:r>
        <w:r w:rsidDel="00E2773A">
          <w:rPr>
            <w:rFonts w:hint="eastAsia"/>
          </w:rPr>
          <w:delText>和</w:delText>
        </w:r>
        <w:r w:rsidDel="00E2773A">
          <w:rPr>
            <w:rFonts w:hint="eastAsia"/>
          </w:rPr>
          <w:delText>Python 3.11.4</w:delText>
        </w:r>
        <w:r w:rsidDel="00E2773A">
          <w:rPr>
            <w:rFonts w:hint="eastAsia"/>
          </w:rPr>
          <w:delText>上实现运行时环境，在深度学习部分使用</w:delText>
        </w:r>
        <w:r w:rsidDel="00E2773A">
          <w:rPr>
            <w:rFonts w:hint="eastAsia"/>
          </w:rPr>
          <w:delText>CUDA Toolkit 12.8</w:delText>
        </w:r>
        <w:r w:rsidDel="00E2773A">
          <w:rPr>
            <w:rFonts w:hint="eastAsia"/>
          </w:rPr>
          <w:delText>和</w:delText>
        </w:r>
        <w:r w:rsidDel="00E2773A">
          <w:rPr>
            <w:rFonts w:hint="eastAsia"/>
          </w:rPr>
          <w:delText>Torch 2.7.1</w:delText>
        </w:r>
        <w:r w:rsidDel="00E2773A">
          <w:rPr>
            <w:rFonts w:hint="eastAsia"/>
          </w:rPr>
          <w:delText>提供计算能力。前端和后端均基于</w:delText>
        </w:r>
        <w:r w:rsidDel="00E2773A">
          <w:rPr>
            <w:rFonts w:hint="eastAsia"/>
          </w:rPr>
          <w:delText>Vue</w:delText>
        </w:r>
        <w:r w:rsidDel="00E2773A">
          <w:rPr>
            <w:rFonts w:hint="eastAsia"/>
          </w:rPr>
          <w:delText>全家桶、</w:delText>
        </w:r>
        <w:r w:rsidDel="00E2773A">
          <w:rPr>
            <w:rFonts w:hint="eastAsia"/>
          </w:rPr>
          <w:delText>Spring Boot</w:delText>
        </w:r>
        <w:r w:rsidDel="00E2773A">
          <w:rPr>
            <w:rFonts w:hint="eastAsia"/>
          </w:rPr>
          <w:delText>以及</w:delText>
        </w:r>
        <w:r w:rsidDel="00E2773A">
          <w:rPr>
            <w:rFonts w:hint="eastAsia"/>
          </w:rPr>
          <w:delText>Flask</w:delText>
        </w:r>
        <w:r w:rsidDel="00E2773A">
          <w:rPr>
            <w:rFonts w:hint="eastAsia"/>
          </w:rPr>
          <w:delText>框架完成，而数据库使用成熟稳定的</w:delText>
        </w:r>
        <w:r w:rsidDel="00E2773A">
          <w:rPr>
            <w:rFonts w:hint="eastAsia"/>
          </w:rPr>
          <w:delText>MySQL 5.7</w:delText>
        </w:r>
        <w:r w:rsidDel="00E2773A">
          <w:rPr>
            <w:rFonts w:hint="eastAsia"/>
          </w:rPr>
          <w:delText>。</w:delText>
        </w:r>
      </w:del>
    </w:p>
    <w:p w14:paraId="5FC5E50A" w14:textId="532D35E7" w:rsidR="007D28D6" w:rsidDel="00E2773A" w:rsidRDefault="00000000">
      <w:pPr>
        <w:pStyle w:val="ae"/>
        <w:rPr>
          <w:del w:id="3407" w:author="fei zhai" w:date="2026-05-06T15:34:00Z"/>
          <w:rFonts w:hint="default"/>
        </w:rPr>
      </w:pPr>
      <w:del w:id="3408" w:author="fei zhai" w:date="2026-05-06T15:34:00Z">
        <w:r w:rsidDel="00E2773A">
          <w:delText>表</w:delText>
        </w:r>
        <w:r w:rsidDel="00E2773A">
          <w:delText xml:space="preserve">5-2  </w:delText>
        </w:r>
        <w:r w:rsidDel="00E2773A">
          <w:delText>开发环境及工具配置一览</w:delText>
        </w:r>
      </w:del>
    </w:p>
    <w:tbl>
      <w:tblPr>
        <w:tblStyle w:val="aa"/>
        <w:tblW w:w="0" w:type="auto"/>
        <w:tblLook w:val="04A0" w:firstRow="1" w:lastRow="0" w:firstColumn="1" w:lastColumn="0" w:noHBand="0" w:noVBand="1"/>
      </w:tblPr>
      <w:tblGrid>
        <w:gridCol w:w="1864"/>
        <w:gridCol w:w="4065"/>
        <w:gridCol w:w="2377"/>
      </w:tblGrid>
      <w:tr w:rsidR="007D28D6" w:rsidDel="00E2773A" w14:paraId="52704D1B" w14:textId="7A65D16C">
        <w:trPr>
          <w:del w:id="3409" w:author="fei zhai" w:date="2026-05-06T15:34:00Z"/>
        </w:trPr>
        <w:tc>
          <w:tcPr>
            <w:tcW w:w="1914" w:type="dxa"/>
            <w:tcBorders>
              <w:top w:val="single" w:sz="8" w:space="0" w:color="auto"/>
              <w:left w:val="nil"/>
              <w:bottom w:val="single" w:sz="6" w:space="0" w:color="auto"/>
              <w:right w:val="nil"/>
            </w:tcBorders>
            <w:vAlign w:val="bottom"/>
          </w:tcPr>
          <w:p w14:paraId="45F0A406" w14:textId="4418B4F6" w:rsidR="007D28D6" w:rsidDel="00E2773A" w:rsidRDefault="00000000">
            <w:pPr>
              <w:pStyle w:val="af"/>
              <w:rPr>
                <w:del w:id="3410" w:author="fei zhai" w:date="2026-05-06T15:34:00Z"/>
                <w:rFonts w:hint="default"/>
              </w:rPr>
            </w:pPr>
            <w:del w:id="3411" w:author="fei zhai" w:date="2026-05-06T15:34:00Z">
              <w:r w:rsidDel="00E2773A">
                <w:rPr>
                  <w:rFonts w:hint="default"/>
                </w:rPr>
                <w:delText>类别</w:delText>
              </w:r>
            </w:del>
          </w:p>
        </w:tc>
        <w:tc>
          <w:tcPr>
            <w:tcW w:w="4171" w:type="dxa"/>
            <w:tcBorders>
              <w:top w:val="single" w:sz="8" w:space="0" w:color="auto"/>
              <w:left w:val="nil"/>
              <w:bottom w:val="single" w:sz="6" w:space="0" w:color="auto"/>
              <w:right w:val="nil"/>
            </w:tcBorders>
            <w:vAlign w:val="bottom"/>
          </w:tcPr>
          <w:p w14:paraId="3BD14988" w14:textId="209FC043" w:rsidR="007D28D6" w:rsidDel="00E2773A" w:rsidRDefault="00000000">
            <w:pPr>
              <w:pStyle w:val="af"/>
              <w:rPr>
                <w:del w:id="3412" w:author="fei zhai" w:date="2026-05-06T15:34:00Z"/>
                <w:rFonts w:hint="default"/>
              </w:rPr>
            </w:pPr>
            <w:del w:id="3413" w:author="fei zhai" w:date="2026-05-06T15:34:00Z">
              <w:r w:rsidDel="00E2773A">
                <w:rPr>
                  <w:rFonts w:hint="default"/>
                </w:rPr>
                <w:delText>名称</w:delText>
              </w:r>
              <w:r w:rsidDel="00E2773A">
                <w:rPr>
                  <w:rFonts w:hint="default"/>
                </w:rPr>
                <w:delText>/</w:delText>
              </w:r>
              <w:r w:rsidDel="00E2773A">
                <w:rPr>
                  <w:rFonts w:hint="default"/>
                </w:rPr>
                <w:delText>版本</w:delText>
              </w:r>
            </w:del>
          </w:p>
        </w:tc>
        <w:tc>
          <w:tcPr>
            <w:tcW w:w="2437" w:type="dxa"/>
            <w:tcBorders>
              <w:top w:val="single" w:sz="8" w:space="0" w:color="auto"/>
              <w:left w:val="nil"/>
              <w:bottom w:val="single" w:sz="6" w:space="0" w:color="auto"/>
              <w:right w:val="nil"/>
            </w:tcBorders>
            <w:vAlign w:val="bottom"/>
          </w:tcPr>
          <w:p w14:paraId="66FEA798" w14:textId="24EEDB75" w:rsidR="007D28D6" w:rsidDel="00E2773A" w:rsidRDefault="00000000">
            <w:pPr>
              <w:pStyle w:val="af"/>
              <w:rPr>
                <w:del w:id="3414" w:author="fei zhai" w:date="2026-05-06T15:34:00Z"/>
                <w:rFonts w:hint="default"/>
              </w:rPr>
            </w:pPr>
            <w:del w:id="3415" w:author="fei zhai" w:date="2026-05-06T15:34:00Z">
              <w:r w:rsidDel="00E2773A">
                <w:rPr>
                  <w:rFonts w:hint="default"/>
                </w:rPr>
                <w:delText>说明</w:delText>
              </w:r>
            </w:del>
          </w:p>
        </w:tc>
      </w:tr>
      <w:tr w:rsidR="007D28D6" w:rsidDel="00E2773A" w14:paraId="6AC8371C" w14:textId="2A906AD5">
        <w:trPr>
          <w:del w:id="3416" w:author="fei zhai" w:date="2026-05-06T15:34:00Z"/>
        </w:trPr>
        <w:tc>
          <w:tcPr>
            <w:tcW w:w="1914" w:type="dxa"/>
            <w:tcBorders>
              <w:top w:val="single" w:sz="6" w:space="0" w:color="auto"/>
              <w:left w:val="nil"/>
              <w:bottom w:val="nil"/>
              <w:right w:val="nil"/>
            </w:tcBorders>
            <w:vAlign w:val="bottom"/>
          </w:tcPr>
          <w:p w14:paraId="394AEB50" w14:textId="7A88CD8B" w:rsidR="007D28D6" w:rsidDel="00E2773A" w:rsidRDefault="00000000">
            <w:pPr>
              <w:pStyle w:val="af"/>
              <w:rPr>
                <w:del w:id="3417" w:author="fei zhai" w:date="2026-05-06T15:34:00Z"/>
                <w:rFonts w:hint="default"/>
              </w:rPr>
            </w:pPr>
            <w:del w:id="3418" w:author="fei zhai" w:date="2026-05-06T15:34:00Z">
              <w:r w:rsidDel="00E2773A">
                <w:rPr>
                  <w:rFonts w:hint="default"/>
                </w:rPr>
                <w:delText>操作系统</w:delText>
              </w:r>
            </w:del>
          </w:p>
        </w:tc>
        <w:tc>
          <w:tcPr>
            <w:tcW w:w="4171" w:type="dxa"/>
            <w:tcBorders>
              <w:top w:val="single" w:sz="6" w:space="0" w:color="auto"/>
              <w:left w:val="nil"/>
              <w:bottom w:val="nil"/>
              <w:right w:val="nil"/>
            </w:tcBorders>
            <w:vAlign w:val="bottom"/>
          </w:tcPr>
          <w:p w14:paraId="0A322220" w14:textId="21025C80" w:rsidR="007D28D6" w:rsidDel="00E2773A" w:rsidRDefault="00000000">
            <w:pPr>
              <w:pStyle w:val="af"/>
              <w:rPr>
                <w:del w:id="3419" w:author="fei zhai" w:date="2026-05-06T15:34:00Z"/>
                <w:rFonts w:hint="default"/>
              </w:rPr>
            </w:pPr>
            <w:del w:id="3420" w:author="fei zhai" w:date="2026-05-06T15:34:00Z">
              <w:r w:rsidDel="00E2773A">
                <w:rPr>
                  <w:rFonts w:hint="default"/>
                </w:rPr>
                <w:delText>Windows 11 (x64)</w:delText>
              </w:r>
            </w:del>
          </w:p>
        </w:tc>
        <w:tc>
          <w:tcPr>
            <w:tcW w:w="2437" w:type="dxa"/>
            <w:tcBorders>
              <w:top w:val="single" w:sz="6" w:space="0" w:color="auto"/>
              <w:left w:val="nil"/>
              <w:bottom w:val="nil"/>
              <w:right w:val="nil"/>
            </w:tcBorders>
            <w:vAlign w:val="bottom"/>
          </w:tcPr>
          <w:p w14:paraId="4053D2BB" w14:textId="029F0BB2" w:rsidR="007D28D6" w:rsidDel="00E2773A" w:rsidRDefault="00000000">
            <w:pPr>
              <w:pStyle w:val="af"/>
              <w:rPr>
                <w:del w:id="3421" w:author="fei zhai" w:date="2026-05-06T15:34:00Z"/>
                <w:rFonts w:hint="default"/>
              </w:rPr>
            </w:pPr>
            <w:del w:id="3422" w:author="fei zhai" w:date="2026-05-06T15:34:00Z">
              <w:r w:rsidDel="00E2773A">
                <w:rPr>
                  <w:rFonts w:hint="default"/>
                </w:rPr>
                <w:delText>基础运行平台</w:delText>
              </w:r>
            </w:del>
          </w:p>
        </w:tc>
      </w:tr>
      <w:tr w:rsidR="007D28D6" w:rsidDel="00E2773A" w14:paraId="1E22D308" w14:textId="47811F7F">
        <w:trPr>
          <w:del w:id="3423" w:author="fei zhai" w:date="2026-05-06T15:34:00Z"/>
        </w:trPr>
        <w:tc>
          <w:tcPr>
            <w:tcW w:w="1914" w:type="dxa"/>
            <w:tcBorders>
              <w:top w:val="nil"/>
              <w:left w:val="nil"/>
              <w:bottom w:val="nil"/>
              <w:right w:val="nil"/>
            </w:tcBorders>
            <w:vAlign w:val="bottom"/>
          </w:tcPr>
          <w:p w14:paraId="1DF70B95" w14:textId="156DBC8D" w:rsidR="007D28D6" w:rsidDel="00E2773A" w:rsidRDefault="00000000">
            <w:pPr>
              <w:pStyle w:val="af"/>
              <w:rPr>
                <w:del w:id="3424" w:author="fei zhai" w:date="2026-05-06T15:34:00Z"/>
                <w:rFonts w:hint="default"/>
              </w:rPr>
            </w:pPr>
            <w:del w:id="3425" w:author="fei zhai" w:date="2026-05-06T15:34:00Z">
              <w:r w:rsidDel="00E2773A">
                <w:rPr>
                  <w:rFonts w:hint="default"/>
                </w:rPr>
                <w:delText>编程语言</w:delText>
              </w:r>
              <w:r w:rsidDel="00E2773A">
                <w:delText>和</w:delText>
              </w:r>
              <w:r w:rsidDel="00E2773A">
                <w:rPr>
                  <w:rFonts w:hint="default"/>
                </w:rPr>
                <w:delText>运行时</w:delText>
              </w:r>
            </w:del>
          </w:p>
        </w:tc>
        <w:tc>
          <w:tcPr>
            <w:tcW w:w="4171" w:type="dxa"/>
            <w:tcBorders>
              <w:top w:val="nil"/>
              <w:left w:val="nil"/>
              <w:bottom w:val="nil"/>
              <w:right w:val="nil"/>
            </w:tcBorders>
            <w:vAlign w:val="bottom"/>
          </w:tcPr>
          <w:p w14:paraId="298427E0" w14:textId="1A8A3A6A" w:rsidR="007D28D6" w:rsidDel="00E2773A" w:rsidRDefault="00000000">
            <w:pPr>
              <w:pStyle w:val="af"/>
              <w:rPr>
                <w:del w:id="3426" w:author="fei zhai" w:date="2026-05-06T15:34:00Z"/>
                <w:rFonts w:hint="default"/>
              </w:rPr>
            </w:pPr>
            <w:del w:id="3427" w:author="fei zhai" w:date="2026-05-06T15:34:00Z">
              <w:r w:rsidDel="00E2773A">
                <w:rPr>
                  <w:rFonts w:hint="default"/>
                </w:rPr>
                <w:delText>JDK 1.8, Python 3.11.4, Node.js 18.15.0</w:delText>
              </w:r>
            </w:del>
          </w:p>
        </w:tc>
        <w:tc>
          <w:tcPr>
            <w:tcW w:w="2437" w:type="dxa"/>
            <w:tcBorders>
              <w:top w:val="nil"/>
              <w:left w:val="nil"/>
              <w:bottom w:val="nil"/>
              <w:right w:val="nil"/>
            </w:tcBorders>
            <w:vAlign w:val="bottom"/>
          </w:tcPr>
          <w:p w14:paraId="4DFA808F" w14:textId="5B402966" w:rsidR="007D28D6" w:rsidDel="00E2773A" w:rsidRDefault="00000000">
            <w:pPr>
              <w:pStyle w:val="af"/>
              <w:rPr>
                <w:del w:id="3428" w:author="fei zhai" w:date="2026-05-06T15:34:00Z"/>
                <w:rFonts w:hint="default"/>
              </w:rPr>
            </w:pPr>
            <w:del w:id="3429" w:author="fei zhai" w:date="2026-05-06T15:34:00Z">
              <w:r w:rsidDel="00E2773A">
                <w:rPr>
                  <w:rFonts w:hint="default"/>
                </w:rPr>
                <w:delText>多语言混合开发环境</w:delText>
              </w:r>
            </w:del>
          </w:p>
        </w:tc>
      </w:tr>
      <w:tr w:rsidR="007D28D6" w:rsidDel="00E2773A" w14:paraId="6999E1F6" w14:textId="04C224D8">
        <w:trPr>
          <w:del w:id="3430" w:author="fei zhai" w:date="2026-05-06T15:34:00Z"/>
        </w:trPr>
        <w:tc>
          <w:tcPr>
            <w:tcW w:w="1914" w:type="dxa"/>
            <w:tcBorders>
              <w:top w:val="nil"/>
              <w:left w:val="nil"/>
              <w:bottom w:val="nil"/>
              <w:right w:val="nil"/>
            </w:tcBorders>
            <w:vAlign w:val="bottom"/>
          </w:tcPr>
          <w:p w14:paraId="39068EA8" w14:textId="4A771C3C" w:rsidR="007D28D6" w:rsidDel="00E2773A" w:rsidRDefault="00000000">
            <w:pPr>
              <w:pStyle w:val="af"/>
              <w:rPr>
                <w:del w:id="3431" w:author="fei zhai" w:date="2026-05-06T15:34:00Z"/>
                <w:rFonts w:hint="default"/>
              </w:rPr>
            </w:pPr>
            <w:del w:id="3432" w:author="fei zhai" w:date="2026-05-06T15:34:00Z">
              <w:r w:rsidDel="00E2773A">
                <w:rPr>
                  <w:rFonts w:hint="default"/>
                </w:rPr>
                <w:delText>深度学习环境</w:delText>
              </w:r>
            </w:del>
          </w:p>
        </w:tc>
        <w:tc>
          <w:tcPr>
            <w:tcW w:w="4171" w:type="dxa"/>
            <w:tcBorders>
              <w:top w:val="nil"/>
              <w:left w:val="nil"/>
              <w:bottom w:val="nil"/>
              <w:right w:val="nil"/>
            </w:tcBorders>
            <w:vAlign w:val="bottom"/>
          </w:tcPr>
          <w:p w14:paraId="4B9B9813" w14:textId="79E1E4E3" w:rsidR="007D28D6" w:rsidDel="00E2773A" w:rsidRDefault="00000000">
            <w:pPr>
              <w:pStyle w:val="af"/>
              <w:rPr>
                <w:del w:id="3433" w:author="fei zhai" w:date="2026-05-06T15:34:00Z"/>
                <w:rFonts w:hint="default"/>
              </w:rPr>
            </w:pPr>
            <w:del w:id="3434" w:author="fei zhai" w:date="2026-05-06T15:34:00Z">
              <w:r w:rsidDel="00E2773A">
                <w:rPr>
                  <w:rFonts w:hint="default"/>
                </w:rPr>
                <w:delText>CUDA Toolkit 12.8.93, Torch 2.7.1</w:delText>
              </w:r>
            </w:del>
          </w:p>
        </w:tc>
        <w:tc>
          <w:tcPr>
            <w:tcW w:w="2437" w:type="dxa"/>
            <w:tcBorders>
              <w:top w:val="nil"/>
              <w:left w:val="nil"/>
              <w:bottom w:val="nil"/>
              <w:right w:val="nil"/>
            </w:tcBorders>
            <w:vAlign w:val="bottom"/>
          </w:tcPr>
          <w:p w14:paraId="2B25F0F6" w14:textId="06584E57" w:rsidR="007D28D6" w:rsidDel="00E2773A" w:rsidRDefault="00000000">
            <w:pPr>
              <w:pStyle w:val="af"/>
              <w:rPr>
                <w:del w:id="3435" w:author="fei zhai" w:date="2026-05-06T15:34:00Z"/>
                <w:rFonts w:hint="default"/>
              </w:rPr>
            </w:pPr>
            <w:del w:id="3436" w:author="fei zhai" w:date="2026-05-06T15:34:00Z">
              <w:r w:rsidDel="00E2773A">
                <w:rPr>
                  <w:rFonts w:hint="default"/>
                </w:rPr>
                <w:delText>模型推理支持</w:delText>
              </w:r>
            </w:del>
          </w:p>
        </w:tc>
      </w:tr>
      <w:tr w:rsidR="007D28D6" w:rsidDel="00E2773A" w14:paraId="6C258023" w14:textId="06C24FE8">
        <w:trPr>
          <w:del w:id="3437" w:author="fei zhai" w:date="2026-05-06T15:34:00Z"/>
        </w:trPr>
        <w:tc>
          <w:tcPr>
            <w:tcW w:w="1914" w:type="dxa"/>
            <w:tcBorders>
              <w:top w:val="nil"/>
              <w:left w:val="nil"/>
              <w:bottom w:val="nil"/>
              <w:right w:val="nil"/>
            </w:tcBorders>
            <w:vAlign w:val="bottom"/>
          </w:tcPr>
          <w:p w14:paraId="4F7E76FA" w14:textId="17271174" w:rsidR="007D28D6" w:rsidDel="00E2773A" w:rsidRDefault="00000000">
            <w:pPr>
              <w:pStyle w:val="af"/>
              <w:rPr>
                <w:del w:id="3438" w:author="fei zhai" w:date="2026-05-06T15:34:00Z"/>
                <w:rFonts w:hint="default"/>
              </w:rPr>
            </w:pPr>
            <w:del w:id="3439" w:author="fei zhai" w:date="2026-05-06T15:34:00Z">
              <w:r w:rsidDel="00E2773A">
                <w:rPr>
                  <w:rFonts w:hint="default"/>
                </w:rPr>
                <w:delText>开发工具</w:delText>
              </w:r>
            </w:del>
          </w:p>
        </w:tc>
        <w:tc>
          <w:tcPr>
            <w:tcW w:w="4171" w:type="dxa"/>
            <w:tcBorders>
              <w:top w:val="nil"/>
              <w:left w:val="nil"/>
              <w:bottom w:val="nil"/>
              <w:right w:val="nil"/>
            </w:tcBorders>
            <w:vAlign w:val="bottom"/>
          </w:tcPr>
          <w:p w14:paraId="41A74224" w14:textId="207AB84C" w:rsidR="007D28D6" w:rsidDel="00E2773A" w:rsidRDefault="00000000">
            <w:pPr>
              <w:pStyle w:val="af"/>
              <w:rPr>
                <w:del w:id="3440" w:author="fei zhai" w:date="2026-05-06T15:34:00Z"/>
                <w:rFonts w:hint="default"/>
              </w:rPr>
            </w:pPr>
            <w:del w:id="3441" w:author="fei zhai" w:date="2026-05-06T15:34:00Z">
              <w:r w:rsidDel="00E2773A">
                <w:rPr>
                  <w:rFonts w:hint="default"/>
                </w:rPr>
                <w:delText>IntelliJ IDEA</w:delText>
              </w:r>
            </w:del>
          </w:p>
        </w:tc>
        <w:tc>
          <w:tcPr>
            <w:tcW w:w="2437" w:type="dxa"/>
            <w:tcBorders>
              <w:top w:val="nil"/>
              <w:left w:val="nil"/>
              <w:bottom w:val="nil"/>
              <w:right w:val="nil"/>
            </w:tcBorders>
            <w:vAlign w:val="bottom"/>
          </w:tcPr>
          <w:p w14:paraId="48A13971" w14:textId="6A66D9E7" w:rsidR="007D28D6" w:rsidDel="00E2773A" w:rsidRDefault="00000000">
            <w:pPr>
              <w:pStyle w:val="af"/>
              <w:rPr>
                <w:del w:id="3442" w:author="fei zhai" w:date="2026-05-06T15:34:00Z"/>
                <w:rFonts w:hint="default"/>
              </w:rPr>
            </w:pPr>
            <w:del w:id="3443" w:author="fei zhai" w:date="2026-05-06T15:34:00Z">
              <w:r w:rsidDel="00E2773A">
                <w:rPr>
                  <w:rFonts w:hint="default"/>
                </w:rPr>
                <w:delText>集成开发环境</w:delText>
              </w:r>
            </w:del>
          </w:p>
        </w:tc>
      </w:tr>
      <w:tr w:rsidR="007D28D6" w:rsidDel="00E2773A" w14:paraId="55F2EEC7" w14:textId="2122B618">
        <w:trPr>
          <w:del w:id="3444" w:author="fei zhai" w:date="2026-05-06T15:34:00Z"/>
        </w:trPr>
        <w:tc>
          <w:tcPr>
            <w:tcW w:w="1914" w:type="dxa"/>
            <w:tcBorders>
              <w:top w:val="nil"/>
              <w:left w:val="nil"/>
              <w:bottom w:val="nil"/>
              <w:right w:val="nil"/>
            </w:tcBorders>
            <w:vAlign w:val="bottom"/>
          </w:tcPr>
          <w:p w14:paraId="75B1A19E" w14:textId="3D596A9A" w:rsidR="007D28D6" w:rsidDel="00E2773A" w:rsidRDefault="00000000">
            <w:pPr>
              <w:pStyle w:val="af"/>
              <w:rPr>
                <w:del w:id="3445" w:author="fei zhai" w:date="2026-05-06T15:34:00Z"/>
                <w:rFonts w:hint="default"/>
              </w:rPr>
            </w:pPr>
            <w:del w:id="3446" w:author="fei zhai" w:date="2026-05-06T15:34:00Z">
              <w:r w:rsidDel="00E2773A">
                <w:rPr>
                  <w:rFonts w:hint="default"/>
                </w:rPr>
                <w:delText>数据库</w:delText>
              </w:r>
            </w:del>
          </w:p>
        </w:tc>
        <w:tc>
          <w:tcPr>
            <w:tcW w:w="4171" w:type="dxa"/>
            <w:tcBorders>
              <w:top w:val="nil"/>
              <w:left w:val="nil"/>
              <w:bottom w:val="nil"/>
              <w:right w:val="nil"/>
            </w:tcBorders>
            <w:vAlign w:val="bottom"/>
          </w:tcPr>
          <w:p w14:paraId="3A92219C" w14:textId="117A5C95" w:rsidR="007D28D6" w:rsidDel="00E2773A" w:rsidRDefault="00000000">
            <w:pPr>
              <w:pStyle w:val="af"/>
              <w:rPr>
                <w:del w:id="3447" w:author="fei zhai" w:date="2026-05-06T15:34:00Z"/>
                <w:rFonts w:hint="default"/>
              </w:rPr>
            </w:pPr>
            <w:del w:id="3448" w:author="fei zhai" w:date="2026-05-06T15:34:00Z">
              <w:r w:rsidDel="00E2773A">
                <w:rPr>
                  <w:rFonts w:hint="default"/>
                </w:rPr>
                <w:delText>MySQL 5.7</w:delText>
              </w:r>
            </w:del>
          </w:p>
        </w:tc>
        <w:tc>
          <w:tcPr>
            <w:tcW w:w="2437" w:type="dxa"/>
            <w:tcBorders>
              <w:top w:val="nil"/>
              <w:left w:val="nil"/>
              <w:bottom w:val="nil"/>
              <w:right w:val="nil"/>
            </w:tcBorders>
            <w:vAlign w:val="bottom"/>
          </w:tcPr>
          <w:p w14:paraId="13203737" w14:textId="5D5BADAD" w:rsidR="007D28D6" w:rsidDel="00E2773A" w:rsidRDefault="00000000">
            <w:pPr>
              <w:pStyle w:val="af"/>
              <w:rPr>
                <w:del w:id="3449" w:author="fei zhai" w:date="2026-05-06T15:34:00Z"/>
                <w:rFonts w:hint="default"/>
              </w:rPr>
            </w:pPr>
            <w:del w:id="3450" w:author="fei zhai" w:date="2026-05-06T15:34:00Z">
              <w:r w:rsidDel="00E2773A">
                <w:rPr>
                  <w:rFonts w:hint="default"/>
                </w:rPr>
                <w:delText>关系型数据持久化存储</w:delText>
              </w:r>
            </w:del>
          </w:p>
        </w:tc>
      </w:tr>
      <w:tr w:rsidR="007D28D6" w:rsidDel="00E2773A" w14:paraId="176481A9" w14:textId="745D8ED9">
        <w:trPr>
          <w:del w:id="3451" w:author="fei zhai" w:date="2026-05-06T15:34:00Z"/>
        </w:trPr>
        <w:tc>
          <w:tcPr>
            <w:tcW w:w="1914" w:type="dxa"/>
            <w:tcBorders>
              <w:top w:val="nil"/>
              <w:left w:val="nil"/>
              <w:bottom w:val="nil"/>
              <w:right w:val="nil"/>
            </w:tcBorders>
            <w:vAlign w:val="bottom"/>
          </w:tcPr>
          <w:p w14:paraId="63BF322A" w14:textId="4A768B5F" w:rsidR="007D28D6" w:rsidDel="00E2773A" w:rsidRDefault="00000000">
            <w:pPr>
              <w:pStyle w:val="af"/>
              <w:rPr>
                <w:del w:id="3452" w:author="fei zhai" w:date="2026-05-06T15:34:00Z"/>
                <w:rFonts w:hint="default"/>
              </w:rPr>
            </w:pPr>
            <w:del w:id="3453" w:author="fei zhai" w:date="2026-05-06T15:34:00Z">
              <w:r w:rsidDel="00E2773A">
                <w:rPr>
                  <w:rFonts w:hint="default"/>
                </w:rPr>
                <w:delText>前端技术栈</w:delText>
              </w:r>
            </w:del>
          </w:p>
        </w:tc>
        <w:tc>
          <w:tcPr>
            <w:tcW w:w="4171" w:type="dxa"/>
            <w:tcBorders>
              <w:top w:val="nil"/>
              <w:left w:val="nil"/>
              <w:bottom w:val="nil"/>
              <w:right w:val="nil"/>
            </w:tcBorders>
            <w:vAlign w:val="bottom"/>
          </w:tcPr>
          <w:p w14:paraId="38F46859" w14:textId="27B408B8" w:rsidR="007D28D6" w:rsidDel="00E2773A" w:rsidRDefault="00000000">
            <w:pPr>
              <w:pStyle w:val="af"/>
              <w:rPr>
                <w:del w:id="3454" w:author="fei zhai" w:date="2026-05-06T15:34:00Z"/>
                <w:rFonts w:hint="default"/>
              </w:rPr>
            </w:pPr>
            <w:del w:id="3455" w:author="fei zhai" w:date="2026-05-06T15:34:00Z">
              <w:r w:rsidDel="00E2773A">
                <w:rPr>
                  <w:rFonts w:hint="default"/>
                </w:rPr>
                <w:delText>Vue 2.6.14, Element UI 2.15.14, ECharts 5.6.0</w:delText>
              </w:r>
            </w:del>
          </w:p>
        </w:tc>
        <w:tc>
          <w:tcPr>
            <w:tcW w:w="2437" w:type="dxa"/>
            <w:tcBorders>
              <w:top w:val="nil"/>
              <w:left w:val="nil"/>
              <w:bottom w:val="nil"/>
              <w:right w:val="nil"/>
            </w:tcBorders>
            <w:vAlign w:val="bottom"/>
          </w:tcPr>
          <w:p w14:paraId="1353F82D" w14:textId="01A00E9F" w:rsidR="007D28D6" w:rsidDel="00E2773A" w:rsidRDefault="00000000">
            <w:pPr>
              <w:pStyle w:val="af"/>
              <w:rPr>
                <w:del w:id="3456" w:author="fei zhai" w:date="2026-05-06T15:34:00Z"/>
                <w:rFonts w:hint="default"/>
              </w:rPr>
            </w:pPr>
            <w:del w:id="3457" w:author="fei zhai" w:date="2026-05-06T15:34:00Z">
              <w:r w:rsidDel="00E2773A">
                <w:delText>用户交互、数据展示等</w:delText>
              </w:r>
            </w:del>
          </w:p>
        </w:tc>
      </w:tr>
      <w:tr w:rsidR="007D28D6" w:rsidDel="00E2773A" w14:paraId="464105D0" w14:textId="6E6674C3">
        <w:trPr>
          <w:del w:id="3458" w:author="fei zhai" w:date="2026-05-06T15:34:00Z"/>
        </w:trPr>
        <w:tc>
          <w:tcPr>
            <w:tcW w:w="1914" w:type="dxa"/>
            <w:tcBorders>
              <w:top w:val="nil"/>
              <w:left w:val="nil"/>
              <w:bottom w:val="single" w:sz="8" w:space="0" w:color="auto"/>
              <w:right w:val="nil"/>
            </w:tcBorders>
            <w:vAlign w:val="bottom"/>
          </w:tcPr>
          <w:p w14:paraId="05CEE36D" w14:textId="1D1EAB4D" w:rsidR="007D28D6" w:rsidDel="00E2773A" w:rsidRDefault="00000000">
            <w:pPr>
              <w:pStyle w:val="af"/>
              <w:rPr>
                <w:del w:id="3459" w:author="fei zhai" w:date="2026-05-06T15:34:00Z"/>
                <w:rFonts w:hint="default"/>
              </w:rPr>
            </w:pPr>
            <w:del w:id="3460" w:author="fei zhai" w:date="2026-05-06T15:34:00Z">
              <w:r w:rsidDel="00E2773A">
                <w:rPr>
                  <w:rFonts w:hint="default"/>
                </w:rPr>
                <w:delText>后端框架</w:delText>
              </w:r>
            </w:del>
          </w:p>
        </w:tc>
        <w:tc>
          <w:tcPr>
            <w:tcW w:w="4171" w:type="dxa"/>
            <w:tcBorders>
              <w:top w:val="nil"/>
              <w:left w:val="nil"/>
              <w:bottom w:val="single" w:sz="8" w:space="0" w:color="auto"/>
              <w:right w:val="nil"/>
            </w:tcBorders>
            <w:vAlign w:val="bottom"/>
          </w:tcPr>
          <w:p w14:paraId="6CF77475" w14:textId="26DF64D1" w:rsidR="007D28D6" w:rsidDel="00E2773A" w:rsidRDefault="00000000">
            <w:pPr>
              <w:pStyle w:val="af"/>
              <w:rPr>
                <w:del w:id="3461" w:author="fei zhai" w:date="2026-05-06T15:34:00Z"/>
                <w:rFonts w:hint="default"/>
              </w:rPr>
            </w:pPr>
            <w:del w:id="3462" w:author="fei zhai" w:date="2026-05-06T15:34:00Z">
              <w:r w:rsidDel="00E2773A">
                <w:rPr>
                  <w:rFonts w:hint="default"/>
                </w:rPr>
                <w:delText>Spring Boot 2.6.13, Flask 3.1.2</w:delText>
              </w:r>
            </w:del>
          </w:p>
        </w:tc>
        <w:tc>
          <w:tcPr>
            <w:tcW w:w="2437" w:type="dxa"/>
            <w:tcBorders>
              <w:top w:val="nil"/>
              <w:left w:val="nil"/>
              <w:bottom w:val="single" w:sz="8" w:space="0" w:color="auto"/>
              <w:right w:val="nil"/>
            </w:tcBorders>
            <w:vAlign w:val="bottom"/>
          </w:tcPr>
          <w:p w14:paraId="6C3B9E9E" w14:textId="129B6460" w:rsidR="007D28D6" w:rsidDel="00E2773A" w:rsidRDefault="00000000">
            <w:pPr>
              <w:pStyle w:val="af"/>
              <w:rPr>
                <w:del w:id="3463" w:author="fei zhai" w:date="2026-05-06T15:34:00Z"/>
                <w:rFonts w:hint="default"/>
              </w:rPr>
            </w:pPr>
            <w:del w:id="3464" w:author="fei zhai" w:date="2026-05-06T15:34:00Z">
              <w:r w:rsidDel="00E2773A">
                <w:delText>业务逻辑及模型支持</w:delText>
              </w:r>
            </w:del>
          </w:p>
        </w:tc>
      </w:tr>
    </w:tbl>
    <w:p w14:paraId="4788E47D" w14:textId="23655FFD" w:rsidR="007D28D6" w:rsidDel="00E2773A" w:rsidRDefault="00000000">
      <w:pPr>
        <w:pStyle w:val="3"/>
        <w:numPr>
          <w:ilvl w:val="2"/>
          <w:numId w:val="1"/>
        </w:numPr>
        <w:rPr>
          <w:del w:id="3465" w:author="fei zhai" w:date="2026-05-06T15:34:00Z"/>
        </w:rPr>
      </w:pPr>
      <w:bookmarkStart w:id="3466" w:name="_Toc27813"/>
      <w:del w:id="3467" w:author="fei zhai" w:date="2026-05-06T15:34:00Z">
        <w:r w:rsidDel="00E2773A">
          <w:rPr>
            <w:rFonts w:hint="eastAsia"/>
          </w:rPr>
          <w:delText>用户模块实现</w:delText>
        </w:r>
        <w:bookmarkEnd w:id="3466"/>
      </w:del>
    </w:p>
    <w:p w14:paraId="69B266C6" w14:textId="52DACA04" w:rsidR="007D28D6" w:rsidDel="00E2773A" w:rsidRDefault="00000000">
      <w:pPr>
        <w:ind w:firstLineChars="0" w:firstLine="420"/>
        <w:rPr>
          <w:del w:id="3468" w:author="fei zhai" w:date="2026-05-06T15:34:00Z"/>
        </w:rPr>
      </w:pPr>
      <w:del w:id="3469" w:author="fei zhai" w:date="2026-05-06T15:34:00Z">
        <w:r w:rsidDel="00E2773A">
          <w:rPr>
            <w:rFonts w:hint="eastAsia"/>
          </w:rPr>
          <w:delText>用户模块是整个系统的安全保障第一道关卡，在其中负责用户的认证以及授权工作。用户模块基于</w:delText>
        </w:r>
        <w:r w:rsidDel="00E2773A">
          <w:rPr>
            <w:rFonts w:hint="eastAsia"/>
          </w:rPr>
          <w:delText>Spring Boot</w:delText>
        </w:r>
        <w:r w:rsidDel="00E2773A">
          <w:rPr>
            <w:rFonts w:hint="eastAsia"/>
          </w:rPr>
          <w:delText>开发实现，采用</w:delText>
        </w:r>
        <w:r w:rsidDel="00E2773A">
          <w:rPr>
            <w:rFonts w:hint="eastAsia"/>
          </w:rPr>
          <w:delText>RESTful</w:delText>
        </w:r>
        <w:r w:rsidDel="00E2773A">
          <w:rPr>
            <w:rFonts w:hint="eastAsia"/>
          </w:rPr>
          <w:delText>风格与前端通信，如图</w:delText>
        </w:r>
        <w:r w:rsidDel="00E2773A">
          <w:rPr>
            <w:rFonts w:hint="eastAsia"/>
          </w:rPr>
          <w:delText>5-2</w:delText>
        </w:r>
        <w:r w:rsidDel="00E2773A">
          <w:rPr>
            <w:rFonts w:hint="eastAsia"/>
          </w:rPr>
          <w:delText>所示，包括用户注册、登录认证和忘记密码三个部分。</w:delText>
        </w:r>
      </w:del>
    </w:p>
    <w:p w14:paraId="7C1DB230" w14:textId="3CC5E414" w:rsidR="007D28D6" w:rsidDel="00E2773A" w:rsidRDefault="00000000">
      <w:pPr>
        <w:numPr>
          <w:ilvl w:val="0"/>
          <w:numId w:val="17"/>
        </w:numPr>
        <w:ind w:firstLine="480"/>
        <w:rPr>
          <w:del w:id="3470" w:author="fei zhai" w:date="2026-05-06T15:34:00Z"/>
        </w:rPr>
      </w:pPr>
      <w:del w:id="3471" w:author="fei zhai" w:date="2026-05-06T15:34:00Z">
        <w:r w:rsidDel="00E2773A">
          <w:rPr>
            <w:rFonts w:hint="eastAsia"/>
          </w:rPr>
          <w:delText>用户注册</w:delText>
        </w:r>
      </w:del>
    </w:p>
    <w:p w14:paraId="1A49C9BC" w14:textId="145C1924" w:rsidR="007D28D6" w:rsidDel="00E2773A" w:rsidRDefault="00000000">
      <w:pPr>
        <w:ind w:firstLine="480"/>
        <w:rPr>
          <w:del w:id="3472" w:author="fei zhai" w:date="2026-05-06T15:34:00Z"/>
        </w:rPr>
      </w:pPr>
      <w:del w:id="3473" w:author="fei zhai" w:date="2026-05-06T15:34:00Z">
        <w:r w:rsidDel="00E2773A">
          <w:rPr>
            <w:rFonts w:hint="eastAsia"/>
          </w:rPr>
          <w:delText>用户在前端注册页面填写用户名、密码及密保问题等相关内容之后，在前端以</w:delText>
        </w:r>
        <w:r w:rsidDel="00E2773A">
          <w:rPr>
            <w:rFonts w:hint="eastAsia"/>
          </w:rPr>
          <w:delText>POST</w:delText>
        </w:r>
        <w:r w:rsidDel="00E2773A">
          <w:rPr>
            <w:rFonts w:hint="eastAsia"/>
          </w:rPr>
          <w:delText>方式向</w:delText>
        </w:r>
        <w:r w:rsidDel="00E2773A">
          <w:rPr>
            <w:rFonts w:hint="eastAsia"/>
          </w:rPr>
          <w:delText>/api/auth/register</w:delText>
        </w:r>
        <w:r w:rsidDel="00E2773A">
          <w:rPr>
            <w:rFonts w:hint="eastAsia"/>
          </w:rPr>
          <w:delText>提交这些信息。而后端接收到来自前端的请求之后，首先使用</w:delText>
        </w:r>
        <w:r w:rsidDel="00E2773A">
          <w:rPr>
            <w:rFonts w:hint="eastAsia"/>
          </w:rPr>
          <w:delText>UserService</w:delText>
        </w:r>
        <w:r w:rsidDel="00E2773A">
          <w:rPr>
            <w:rFonts w:hint="eastAsia"/>
          </w:rPr>
          <w:delText>判断该用户名是否已经被占用。如果用户名可以被使用，则使用</w:delText>
        </w:r>
        <w:r w:rsidDel="00E2773A">
          <w:rPr>
            <w:rFonts w:hint="eastAsia"/>
          </w:rPr>
          <w:delText>BeanUtils</w:delText>
        </w:r>
        <w:r w:rsidDel="00E2773A">
          <w:rPr>
            <w:rFonts w:hint="eastAsia"/>
          </w:rPr>
          <w:delText>将请求中的对象转换成相应的实体类的对象并将用户的信息保存到</w:delText>
        </w:r>
        <w:r w:rsidDel="00E2773A">
          <w:rPr>
            <w:rFonts w:hint="eastAsia"/>
          </w:rPr>
          <w:delText>MySQL</w:delText>
        </w:r>
        <w:r w:rsidDel="00E2773A">
          <w:rPr>
            <w:rFonts w:hint="eastAsia"/>
          </w:rPr>
          <w:delText>数据库中完成注册操作，在此同时也会生成一个</w:delText>
        </w:r>
        <w:r w:rsidDel="00E2773A">
          <w:rPr>
            <w:rFonts w:hint="eastAsia"/>
          </w:rPr>
          <w:delText>token</w:delText>
        </w:r>
        <w:r w:rsidDel="00E2773A">
          <w:rPr>
            <w:rFonts w:hint="eastAsia"/>
          </w:rPr>
          <w:delText>返回给前端使得用户能够做到注册即登录。</w:delText>
        </w:r>
      </w:del>
    </w:p>
    <w:p w14:paraId="1BCCF329" w14:textId="0AF18B50" w:rsidR="007D28D6" w:rsidDel="00E2773A" w:rsidRDefault="00000000">
      <w:pPr>
        <w:ind w:firstLineChars="0" w:firstLine="0"/>
        <w:rPr>
          <w:del w:id="3474" w:author="fei zhai" w:date="2026-05-06T15:34:00Z"/>
        </w:rPr>
      </w:pPr>
      <w:del w:id="3475" w:author="fei zhai" w:date="2026-05-06T15:34:00Z">
        <w:r w:rsidDel="00E2773A">
          <w:rPr>
            <w:noProof/>
          </w:rPr>
          <w:drawing>
            <wp:inline distT="0" distB="0" distL="114300" distR="114300" wp14:anchorId="5FCFE4BF" wp14:editId="4587516C">
              <wp:extent cx="5264785" cy="2355850"/>
              <wp:effectExtent l="0" t="0" r="3175" b="8255"/>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45"/>
                      <a:stretch>
                        <a:fillRect/>
                      </a:stretch>
                    </pic:blipFill>
                    <pic:spPr>
                      <a:xfrm>
                        <a:off x="0" y="0"/>
                        <a:ext cx="5264785" cy="2355850"/>
                      </a:xfrm>
                      <a:prstGeom prst="rect">
                        <a:avLst/>
                      </a:prstGeom>
                      <a:noFill/>
                      <a:ln>
                        <a:noFill/>
                      </a:ln>
                    </pic:spPr>
                  </pic:pic>
                </a:graphicData>
              </a:graphic>
            </wp:inline>
          </w:drawing>
        </w:r>
      </w:del>
    </w:p>
    <w:p w14:paraId="209938C6" w14:textId="09273873" w:rsidR="007D28D6" w:rsidDel="00E2773A" w:rsidRDefault="00000000">
      <w:pPr>
        <w:pStyle w:val="ae"/>
        <w:rPr>
          <w:del w:id="3476" w:author="fei zhai" w:date="2026-05-06T15:34:00Z"/>
          <w:rFonts w:hint="default"/>
        </w:rPr>
      </w:pPr>
      <w:del w:id="3477" w:author="fei zhai" w:date="2026-05-06T15:34:00Z">
        <w:r w:rsidDel="00E2773A">
          <w:delText>图</w:delText>
        </w:r>
        <w:r w:rsidDel="00E2773A">
          <w:delText xml:space="preserve">5-2  </w:delText>
        </w:r>
        <w:r w:rsidDel="00E2773A">
          <w:delText>用户模块</w:delText>
        </w:r>
      </w:del>
    </w:p>
    <w:p w14:paraId="3123C558" w14:textId="557EB8A9" w:rsidR="007D28D6" w:rsidDel="00E2773A" w:rsidRDefault="00000000">
      <w:pPr>
        <w:numPr>
          <w:ilvl w:val="0"/>
          <w:numId w:val="17"/>
        </w:numPr>
        <w:ind w:firstLine="480"/>
        <w:rPr>
          <w:del w:id="3478" w:author="fei zhai" w:date="2026-05-06T15:34:00Z"/>
        </w:rPr>
      </w:pPr>
      <w:del w:id="3479" w:author="fei zhai" w:date="2026-05-06T15:34:00Z">
        <w:r w:rsidDel="00E2773A">
          <w:rPr>
            <w:rFonts w:hint="eastAsia"/>
          </w:rPr>
          <w:delText>登录认证</w:delText>
        </w:r>
      </w:del>
    </w:p>
    <w:p w14:paraId="44568A66" w14:textId="21768D22" w:rsidR="007D28D6" w:rsidDel="00E2773A" w:rsidRDefault="00000000">
      <w:pPr>
        <w:ind w:firstLine="480"/>
        <w:rPr>
          <w:del w:id="3480" w:author="fei zhai" w:date="2026-05-06T15:34:00Z"/>
        </w:rPr>
      </w:pPr>
      <w:del w:id="3481" w:author="fei zhai" w:date="2026-05-06T15:34:00Z">
        <w:r w:rsidDel="00E2773A">
          <w:rPr>
            <w:rFonts w:hint="eastAsia"/>
          </w:rPr>
          <w:delText>登录操作利用</w:delText>
        </w:r>
        <w:r w:rsidDel="00E2773A">
          <w:rPr>
            <w:rFonts w:hint="eastAsia"/>
          </w:rPr>
          <w:delText>/api/auth/login</w:delText>
        </w:r>
        <w:r w:rsidDel="00E2773A">
          <w:rPr>
            <w:rFonts w:hint="eastAsia"/>
          </w:rPr>
          <w:delText>接口来完成，当用户向服务器发送用户名及密码时，服务器会在数据库里查找是否有此账户信息，如果找到，则说明这个用户存在，这时就会给用户一个唯一的</w:delText>
        </w:r>
        <w:r w:rsidDel="00E2773A">
          <w:rPr>
            <w:rFonts w:hint="eastAsia"/>
          </w:rPr>
          <w:delText>Token</w:delText>
        </w:r>
        <w:r w:rsidDel="00E2773A">
          <w:rPr>
            <w:rFonts w:hint="eastAsia"/>
          </w:rPr>
          <w:delText>，这个</w:delText>
        </w:r>
        <w:r w:rsidDel="00E2773A">
          <w:rPr>
            <w:rFonts w:hint="eastAsia"/>
          </w:rPr>
          <w:delText>Token</w:delText>
        </w:r>
        <w:r w:rsidDel="00E2773A">
          <w:rPr>
            <w:rFonts w:hint="eastAsia"/>
          </w:rPr>
          <w:delText>是包含用户</w:delText>
        </w:r>
        <w:r w:rsidDel="00E2773A">
          <w:rPr>
            <w:rFonts w:hint="eastAsia"/>
          </w:rPr>
          <w:delText>id</w:delText>
        </w:r>
        <w:r w:rsidDel="00E2773A">
          <w:rPr>
            <w:rFonts w:hint="eastAsia"/>
          </w:rPr>
          <w:delText>以及当前时间戳的信息，然后放在响应体里面返回到前端，前端拿到这个</w:delText>
        </w:r>
        <w:r w:rsidDel="00E2773A">
          <w:rPr>
            <w:rFonts w:hint="eastAsia"/>
          </w:rPr>
          <w:delText>Token</w:delText>
        </w:r>
        <w:r w:rsidDel="00E2773A">
          <w:rPr>
            <w:rFonts w:hint="eastAsia"/>
          </w:rPr>
          <w:delText>之后就保存到本地并在所有</w:delText>
        </w:r>
        <w:r w:rsidDel="00E2773A">
          <w:rPr>
            <w:rFonts w:hint="eastAsia"/>
          </w:rPr>
          <w:delText>API</w:delText>
        </w:r>
        <w:r w:rsidDel="00E2773A">
          <w:rPr>
            <w:rFonts w:hint="eastAsia"/>
          </w:rPr>
          <w:delText>请求头里带上这个</w:delText>
        </w:r>
        <w:r w:rsidDel="00E2773A">
          <w:rPr>
            <w:rFonts w:hint="eastAsia"/>
          </w:rPr>
          <w:delText>Token</w:delText>
        </w:r>
        <w:r w:rsidDel="00E2773A">
          <w:rPr>
            <w:rFonts w:hint="eastAsia"/>
          </w:rPr>
          <w:delText>作为自己的标识符，从而达到无状态会话的目的。</w:delText>
        </w:r>
      </w:del>
    </w:p>
    <w:p w14:paraId="47084531" w14:textId="13D92BDB" w:rsidR="007D28D6" w:rsidDel="00E2773A" w:rsidRDefault="00000000">
      <w:pPr>
        <w:numPr>
          <w:ilvl w:val="0"/>
          <w:numId w:val="17"/>
        </w:numPr>
        <w:ind w:firstLine="480"/>
        <w:rPr>
          <w:del w:id="3482" w:author="fei zhai" w:date="2026-05-06T15:34:00Z"/>
        </w:rPr>
      </w:pPr>
      <w:del w:id="3483" w:author="fei zhai" w:date="2026-05-06T15:34:00Z">
        <w:r w:rsidDel="00E2773A">
          <w:rPr>
            <w:rFonts w:hint="eastAsia"/>
          </w:rPr>
          <w:delText>密码找回</w:delText>
        </w:r>
      </w:del>
    </w:p>
    <w:p w14:paraId="23535659" w14:textId="2F419993" w:rsidR="007D28D6" w:rsidDel="00E2773A" w:rsidRDefault="00000000">
      <w:pPr>
        <w:ind w:firstLine="480"/>
        <w:rPr>
          <w:del w:id="3484" w:author="fei zhai" w:date="2026-05-06T15:34:00Z"/>
        </w:rPr>
      </w:pPr>
      <w:del w:id="3485" w:author="fei zhai" w:date="2026-05-06T15:34:00Z">
        <w:r w:rsidDel="00E2773A">
          <w:rPr>
            <w:rFonts w:hint="eastAsia"/>
          </w:rPr>
          <w:delText>当用户忘记密码时，本文提供一种基于密保问题的两步验证，既考虑了安全性也方便使用。第一步就是认证，也就是让用户输入用户名以及保存答案，再由服务器在</w:delText>
        </w:r>
        <w:r w:rsidDel="00E2773A">
          <w:rPr>
            <w:rFonts w:hint="eastAsia"/>
          </w:rPr>
          <w:delText>/api/auth/verify-security-question</w:delText>
        </w:r>
        <w:r w:rsidDel="00E2773A">
          <w:rPr>
            <w:rFonts w:hint="eastAsia"/>
          </w:rPr>
          <w:delText>接口判断是否正确。第二步就是重设新密码，在认证成功之后，用户可以调用</w:delText>
        </w:r>
        <w:r w:rsidDel="00E2773A">
          <w:rPr>
            <w:rFonts w:hint="eastAsia"/>
          </w:rPr>
          <w:delText>/api/auth/reset-password</w:delText>
        </w:r>
        <w:r w:rsidDel="00E2773A">
          <w:rPr>
            <w:rFonts w:hint="eastAsia"/>
          </w:rPr>
          <w:delText>接口修改自己的密码。这样就可以避免别人随意修改用户的密码，同时又给用户提供了一种恢复账号的方式。</w:delText>
        </w:r>
      </w:del>
    </w:p>
    <w:p w14:paraId="4F245D3D" w14:textId="394AFDB0" w:rsidR="007D28D6" w:rsidDel="00E2773A" w:rsidRDefault="00000000">
      <w:pPr>
        <w:pStyle w:val="3"/>
        <w:numPr>
          <w:ilvl w:val="2"/>
          <w:numId w:val="1"/>
        </w:numPr>
        <w:rPr>
          <w:del w:id="3486" w:author="fei zhai" w:date="2026-05-06T15:34:00Z"/>
        </w:rPr>
      </w:pPr>
      <w:bookmarkStart w:id="3487" w:name="_Toc16587"/>
      <w:del w:id="3488" w:author="fei zhai" w:date="2026-05-06T15:34:00Z">
        <w:r w:rsidDel="00E2773A">
          <w:rPr>
            <w:rFonts w:hint="eastAsia"/>
          </w:rPr>
          <w:delText>专利分类模块实现</w:delText>
        </w:r>
        <w:bookmarkEnd w:id="3487"/>
      </w:del>
    </w:p>
    <w:p w14:paraId="4119BCE2" w14:textId="73880FB2" w:rsidR="007D28D6" w:rsidDel="00E2773A" w:rsidRDefault="00000000">
      <w:pPr>
        <w:ind w:firstLineChars="0" w:firstLine="420"/>
        <w:rPr>
          <w:del w:id="3489" w:author="fei zhai" w:date="2026-05-06T15:34:00Z"/>
        </w:rPr>
      </w:pPr>
      <w:del w:id="3490" w:author="fei zhai" w:date="2026-05-06T15:34:00Z">
        <w:r w:rsidDel="00E2773A">
          <w:rPr>
            <w:rFonts w:hint="eastAsia"/>
          </w:rPr>
          <w:delText>这个部分是整个系统的最核心智能化部分，如图</w:delText>
        </w:r>
        <w:r w:rsidDel="00E2773A">
          <w:rPr>
            <w:rFonts w:hint="eastAsia"/>
          </w:rPr>
          <w:delText>5-3</w:delText>
        </w:r>
        <w:r w:rsidDel="00E2773A">
          <w:rPr>
            <w:rFonts w:hint="eastAsia"/>
          </w:rPr>
          <w:delText>所示，包含了深度学习推理以及数据展示能力，围绕专利文档分类进行工作，在模型加载、实时推理以及结果展示上均有体现。</w:delText>
        </w:r>
      </w:del>
    </w:p>
    <w:p w14:paraId="13700E22" w14:textId="35C43C4C" w:rsidR="007D28D6" w:rsidDel="00E2773A" w:rsidRDefault="00000000">
      <w:pPr>
        <w:numPr>
          <w:ilvl w:val="0"/>
          <w:numId w:val="18"/>
        </w:numPr>
        <w:ind w:firstLine="480"/>
        <w:rPr>
          <w:del w:id="3491" w:author="fei zhai" w:date="2026-05-06T15:34:00Z"/>
        </w:rPr>
      </w:pPr>
      <w:del w:id="3492" w:author="fei zhai" w:date="2026-05-06T15:34:00Z">
        <w:r w:rsidDel="00E2773A">
          <w:rPr>
            <w:rFonts w:hint="eastAsia"/>
          </w:rPr>
          <w:delText>专利文本分类</w:delText>
        </w:r>
      </w:del>
    </w:p>
    <w:p w14:paraId="4CDAF4A2" w14:textId="6DF6D035" w:rsidR="007D28D6" w:rsidDel="00E2773A" w:rsidRDefault="00000000">
      <w:pPr>
        <w:ind w:firstLineChars="0" w:firstLine="420"/>
        <w:rPr>
          <w:del w:id="3493" w:author="fei zhai" w:date="2026-05-06T15:34:00Z"/>
        </w:rPr>
      </w:pPr>
      <w:del w:id="3494" w:author="fei zhai" w:date="2026-05-06T15:34:00Z">
        <w:r w:rsidDel="00E2773A">
          <w:rPr>
            <w:rFonts w:hint="eastAsia"/>
          </w:rPr>
          <w:delText>分类任务由基于</w:delText>
        </w:r>
        <w:r w:rsidDel="00E2773A">
          <w:rPr>
            <w:rFonts w:hint="eastAsia"/>
          </w:rPr>
          <w:delText>Flask</w:delText>
        </w:r>
        <w:r w:rsidDel="00E2773A">
          <w:rPr>
            <w:rFonts w:hint="eastAsia"/>
          </w:rPr>
          <w:delText>搭建的算法微服务完成，在接收到用户的专利摘要之后，先用</w:delText>
        </w:r>
        <w:r w:rsidDel="00E2773A">
          <w:rPr>
            <w:rFonts w:hint="eastAsia"/>
          </w:rPr>
          <w:delText>BERT</w:delText>
        </w:r>
        <w:r w:rsidDel="00E2773A">
          <w:rPr>
            <w:rFonts w:hint="eastAsia"/>
          </w:rPr>
          <w:delText>分词器</w:delText>
        </w:r>
        <w:r w:rsidDel="00E2773A">
          <w:rPr>
            <w:rFonts w:hint="eastAsia"/>
          </w:rPr>
          <w:delText>Tokenizer</w:delText>
        </w:r>
        <w:r w:rsidDel="00E2773A">
          <w:rPr>
            <w:rFonts w:hint="eastAsia"/>
          </w:rPr>
          <w:delText>对其进行编码，进行截断、补全等操作使其变成模型所要求的固定长度的</w:delText>
        </w:r>
        <w:r w:rsidDel="00E2773A">
          <w:rPr>
            <w:rFonts w:hint="eastAsia"/>
          </w:rPr>
          <w:delText>Input IDs</w:delText>
        </w:r>
        <w:r w:rsidDel="00E2773A">
          <w:rPr>
            <w:rFonts w:hint="eastAsia"/>
          </w:rPr>
          <w:delText>以及</w:delText>
        </w:r>
        <w:r w:rsidDel="00E2773A">
          <w:rPr>
            <w:rFonts w:hint="eastAsia"/>
          </w:rPr>
          <w:delText>Attention Mask</w:delText>
        </w:r>
        <w:r w:rsidDel="00E2773A">
          <w:rPr>
            <w:rFonts w:hint="eastAsia"/>
          </w:rPr>
          <w:delText>张量，然后将得到的张量送入已经训练完成的</w:delText>
        </w:r>
        <w:r w:rsidDel="00E2773A">
          <w:rPr>
            <w:rFonts w:hint="eastAsia"/>
          </w:rPr>
          <w:delText>BERT-TextCNN</w:delText>
        </w:r>
        <w:r w:rsidDel="00E2773A">
          <w:rPr>
            <w:rFonts w:hint="eastAsia"/>
          </w:rPr>
          <w:delText>模型进行前向传播得到大小为</w:delText>
        </w:r>
        <w:r w:rsidDel="00E2773A">
          <w:rPr>
            <w:rFonts w:hint="eastAsia"/>
          </w:rPr>
          <w:delText>22</w:delText>
        </w:r>
        <w:r w:rsidDel="00E2773A">
          <w:rPr>
            <w:rFonts w:hint="eastAsia"/>
          </w:rPr>
          <w:delText>的</w:delText>
        </w:r>
        <w:r w:rsidDel="00E2773A">
          <w:rPr>
            <w:rFonts w:hint="eastAsia"/>
          </w:rPr>
          <w:delText>Logits</w:delText>
        </w:r>
        <w:r w:rsidDel="00E2773A">
          <w:rPr>
            <w:rFonts w:hint="eastAsia"/>
          </w:rPr>
          <w:delText>向量，在此基础上使用</w:delText>
        </w:r>
        <w:r w:rsidDel="00E2773A">
          <w:rPr>
            <w:rFonts w:hint="eastAsia"/>
          </w:rPr>
          <w:delText>Softmax</w:delText>
        </w:r>
        <w:r w:rsidDel="00E2773A">
          <w:rPr>
            <w:rFonts w:hint="eastAsia"/>
          </w:rPr>
          <w:delText>函数对其进行归一化得到一个概率分布，再通过</w:delText>
        </w:r>
        <w:r w:rsidDel="00E2773A">
          <w:rPr>
            <w:rFonts w:hint="eastAsia"/>
          </w:rPr>
          <w:delText>torch.argmax</w:delText>
        </w:r>
        <w:r w:rsidDel="00E2773A">
          <w:rPr>
            <w:rFonts w:hint="eastAsia"/>
          </w:rPr>
          <w:delText>找出其中最大值所对应的位置，在此基础上参考之前定义的标签映射表将其转成相应的中文类目即为最终结果。</w:delText>
        </w:r>
      </w:del>
    </w:p>
    <w:p w14:paraId="06E7D33B" w14:textId="4CF2F367" w:rsidR="007D28D6" w:rsidDel="00E2773A" w:rsidRDefault="00000000">
      <w:pPr>
        <w:ind w:firstLineChars="0" w:firstLine="0"/>
        <w:rPr>
          <w:del w:id="3495" w:author="fei zhai" w:date="2026-05-06T15:34:00Z"/>
        </w:rPr>
      </w:pPr>
      <w:del w:id="3496" w:author="fei zhai" w:date="2026-05-06T15:34:00Z">
        <w:r w:rsidDel="00E2773A">
          <w:rPr>
            <w:noProof/>
          </w:rPr>
          <w:drawing>
            <wp:inline distT="0" distB="0" distL="114300" distR="114300" wp14:anchorId="734B747F" wp14:editId="30C12B4B">
              <wp:extent cx="5264785" cy="2355850"/>
              <wp:effectExtent l="0" t="0" r="3175" b="8255"/>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46"/>
                      <a:stretch>
                        <a:fillRect/>
                      </a:stretch>
                    </pic:blipFill>
                    <pic:spPr>
                      <a:xfrm>
                        <a:off x="0" y="0"/>
                        <a:ext cx="5264785" cy="2355850"/>
                      </a:xfrm>
                      <a:prstGeom prst="rect">
                        <a:avLst/>
                      </a:prstGeom>
                      <a:noFill/>
                      <a:ln>
                        <a:noFill/>
                      </a:ln>
                    </pic:spPr>
                  </pic:pic>
                </a:graphicData>
              </a:graphic>
            </wp:inline>
          </w:drawing>
        </w:r>
      </w:del>
    </w:p>
    <w:p w14:paraId="069F32E3" w14:textId="7AFB76C9" w:rsidR="007D28D6" w:rsidDel="00E2773A" w:rsidRDefault="00000000">
      <w:pPr>
        <w:pStyle w:val="ae"/>
        <w:rPr>
          <w:del w:id="3497" w:author="fei zhai" w:date="2026-05-06T15:34:00Z"/>
          <w:rFonts w:hint="default"/>
        </w:rPr>
      </w:pPr>
      <w:del w:id="3498" w:author="fei zhai" w:date="2026-05-06T15:34:00Z">
        <w:r w:rsidDel="00E2773A">
          <w:delText>图</w:delText>
        </w:r>
        <w:r w:rsidDel="00E2773A">
          <w:delText xml:space="preserve">5-3  </w:delText>
        </w:r>
        <w:r w:rsidDel="00E2773A">
          <w:delText>专利分类模块</w:delText>
        </w:r>
      </w:del>
    </w:p>
    <w:p w14:paraId="246FE7A3" w14:textId="1DD37D75" w:rsidR="007D28D6" w:rsidDel="00E2773A" w:rsidRDefault="00000000">
      <w:pPr>
        <w:numPr>
          <w:ilvl w:val="0"/>
          <w:numId w:val="18"/>
        </w:numPr>
        <w:ind w:firstLine="480"/>
        <w:rPr>
          <w:del w:id="3499" w:author="fei zhai" w:date="2026-05-06T15:34:00Z"/>
        </w:rPr>
      </w:pPr>
      <w:del w:id="3500" w:author="fei zhai" w:date="2026-05-06T15:34:00Z">
        <w:r w:rsidDel="00E2773A">
          <w:rPr>
            <w:rFonts w:hint="eastAsia"/>
          </w:rPr>
          <w:delText>分类结果可视化</w:delText>
        </w:r>
      </w:del>
    </w:p>
    <w:p w14:paraId="74162264" w14:textId="449093FC" w:rsidR="007D28D6" w:rsidDel="00E2773A" w:rsidRDefault="00000000">
      <w:pPr>
        <w:ind w:firstLineChars="0" w:firstLine="420"/>
        <w:rPr>
          <w:del w:id="3501" w:author="fei zhai" w:date="2026-05-06T15:34:00Z"/>
        </w:rPr>
      </w:pPr>
      <w:del w:id="3502" w:author="fei zhai" w:date="2026-05-06T15:34:00Z">
        <w:r w:rsidDel="00E2773A">
          <w:rPr>
            <w:rFonts w:hint="eastAsia"/>
          </w:rPr>
          <w:delText>为了使用户能够更加清晰地了解模型推理置信度以及帮助其做出判断，系统对于预测结果也进行了一系列可视化操作。</w:delText>
        </w:r>
      </w:del>
    </w:p>
    <w:p w14:paraId="10324FCA" w14:textId="7F9EAC2E" w:rsidR="007D28D6" w:rsidDel="00E2773A" w:rsidRDefault="00000000">
      <w:pPr>
        <w:ind w:firstLineChars="0" w:firstLine="420"/>
        <w:rPr>
          <w:del w:id="3503" w:author="fei zhai" w:date="2026-05-06T15:34:00Z"/>
        </w:rPr>
      </w:pPr>
      <w:del w:id="3504" w:author="fei zhai" w:date="2026-05-06T15:34:00Z">
        <w:r w:rsidDel="00E2773A">
          <w:rPr>
            <w:rFonts w:hint="eastAsia"/>
          </w:rPr>
          <w:delText>得到全量的概率分布之后，系统先对它进行从大到小排序并只取概率最大的前十个类目用来排除一些无关紧要的长尾噪声，在此基础上使用</w:delText>
        </w:r>
        <w:r w:rsidDel="00E2773A">
          <w:rPr>
            <w:rFonts w:hint="eastAsia"/>
          </w:rPr>
          <w:delText>ECharts</w:delText>
        </w:r>
        <w:r w:rsidDel="00E2773A">
          <w:rPr>
            <w:rFonts w:hint="eastAsia"/>
          </w:rPr>
          <w:delText>绘制条形图并且根据预测的置信度来进行不同的颜色映射，当置信度大于等于</w:delText>
        </w:r>
        <w:r w:rsidDel="00E2773A">
          <w:rPr>
            <w:rFonts w:hint="eastAsia"/>
          </w:rPr>
          <w:delText>50%</w:delText>
        </w:r>
        <w:r w:rsidDel="00E2773A">
          <w:rPr>
            <w:rFonts w:hint="eastAsia"/>
          </w:rPr>
          <w:delText>，柱子的颜色是绿色表示模型认为这个结果可信，当置信度处于</w:delText>
        </w:r>
        <w:r w:rsidDel="00E2773A">
          <w:rPr>
            <w:rFonts w:hint="eastAsia"/>
          </w:rPr>
          <w:delText>30%-50%</w:delText>
        </w:r>
        <w:r w:rsidDel="00E2773A">
          <w:rPr>
            <w:rFonts w:hint="eastAsia"/>
          </w:rPr>
          <w:delText>，柱子的颜色是橙色表示这个结果有疑问需要人工审核，当置信度小于</w:delText>
        </w:r>
        <w:r w:rsidDel="00E2773A">
          <w:rPr>
            <w:rFonts w:hint="eastAsia"/>
          </w:rPr>
          <w:delText>30%</w:delText>
        </w:r>
        <w:r w:rsidDel="00E2773A">
          <w:rPr>
            <w:rFonts w:hint="eastAsia"/>
          </w:rPr>
          <w:delText>，柱子的颜色是蓝色仅作参考。</w:delText>
        </w:r>
      </w:del>
    </w:p>
    <w:p w14:paraId="752BBCCA" w14:textId="138A8EE5" w:rsidR="007D28D6" w:rsidDel="00E2773A" w:rsidRDefault="00000000">
      <w:pPr>
        <w:ind w:firstLineChars="0" w:firstLine="420"/>
        <w:rPr>
          <w:del w:id="3505" w:author="fei zhai" w:date="2026-05-06T15:34:00Z"/>
        </w:rPr>
      </w:pPr>
      <w:del w:id="3506" w:author="fei zhai" w:date="2026-05-06T15:34:00Z">
        <w:r w:rsidDel="00E2773A">
          <w:rPr>
            <w:rFonts w:hint="eastAsia"/>
          </w:rPr>
          <w:delText>这既是一个单类别的输出，也是以一种可视化概率的方式让机器与人的交互更加高效。</w:delText>
        </w:r>
      </w:del>
    </w:p>
    <w:p w14:paraId="29F68B5E" w14:textId="4598AFDF" w:rsidR="007D28D6" w:rsidDel="00E2773A" w:rsidRDefault="007D28D6">
      <w:pPr>
        <w:ind w:firstLine="480"/>
        <w:rPr>
          <w:del w:id="3507" w:author="fei zhai" w:date="2026-05-06T15:34:00Z"/>
        </w:rPr>
        <w:sectPr w:rsidR="007D28D6" w:rsidDel="00E2773A">
          <w:pgSz w:w="11906" w:h="16838"/>
          <w:pgMar w:top="1440" w:right="1800" w:bottom="1440" w:left="1800" w:header="851" w:footer="992" w:gutter="0"/>
          <w:cols w:space="0"/>
          <w:docGrid w:type="lines" w:linePitch="312"/>
        </w:sectPr>
      </w:pPr>
    </w:p>
    <w:p w14:paraId="724D63E5" w14:textId="5EA95AC0" w:rsidR="007D28D6" w:rsidDel="00E2773A" w:rsidRDefault="00000000">
      <w:pPr>
        <w:pStyle w:val="1"/>
        <w:numPr>
          <w:ilvl w:val="0"/>
          <w:numId w:val="1"/>
        </w:numPr>
        <w:tabs>
          <w:tab w:val="clear" w:pos="0"/>
        </w:tabs>
        <w:rPr>
          <w:del w:id="3508" w:author="fei zhai" w:date="2026-05-06T15:34:00Z"/>
        </w:rPr>
      </w:pPr>
      <w:bookmarkStart w:id="3509" w:name="_Toc16971"/>
      <w:bookmarkStart w:id="3510" w:name="_Toc216114528"/>
      <w:del w:id="3511" w:author="fei zhai" w:date="2026-05-06T15:34:00Z">
        <w:r w:rsidDel="00E2773A">
          <w:rPr>
            <w:rFonts w:hint="eastAsia"/>
          </w:rPr>
          <w:delText>总结与展望</w:delText>
        </w:r>
        <w:bookmarkStart w:id="3512" w:name="_Toc216114458"/>
        <w:bookmarkStart w:id="3513" w:name="_Toc216114529"/>
        <w:bookmarkStart w:id="3514" w:name="_Toc216114689"/>
        <w:bookmarkStart w:id="3515" w:name="_Toc216117093"/>
        <w:bookmarkStart w:id="3516" w:name="_Toc216115327"/>
        <w:bookmarkStart w:id="3517" w:name="_Toc216116735"/>
        <w:bookmarkStart w:id="3518" w:name="_Toc216116663"/>
        <w:bookmarkStart w:id="3519" w:name="_Toc216114387"/>
        <w:bookmarkStart w:id="3520" w:name="_Toc216115396"/>
        <w:bookmarkEnd w:id="3509"/>
        <w:bookmarkEnd w:id="3510"/>
        <w:bookmarkEnd w:id="3512"/>
        <w:bookmarkEnd w:id="3513"/>
        <w:bookmarkEnd w:id="3514"/>
        <w:bookmarkEnd w:id="3515"/>
        <w:bookmarkEnd w:id="3516"/>
        <w:bookmarkEnd w:id="3517"/>
        <w:bookmarkEnd w:id="3518"/>
        <w:bookmarkEnd w:id="3519"/>
        <w:bookmarkEnd w:id="3520"/>
      </w:del>
    </w:p>
    <w:p w14:paraId="1DFE44BA" w14:textId="41B5FDF5" w:rsidR="007D28D6" w:rsidDel="00E2773A" w:rsidRDefault="00000000">
      <w:pPr>
        <w:pStyle w:val="2"/>
        <w:numPr>
          <w:ilvl w:val="1"/>
          <w:numId w:val="1"/>
        </w:numPr>
        <w:tabs>
          <w:tab w:val="clear" w:pos="420"/>
        </w:tabs>
        <w:rPr>
          <w:del w:id="3521" w:author="fei zhai" w:date="2026-05-06T15:34:00Z"/>
        </w:rPr>
      </w:pPr>
      <w:bookmarkStart w:id="3522" w:name="_Toc216114530"/>
      <w:bookmarkStart w:id="3523" w:name="_Toc1759"/>
      <w:del w:id="3524" w:author="fei zhai" w:date="2026-05-06T15:34:00Z">
        <w:r w:rsidDel="00E2773A">
          <w:rPr>
            <w:rFonts w:hint="eastAsia"/>
          </w:rPr>
          <w:delText>总结</w:delText>
        </w:r>
        <w:bookmarkEnd w:id="3522"/>
        <w:bookmarkEnd w:id="3523"/>
      </w:del>
    </w:p>
    <w:p w14:paraId="3E9F42DA" w14:textId="49FE402C" w:rsidR="007D28D6" w:rsidDel="00E2773A" w:rsidRDefault="00000000">
      <w:pPr>
        <w:ind w:firstLine="480"/>
        <w:rPr>
          <w:del w:id="3525" w:author="fei zhai" w:date="2026-05-06T15:34:00Z"/>
        </w:rPr>
      </w:pPr>
      <w:del w:id="3526" w:author="fei zhai" w:date="2026-05-06T15:34:00Z">
        <w:r w:rsidDel="00E2773A">
          <w:rPr>
            <w:rFonts w:hint="eastAsia"/>
          </w:rPr>
          <w:delText>本文主要研究了医疗器械发明专利分类体系（</w:delText>
        </w:r>
        <w:r w:rsidDel="00E2773A">
          <w:rPr>
            <w:rFonts w:hint="eastAsia"/>
          </w:rPr>
          <w:delText>IPC</w:delText>
        </w:r>
        <w:r w:rsidDel="00E2773A">
          <w:rPr>
            <w:rFonts w:hint="eastAsia"/>
          </w:rPr>
          <w:delText>）与行业监管标准（《医疗器械分类目录》）不符问题、原始专利数据标签质量较低以及文本语义复杂问题等，提出了基于大语言模型进行自动标注的方法，利用融合深度学习特征分类器并开发自动分类工具，从而完成整个过程即从数据处理到算法建立最后到应用部署。本文的主要工作如下：</w:delText>
        </w:r>
      </w:del>
    </w:p>
    <w:p w14:paraId="7ED47045" w14:textId="3ED9C8B4" w:rsidR="007D28D6" w:rsidDel="00E2773A" w:rsidRDefault="00000000">
      <w:pPr>
        <w:numPr>
          <w:ilvl w:val="0"/>
          <w:numId w:val="19"/>
        </w:numPr>
        <w:ind w:firstLine="480"/>
        <w:rPr>
          <w:del w:id="3527" w:author="fei zhai" w:date="2026-05-06T15:34:00Z"/>
        </w:rPr>
      </w:pPr>
      <w:del w:id="3528" w:author="fei zhai" w:date="2026-05-06T15:34:00Z">
        <w:r w:rsidDel="00E2773A">
          <w:rPr>
            <w:rFonts w:hint="eastAsia"/>
          </w:rPr>
          <w:delText>构建了基于大模型与</w:delText>
        </w:r>
        <w:r w:rsidDel="00E2773A">
          <w:rPr>
            <w:rFonts w:hint="eastAsia"/>
          </w:rPr>
          <w:delText>RAG</w:delText>
        </w:r>
        <w:r w:rsidDel="00E2773A">
          <w:rPr>
            <w:rFonts w:hint="eastAsia"/>
          </w:rPr>
          <w:delText>技术的高质量自动标注工作流</w:delText>
        </w:r>
      </w:del>
    </w:p>
    <w:p w14:paraId="36E4076B" w14:textId="605B7793" w:rsidR="007D28D6" w:rsidDel="00E2773A" w:rsidRDefault="00000000">
      <w:pPr>
        <w:ind w:firstLine="480"/>
        <w:rPr>
          <w:del w:id="3529" w:author="fei zhai" w:date="2026-05-06T15:34:00Z"/>
        </w:rPr>
      </w:pPr>
      <w:del w:id="3530" w:author="fei zhai" w:date="2026-05-06T15:34:00Z">
        <w:r w:rsidDel="00E2773A">
          <w:rPr>
            <w:rFonts w:hint="eastAsia"/>
          </w:rPr>
          <w:delText>对于原始专利数据中存在标签缺失或者标签质量较差的情况，本文提出一个整体方案。首先，采用基于自适应分层抽样及</w:delText>
        </w:r>
        <w:r w:rsidDel="00E2773A">
          <w:rPr>
            <w:rFonts w:hint="eastAsia"/>
          </w:rPr>
          <w:delText>JS</w:delText>
        </w:r>
        <w:r w:rsidDel="00E2773A">
          <w:rPr>
            <w:rFonts w:hint="eastAsia"/>
          </w:rPr>
          <w:delText>散度进行评估的方式选取含有</w:delText>
        </w:r>
        <w:r w:rsidDel="00E2773A">
          <w:rPr>
            <w:rFonts w:hint="eastAsia"/>
          </w:rPr>
          <w:delText>1104</w:delText>
        </w:r>
        <w:r w:rsidDel="00E2773A">
          <w:rPr>
            <w:rFonts w:hint="eastAsia"/>
          </w:rPr>
          <w:delText>个样本的专家标注子集；然后，在</w:delText>
        </w:r>
        <w:r w:rsidDel="00E2773A">
          <w:rPr>
            <w:rFonts w:hint="eastAsia"/>
          </w:rPr>
          <w:delText>Dify</w:delText>
        </w:r>
        <w:r w:rsidDel="00E2773A">
          <w:rPr>
            <w:rFonts w:hint="eastAsia"/>
          </w:rPr>
          <w:delText>上开发了一个结合</w:delText>
        </w:r>
        <w:r w:rsidDel="00E2773A">
          <w:rPr>
            <w:rFonts w:hint="eastAsia"/>
          </w:rPr>
          <w:delText>Qwen</w:delText>
        </w:r>
        <w:r w:rsidDel="00E2773A">
          <w:rPr>
            <w:rFonts w:hint="eastAsia"/>
          </w:rPr>
          <w:delText>大模型和</w:delText>
        </w:r>
        <w:r w:rsidDel="00E2773A">
          <w:rPr>
            <w:rFonts w:hint="eastAsia"/>
          </w:rPr>
          <w:delText>RAG</w:delText>
        </w:r>
        <w:r w:rsidDel="00E2773A">
          <w:rPr>
            <w:rFonts w:hint="eastAsia"/>
          </w:rPr>
          <w:delText>技术实现自动标注的工作流，在专家子集中准确率达到</w:delText>
        </w:r>
        <w:r w:rsidDel="00E2773A">
          <w:rPr>
            <w:rFonts w:hint="eastAsia"/>
          </w:rPr>
          <w:delText>0.9185</w:delText>
        </w:r>
        <w:r w:rsidDel="00E2773A">
          <w:rPr>
            <w:rFonts w:hint="eastAsia"/>
          </w:rPr>
          <w:delText>，</w:delText>
        </w:r>
        <w:r w:rsidDel="00E2773A">
          <w:rPr>
            <w:rFonts w:hint="eastAsia"/>
          </w:rPr>
          <w:delText>Macro F1-score</w:delText>
        </w:r>
        <w:r w:rsidDel="00E2773A">
          <w:rPr>
            <w:rFonts w:hint="eastAsia"/>
          </w:rPr>
          <w:delText>为</w:delText>
        </w:r>
        <w:r w:rsidDel="00E2773A">
          <w:rPr>
            <w:rFonts w:hint="eastAsia"/>
          </w:rPr>
          <w:delText>0.9109</w:delText>
        </w:r>
        <w:r w:rsidDel="00E2773A">
          <w:rPr>
            <w:rFonts w:hint="eastAsia"/>
          </w:rPr>
          <w:delText>，对近</w:delText>
        </w:r>
        <w:r w:rsidDel="00E2773A">
          <w:rPr>
            <w:rFonts w:hint="eastAsia"/>
          </w:rPr>
          <w:delText>6</w:delText>
        </w:r>
        <w:r w:rsidDel="00E2773A">
          <w:rPr>
            <w:rFonts w:hint="eastAsia"/>
          </w:rPr>
          <w:delText>万个专利数据进行清洗和标签补齐，为后续研究奠定良好基础。</w:delText>
        </w:r>
      </w:del>
    </w:p>
    <w:p w14:paraId="64FD738D" w14:textId="135891EC" w:rsidR="007D28D6" w:rsidDel="00E2773A" w:rsidRDefault="00000000">
      <w:pPr>
        <w:numPr>
          <w:ilvl w:val="0"/>
          <w:numId w:val="19"/>
        </w:numPr>
        <w:ind w:firstLine="480"/>
        <w:rPr>
          <w:del w:id="3531" w:author="fei zhai" w:date="2026-05-06T15:34:00Z"/>
        </w:rPr>
      </w:pPr>
      <w:del w:id="3532" w:author="fei zhai" w:date="2026-05-06T15:34:00Z">
        <w:r w:rsidDel="00E2773A">
          <w:rPr>
            <w:rFonts w:hint="eastAsia"/>
          </w:rPr>
          <w:delText>提出一种基于</w:delText>
        </w:r>
        <w:r w:rsidDel="00E2773A">
          <w:rPr>
            <w:rFonts w:hint="eastAsia"/>
          </w:rPr>
          <w:delText>BERT-TextCNN</w:delText>
        </w:r>
        <w:r w:rsidDel="00E2773A">
          <w:rPr>
            <w:rFonts w:hint="eastAsia"/>
          </w:rPr>
          <w:delText>融合分类模型及改进其训练方法</w:delText>
        </w:r>
      </w:del>
    </w:p>
    <w:p w14:paraId="6A46E6B3" w14:textId="2061743A" w:rsidR="007D28D6" w:rsidDel="00E2773A" w:rsidRDefault="00000000">
      <w:pPr>
        <w:ind w:firstLine="480"/>
        <w:rPr>
          <w:del w:id="3533" w:author="fei zhai" w:date="2026-05-06T15:34:00Z"/>
        </w:rPr>
      </w:pPr>
      <w:del w:id="3534" w:author="fei zhai" w:date="2026-05-06T15:34:00Z">
        <w:r w:rsidDel="00E2773A">
          <w:rPr>
            <w:rFonts w:hint="eastAsia"/>
          </w:rPr>
          <w:delText>由于医疗器械专利文本较长，包含大量医学专业知识并且具有远距离依赖性，因此本文提出一种基于</w:delText>
        </w:r>
        <w:r w:rsidDel="00E2773A">
          <w:rPr>
            <w:rFonts w:hint="eastAsia"/>
          </w:rPr>
          <w:delText>BERT-TextCNN</w:delText>
        </w:r>
        <w:r w:rsidDel="00E2773A">
          <w:rPr>
            <w:rFonts w:hint="eastAsia"/>
          </w:rPr>
          <w:delText>分类方法。本文使用在医学上更具普适性的</w:delText>
        </w:r>
        <w:r w:rsidDel="00E2773A">
          <w:rPr>
            <w:rFonts w:hint="eastAsia"/>
          </w:rPr>
          <w:delText>Chinese-RoBERTa-wwm-ext</w:delText>
        </w:r>
        <w:r w:rsidDel="00E2773A">
          <w:rPr>
            <w:rFonts w:hint="eastAsia"/>
          </w:rPr>
          <w:delText>作为预训练基础模型来获取文本深层次整体语义，在此基础上使用多种大小卷积核的</w:delText>
        </w:r>
        <w:r w:rsidDel="00E2773A">
          <w:rPr>
            <w:rFonts w:hint="eastAsia"/>
          </w:rPr>
          <w:delText>TextCNN</w:delText>
        </w:r>
        <w:r w:rsidDel="00E2773A">
          <w:rPr>
            <w:rFonts w:hint="eastAsia"/>
          </w:rPr>
          <w:delText>捕捉短语</w:delText>
        </w:r>
        <w:r w:rsidDel="00E2773A">
          <w:rPr>
            <w:rFonts w:hint="eastAsia"/>
          </w:rPr>
          <w:delText>N-gram</w:delText>
        </w:r>
        <w:r w:rsidDel="00E2773A">
          <w:rPr>
            <w:rFonts w:hint="eastAsia"/>
          </w:rPr>
          <w:delText>重要部分从而实现两者有效结合。同时为了解决数据集中“输血、透析以及体外循环设备”这类小众类目数量稀少的问题，采用大语言模型进行生成式数据扩增从而提高类别的均衡度。</w:delText>
        </w:r>
      </w:del>
    </w:p>
    <w:p w14:paraId="3D0D523F" w14:textId="0AFE07FD" w:rsidR="007D28D6" w:rsidDel="00E2773A" w:rsidRDefault="00000000">
      <w:pPr>
        <w:numPr>
          <w:ilvl w:val="0"/>
          <w:numId w:val="19"/>
        </w:numPr>
        <w:ind w:firstLine="480"/>
        <w:rPr>
          <w:del w:id="3535" w:author="fei zhai" w:date="2026-05-06T15:34:00Z"/>
        </w:rPr>
      </w:pPr>
      <w:del w:id="3536" w:author="fei zhai" w:date="2026-05-06T15:34:00Z">
        <w:r w:rsidDel="00E2773A">
          <w:rPr>
            <w:rFonts w:hint="eastAsia"/>
          </w:rPr>
          <w:delText>多维度验证了模型的性能与泛化能力</w:delText>
        </w:r>
      </w:del>
    </w:p>
    <w:p w14:paraId="4318FFF9" w14:textId="4CF6D90E" w:rsidR="007D28D6" w:rsidDel="00E2773A" w:rsidRDefault="00000000">
      <w:pPr>
        <w:ind w:firstLine="480"/>
        <w:rPr>
          <w:del w:id="3537" w:author="fei zhai" w:date="2026-05-06T15:34:00Z"/>
        </w:rPr>
      </w:pPr>
      <w:del w:id="3538" w:author="fei zhai" w:date="2026-05-06T15:34:00Z">
        <w:r w:rsidDel="00E2773A">
          <w:rPr>
            <w:rFonts w:hint="eastAsia"/>
          </w:rPr>
          <w:delText>BERT-TextCNN</w:delText>
        </w:r>
        <w:r w:rsidDel="00E2773A">
          <w:rPr>
            <w:rFonts w:hint="eastAsia"/>
          </w:rPr>
          <w:delText>在测试集上</w:delText>
        </w:r>
        <w:r w:rsidDel="00E2773A">
          <w:rPr>
            <w:rFonts w:hint="eastAsia"/>
          </w:rPr>
          <w:delText>Accuracy</w:delText>
        </w:r>
        <w:r w:rsidDel="00E2773A">
          <w:rPr>
            <w:rFonts w:hint="eastAsia"/>
          </w:rPr>
          <w:delText>为</w:delText>
        </w:r>
        <w:r w:rsidDel="00E2773A">
          <w:rPr>
            <w:rFonts w:hint="eastAsia"/>
          </w:rPr>
          <w:delText>0.8153</w:delText>
        </w:r>
        <w:r w:rsidDel="00E2773A">
          <w:rPr>
            <w:rFonts w:hint="eastAsia"/>
          </w:rPr>
          <w:delText>，</w:delText>
        </w:r>
        <w:r w:rsidDel="00E2773A">
          <w:rPr>
            <w:rFonts w:hint="eastAsia"/>
          </w:rPr>
          <w:delText>Macro F1-score</w:delText>
        </w:r>
        <w:r w:rsidDel="00E2773A">
          <w:rPr>
            <w:rFonts w:hint="eastAsia"/>
          </w:rPr>
          <w:delText>为</w:delText>
        </w:r>
        <w:r w:rsidDel="00E2773A">
          <w:rPr>
            <w:rFonts w:hint="eastAsia"/>
          </w:rPr>
          <w:delText>0.7527</w:delText>
        </w:r>
        <w:r w:rsidDel="00E2773A">
          <w:rPr>
            <w:rFonts w:hint="eastAsia"/>
          </w:rPr>
          <w:delText>，明显高于</w:delText>
        </w:r>
        <w:r w:rsidDel="00E2773A">
          <w:rPr>
            <w:rFonts w:hint="eastAsia"/>
          </w:rPr>
          <w:delText>LR</w:delText>
        </w:r>
        <w:r w:rsidDel="00E2773A">
          <w:rPr>
            <w:rFonts w:hint="eastAsia"/>
          </w:rPr>
          <w:delText>、</w:delText>
        </w:r>
        <w:r w:rsidDel="00E2773A">
          <w:rPr>
            <w:rFonts w:hint="eastAsia"/>
          </w:rPr>
          <w:delText>KNN</w:delText>
        </w:r>
        <w:r w:rsidDel="00E2773A">
          <w:rPr>
            <w:rFonts w:hint="eastAsia"/>
          </w:rPr>
          <w:delText>、</w:delText>
        </w:r>
        <w:r w:rsidDel="00E2773A">
          <w:rPr>
            <w:rFonts w:hint="eastAsia"/>
          </w:rPr>
          <w:delText>RF</w:delText>
        </w:r>
        <w:r w:rsidDel="00E2773A">
          <w:rPr>
            <w:rFonts w:hint="eastAsia"/>
          </w:rPr>
          <w:delText>、</w:delText>
        </w:r>
        <w:r w:rsidDel="00E2773A">
          <w:rPr>
            <w:rFonts w:hint="eastAsia"/>
          </w:rPr>
          <w:delText>XGBoost</w:delText>
        </w:r>
        <w:r w:rsidDel="00E2773A">
          <w:rPr>
            <w:rFonts w:hint="eastAsia"/>
          </w:rPr>
          <w:delText>等传统机器学习方法以及单独使用</w:delText>
        </w:r>
        <w:r w:rsidDel="00E2773A">
          <w:rPr>
            <w:rFonts w:hint="eastAsia"/>
          </w:rPr>
          <w:delText>BERT</w:delText>
        </w:r>
        <w:r w:rsidDel="00E2773A">
          <w:rPr>
            <w:rFonts w:hint="eastAsia"/>
          </w:rPr>
          <w:delText>或</w:delText>
        </w:r>
        <w:r w:rsidDel="00E2773A">
          <w:rPr>
            <w:rFonts w:hint="eastAsia"/>
          </w:rPr>
          <w:delText>TextCNN</w:delText>
        </w:r>
        <w:r w:rsidDel="00E2773A">
          <w:rPr>
            <w:rFonts w:hint="eastAsia"/>
          </w:rPr>
          <w:delText>的方法。而消融实验也说明了微调、融合特征抽取方式以及数据扩增对于提升模型效果有着积极作用，在基于医知桥最新的专利数据外部验证中，该模型取得了</w:delText>
        </w:r>
        <w:r w:rsidDel="00E2773A">
          <w:rPr>
            <w:rFonts w:hint="eastAsia"/>
          </w:rPr>
          <w:delText>0.9000</w:delText>
        </w:r>
        <w:r w:rsidDel="00E2773A">
          <w:rPr>
            <w:rFonts w:hint="eastAsia"/>
          </w:rPr>
          <w:delText>的准确率，相比于现有的商业化方法提高了约</w:delText>
        </w:r>
        <w:r w:rsidDel="00E2773A">
          <w:rPr>
            <w:rFonts w:hint="eastAsia"/>
          </w:rPr>
          <w:delText>14.85</w:delText>
        </w:r>
        <w:r w:rsidDel="00E2773A">
          <w:rPr>
            <w:rFonts w:hint="eastAsia"/>
          </w:rPr>
          <w:delText>个百分点，说明该模型对于新的专利文献有较强的鲁棒性和实用性。</w:delText>
        </w:r>
      </w:del>
    </w:p>
    <w:p w14:paraId="3120B911" w14:textId="3DB19CB0" w:rsidR="007D28D6" w:rsidDel="00E2773A" w:rsidRDefault="00000000">
      <w:pPr>
        <w:numPr>
          <w:ilvl w:val="0"/>
          <w:numId w:val="19"/>
        </w:numPr>
        <w:ind w:firstLine="480"/>
        <w:rPr>
          <w:del w:id="3539" w:author="fei zhai" w:date="2026-05-06T15:34:00Z"/>
        </w:rPr>
      </w:pPr>
      <w:del w:id="3540" w:author="fei zhai" w:date="2026-05-06T15:34:00Z">
        <w:r w:rsidDel="00E2773A">
          <w:rPr>
            <w:rFonts w:hint="eastAsia"/>
          </w:rPr>
          <w:delText>设计并实现了医疗器械专利自动分类系统</w:delText>
        </w:r>
      </w:del>
    </w:p>
    <w:p w14:paraId="4F689133" w14:textId="1150D95A" w:rsidR="007D28D6" w:rsidDel="00E2773A" w:rsidRDefault="00000000">
      <w:pPr>
        <w:ind w:firstLine="480"/>
        <w:rPr>
          <w:del w:id="3541" w:author="fei zhai" w:date="2026-05-06T15:34:00Z"/>
        </w:rPr>
      </w:pPr>
      <w:del w:id="3542" w:author="fei zhai" w:date="2026-05-06T15:34:00Z">
        <w:r w:rsidDel="00E2773A">
          <w:rPr>
            <w:rFonts w:hint="eastAsia"/>
          </w:rPr>
          <w:delText>基于</w:delText>
        </w:r>
        <w:r w:rsidDel="00E2773A">
          <w:rPr>
            <w:rFonts w:hint="eastAsia"/>
          </w:rPr>
          <w:delText>B/S</w:delText>
        </w:r>
        <w:r w:rsidDel="00E2773A">
          <w:rPr>
            <w:rFonts w:hint="eastAsia"/>
          </w:rPr>
          <w:delText>架构，本文实现了一个可视化的专利自动分类平台，在此平台上使用了</w:delText>
        </w:r>
        <w:r w:rsidDel="00E2773A">
          <w:rPr>
            <w:rFonts w:hint="eastAsia"/>
          </w:rPr>
          <w:delText>Spring Boot</w:delText>
        </w:r>
        <w:r w:rsidDel="00E2773A">
          <w:rPr>
            <w:rFonts w:hint="eastAsia"/>
          </w:rPr>
          <w:delText>与</w:delText>
        </w:r>
        <w:r w:rsidDel="00E2773A">
          <w:rPr>
            <w:rFonts w:hint="eastAsia"/>
          </w:rPr>
          <w:delText>Flask</w:delText>
        </w:r>
        <w:r w:rsidDel="00E2773A">
          <w:rPr>
            <w:rFonts w:hint="eastAsia"/>
          </w:rPr>
          <w:delText>两种不同技术栈进行搭建，具有用户鉴权、模型在线推断以及结果可视化功能，可以将大量无格式化专利文本迅速归类到《医疗器械分类目录》中的</w:delText>
        </w:r>
        <w:r w:rsidDel="00E2773A">
          <w:rPr>
            <w:rFonts w:hint="eastAsia"/>
          </w:rPr>
          <w:delText>22</w:delText>
        </w:r>
        <w:r w:rsidDel="00E2773A">
          <w:rPr>
            <w:rFonts w:hint="eastAsia"/>
          </w:rPr>
          <w:delText>个大类，并显示出各类别之间的置信度情况，对监管部门进行技术审查以及企业提供专利布局分析都起到一定帮助作用。</w:delText>
        </w:r>
      </w:del>
    </w:p>
    <w:p w14:paraId="79972B10" w14:textId="0A86F9F7" w:rsidR="007D28D6" w:rsidDel="00E2773A" w:rsidRDefault="00000000">
      <w:pPr>
        <w:pStyle w:val="2"/>
        <w:numPr>
          <w:ilvl w:val="1"/>
          <w:numId w:val="1"/>
        </w:numPr>
        <w:tabs>
          <w:tab w:val="clear" w:pos="420"/>
        </w:tabs>
        <w:rPr>
          <w:del w:id="3543" w:author="fei zhai" w:date="2026-05-06T15:34:00Z"/>
        </w:rPr>
      </w:pPr>
      <w:bookmarkStart w:id="3544" w:name="_Toc21785"/>
      <w:del w:id="3545" w:author="fei zhai" w:date="2026-05-06T15:34:00Z">
        <w:r w:rsidDel="00E2773A">
          <w:rPr>
            <w:rFonts w:hint="eastAsia"/>
          </w:rPr>
          <w:delText>创新点</w:delText>
        </w:r>
        <w:bookmarkEnd w:id="3544"/>
      </w:del>
    </w:p>
    <w:p w14:paraId="375C0757" w14:textId="0CB56F18" w:rsidR="007D28D6" w:rsidDel="00E2773A" w:rsidRDefault="00000000">
      <w:pPr>
        <w:ind w:firstLine="480"/>
        <w:rPr>
          <w:del w:id="3546" w:author="fei zhai" w:date="2026-05-06T15:34:00Z"/>
        </w:rPr>
      </w:pPr>
      <w:del w:id="3547" w:author="fei zhai" w:date="2026-05-06T15:34:00Z">
        <w:r w:rsidDel="00E2773A">
          <w:rPr>
            <w:rFonts w:hint="eastAsia"/>
          </w:rPr>
          <w:delText>本文针对医疗器械专利分类所面临的问题进行改进，主要包括以下几个方面的内容：</w:delText>
        </w:r>
      </w:del>
    </w:p>
    <w:p w14:paraId="60925844" w14:textId="1EA7380E" w:rsidR="007D28D6" w:rsidDel="00E2773A" w:rsidRDefault="00000000">
      <w:pPr>
        <w:ind w:firstLine="480"/>
        <w:rPr>
          <w:del w:id="3548" w:author="fei zhai" w:date="2026-05-06T15:34:00Z"/>
        </w:rPr>
      </w:pPr>
      <w:del w:id="3549" w:author="fei zhai" w:date="2026-05-06T15:34:00Z">
        <w:r w:rsidDel="00E2773A">
          <w:rPr>
            <w:rFonts w:hint="eastAsia"/>
          </w:rPr>
          <w:delText>（</w:delText>
        </w:r>
        <w:r w:rsidDel="00E2773A">
          <w:rPr>
            <w:rFonts w:hint="eastAsia"/>
          </w:rPr>
          <w:delText>1</w:delText>
        </w:r>
        <w:r w:rsidDel="00E2773A">
          <w:rPr>
            <w:rFonts w:hint="eastAsia"/>
          </w:rPr>
          <w:delText>）提出一种利用</w:delText>
        </w:r>
        <w:r w:rsidDel="00E2773A">
          <w:rPr>
            <w:rFonts w:hint="eastAsia"/>
          </w:rPr>
          <w:delText>LLM</w:delText>
        </w:r>
        <w:r w:rsidDel="00E2773A">
          <w:rPr>
            <w:rFonts w:hint="eastAsia"/>
          </w:rPr>
          <w:delText>、</w:delText>
        </w:r>
        <w:r w:rsidDel="00E2773A">
          <w:rPr>
            <w:rFonts w:hint="eastAsia"/>
          </w:rPr>
          <w:delText>RAG</w:delText>
        </w:r>
        <w:r w:rsidDel="00E2773A">
          <w:rPr>
            <w:rFonts w:hint="eastAsia"/>
          </w:rPr>
          <w:delText>两者结合进行自动化的专利标注的方法</w:delText>
        </w:r>
      </w:del>
    </w:p>
    <w:p w14:paraId="6951035D" w14:textId="6B1F5566" w:rsidR="007D28D6" w:rsidDel="00E2773A" w:rsidRDefault="00000000">
      <w:pPr>
        <w:ind w:firstLine="480"/>
        <w:rPr>
          <w:del w:id="3550" w:author="fei zhai" w:date="2026-05-06T15:34:00Z"/>
        </w:rPr>
      </w:pPr>
      <w:del w:id="3551" w:author="fei zhai" w:date="2026-05-06T15:34:00Z">
        <w:r w:rsidDel="00E2773A">
          <w:rPr>
            <w:rFonts w:hint="eastAsia"/>
          </w:rPr>
          <w:delText>为了解决医疗器械专利领域缺少优质标注数据以及人工标注耗时较长的问题，在</w:delText>
        </w:r>
        <w:r w:rsidDel="00E2773A">
          <w:rPr>
            <w:rFonts w:hint="eastAsia"/>
          </w:rPr>
          <w:delText>Dify</w:delText>
        </w:r>
        <w:r w:rsidDel="00E2773A">
          <w:rPr>
            <w:rFonts w:hint="eastAsia"/>
          </w:rPr>
          <w:delText>平台上开发了一套自动标注方案。此方案以《医疗器械分类目录》作为外部知识，在</w:delText>
        </w:r>
        <w:r w:rsidDel="00E2773A">
          <w:rPr>
            <w:rFonts w:hint="eastAsia"/>
          </w:rPr>
          <w:delText>LLM</w:delText>
        </w:r>
        <w:r w:rsidDel="00E2773A">
          <w:rPr>
            <w:rFonts w:hint="eastAsia"/>
          </w:rPr>
          <w:delText>推理过程中通过</w:delText>
        </w:r>
        <w:r w:rsidDel="00E2773A">
          <w:rPr>
            <w:rFonts w:hint="eastAsia"/>
          </w:rPr>
          <w:delText>RAG</w:delText>
        </w:r>
        <w:r w:rsidDel="00E2773A">
          <w:rPr>
            <w:rFonts w:hint="eastAsia"/>
          </w:rPr>
          <w:delText>实时查询相关法规以解决垂直领域知识幻觉问题。并且采用自适应分层抽样以及</w:delText>
        </w:r>
        <w:r w:rsidDel="00E2773A">
          <w:rPr>
            <w:rFonts w:hint="eastAsia"/>
          </w:rPr>
          <w:delText>JS</w:delText>
        </w:r>
        <w:r w:rsidDel="00E2773A">
          <w:rPr>
            <w:rFonts w:hint="eastAsia"/>
          </w:rPr>
          <w:delText>散度选取部分专利作为专家审核集从而实现高效的标注大批量专利数据，也为低质量标签情况下的专利数据治理提供一种新思路。</w:delText>
        </w:r>
      </w:del>
    </w:p>
    <w:p w14:paraId="63FAFEBE" w14:textId="6C291306" w:rsidR="007D28D6" w:rsidDel="00E2773A" w:rsidRDefault="00000000">
      <w:pPr>
        <w:ind w:firstLine="480"/>
        <w:rPr>
          <w:del w:id="3552" w:author="fei zhai" w:date="2026-05-06T15:34:00Z"/>
        </w:rPr>
      </w:pPr>
      <w:del w:id="3553" w:author="fei zhai" w:date="2026-05-06T15:34:00Z">
        <w:r w:rsidDel="00E2773A">
          <w:rPr>
            <w:rFonts w:hint="eastAsia"/>
          </w:rPr>
          <w:delText>（</w:delText>
        </w:r>
        <w:r w:rsidDel="00E2773A">
          <w:rPr>
            <w:rFonts w:hint="eastAsia"/>
          </w:rPr>
          <w:delText>2</w:delText>
        </w:r>
        <w:r w:rsidDel="00E2773A">
          <w:rPr>
            <w:rFonts w:hint="eastAsia"/>
          </w:rPr>
          <w:delText>）提出一种结合全局语义以及局部特征的基于</w:delText>
        </w:r>
        <w:r w:rsidDel="00E2773A">
          <w:rPr>
            <w:rFonts w:hint="eastAsia"/>
          </w:rPr>
          <w:delText>BERT-TextCNN</w:delText>
        </w:r>
        <w:r w:rsidDel="00E2773A">
          <w:rPr>
            <w:rFonts w:hint="eastAsia"/>
          </w:rPr>
          <w:delText>混合分类方法</w:delText>
        </w:r>
      </w:del>
    </w:p>
    <w:p w14:paraId="2F0BB7CF" w14:textId="393C2C77" w:rsidR="007D28D6" w:rsidDel="00E2773A" w:rsidRDefault="00000000">
      <w:pPr>
        <w:ind w:firstLine="480"/>
        <w:rPr>
          <w:del w:id="3554" w:author="fei zhai" w:date="2026-05-06T15:34:00Z"/>
        </w:rPr>
      </w:pPr>
      <w:del w:id="3555" w:author="fei zhai" w:date="2026-05-06T15:34:00Z">
        <w:r w:rsidDel="00E2773A">
          <w:rPr>
            <w:rFonts w:hint="eastAsia"/>
          </w:rPr>
          <w:delText>由于医疗器械专利文本长文档逻辑性强、涉及大量专业术语的特点，在此基础上提出了一个改进的深度学习模型。该方法使用</w:delText>
        </w:r>
        <w:r w:rsidDel="00E2773A">
          <w:rPr>
            <w:rFonts w:hint="eastAsia"/>
          </w:rPr>
          <w:delText>Chinese-RoBERTa-wwm-ext</w:delText>
        </w:r>
        <w:r w:rsidDel="00E2773A">
          <w:rPr>
            <w:rFonts w:hint="eastAsia"/>
          </w:rPr>
          <w:delText>作为基础模型获取专利摘要整体语义信息的同时，结合多个不同大小</w:delText>
        </w:r>
        <w:r w:rsidDel="00E2773A">
          <w:rPr>
            <w:rFonts w:hint="eastAsia"/>
          </w:rPr>
          <w:delText>TextCNN</w:delText>
        </w:r>
        <w:r w:rsidDel="00E2773A">
          <w:rPr>
            <w:rFonts w:hint="eastAsia"/>
          </w:rPr>
          <w:delText>来获取文章中重要技术名词以及</w:delText>
        </w:r>
        <w:r w:rsidDel="00E2773A">
          <w:rPr>
            <w:rFonts w:hint="eastAsia"/>
          </w:rPr>
          <w:delText>N-gram</w:delText>
        </w:r>
        <w:r w:rsidDel="00E2773A">
          <w:rPr>
            <w:rFonts w:hint="eastAsia"/>
          </w:rPr>
          <w:delText>等局部特征。另外考虑到极少数类别的小众医疗器械领域问题，采用大语言模型进行数据增强从而提高模型的泛化能力和分类准确性。</w:delText>
        </w:r>
      </w:del>
    </w:p>
    <w:p w14:paraId="6F97528B" w14:textId="5AAFBB2C" w:rsidR="007D28D6" w:rsidDel="00E2773A" w:rsidRDefault="00000000">
      <w:pPr>
        <w:ind w:firstLine="480"/>
        <w:rPr>
          <w:del w:id="3556" w:author="fei zhai" w:date="2026-05-06T15:34:00Z"/>
        </w:rPr>
      </w:pPr>
      <w:del w:id="3557" w:author="fei zhai" w:date="2026-05-06T15:34:00Z">
        <w:r w:rsidDel="00E2773A">
          <w:rPr>
            <w:rFonts w:hint="eastAsia"/>
          </w:rPr>
          <w:delText>（</w:delText>
        </w:r>
        <w:r w:rsidDel="00E2773A">
          <w:rPr>
            <w:rFonts w:hint="eastAsia"/>
          </w:rPr>
          <w:delText>3</w:delText>
        </w:r>
        <w:r w:rsidDel="00E2773A">
          <w:rPr>
            <w:rFonts w:hint="eastAsia"/>
          </w:rPr>
          <w:delText>）实现专利分类体系到行业监管部门目录之间跨体系自动匹配及应用落地</w:delText>
        </w:r>
      </w:del>
    </w:p>
    <w:p w14:paraId="1B46903D" w14:textId="1AD3CC2C" w:rsidR="007D28D6" w:rsidDel="00E2773A" w:rsidRDefault="00000000">
      <w:pPr>
        <w:ind w:firstLine="480"/>
        <w:rPr>
          <w:del w:id="3558" w:author="fei zhai" w:date="2026-05-06T15:34:00Z"/>
        </w:rPr>
      </w:pPr>
      <w:del w:id="3559" w:author="fei zhai" w:date="2026-05-06T15:34:00Z">
        <w:r w:rsidDel="00E2773A">
          <w:rPr>
            <w:rFonts w:hint="eastAsia"/>
          </w:rPr>
          <w:delText>本文突破了传统专利研究局限于</w:delText>
        </w:r>
        <w:r w:rsidDel="00E2773A">
          <w:rPr>
            <w:rFonts w:hint="eastAsia"/>
          </w:rPr>
          <w:delText>IPC</w:delText>
        </w:r>
        <w:r w:rsidDel="00E2773A">
          <w:rPr>
            <w:rFonts w:hint="eastAsia"/>
          </w:rPr>
          <w:delText>分类号内部细分的局限，实现了一种通用专利的技术逻辑与中国医疗器械监管分类体系之间的对应关系。并借助</w:delText>
        </w:r>
        <w:r w:rsidDel="00E2773A">
          <w:rPr>
            <w:rFonts w:hint="eastAsia"/>
          </w:rPr>
          <w:delText>B/S</w:delText>
        </w:r>
        <w:r w:rsidDel="00E2773A">
          <w:rPr>
            <w:rFonts w:hint="eastAsia"/>
          </w:rPr>
          <w:delText>架构实现在线专利自动分类工具，完成了一种从非结构化的文本到监管类目的自动化分类过程，辅助了监管部门的技术评价以及企业对于自身所面临知识产权风险进行防范，提供了医疗器械垂直领域专利分类数据平台的解决方案。</w:delText>
        </w:r>
      </w:del>
    </w:p>
    <w:p w14:paraId="7D1843CE" w14:textId="2A7F6B76" w:rsidR="007D28D6" w:rsidDel="00E2773A" w:rsidRDefault="00000000">
      <w:pPr>
        <w:pStyle w:val="2"/>
        <w:numPr>
          <w:ilvl w:val="1"/>
          <w:numId w:val="1"/>
        </w:numPr>
        <w:tabs>
          <w:tab w:val="clear" w:pos="420"/>
        </w:tabs>
        <w:rPr>
          <w:del w:id="3560" w:author="fei zhai" w:date="2026-05-06T15:34:00Z"/>
        </w:rPr>
      </w:pPr>
      <w:bookmarkStart w:id="3561" w:name="_Toc28927"/>
      <w:bookmarkStart w:id="3562" w:name="_Toc216114531"/>
      <w:del w:id="3563" w:author="fei zhai" w:date="2026-05-06T15:34:00Z">
        <w:r w:rsidDel="00E2773A">
          <w:rPr>
            <w:rFonts w:hint="eastAsia"/>
          </w:rPr>
          <w:delText>展望</w:delText>
        </w:r>
        <w:bookmarkEnd w:id="3561"/>
        <w:bookmarkEnd w:id="3562"/>
      </w:del>
    </w:p>
    <w:p w14:paraId="26EE3943" w14:textId="4117CC55" w:rsidR="007D28D6" w:rsidDel="00E2773A" w:rsidRDefault="00000000">
      <w:pPr>
        <w:ind w:firstLine="480"/>
        <w:rPr>
          <w:del w:id="3564" w:author="fei zhai" w:date="2026-05-06T15:34:00Z"/>
        </w:rPr>
      </w:pPr>
      <w:del w:id="3565" w:author="fei zhai" w:date="2026-05-06T15:34:00Z">
        <w:r w:rsidDel="00E2773A">
          <w:rPr>
            <w:rFonts w:hint="eastAsia"/>
          </w:rPr>
          <w:delText>虽然本文对医疗器械领域发明专利进行分类所做工作取得一定进展，但由于时间以及条件限制，本文的研究也还存在一定的缺陷，在以下几方面有待进一步完善。</w:delText>
        </w:r>
      </w:del>
    </w:p>
    <w:p w14:paraId="1C1789E5" w14:textId="222E0111" w:rsidR="007D28D6" w:rsidDel="00E2773A" w:rsidRDefault="00000000">
      <w:pPr>
        <w:numPr>
          <w:ilvl w:val="0"/>
          <w:numId w:val="20"/>
        </w:numPr>
        <w:ind w:firstLine="480"/>
        <w:rPr>
          <w:del w:id="3566" w:author="fei zhai" w:date="2026-05-06T15:34:00Z"/>
        </w:rPr>
      </w:pPr>
      <w:del w:id="3567" w:author="fei zhai" w:date="2026-05-06T15:34:00Z">
        <w:r w:rsidDel="00E2773A">
          <w:rPr>
            <w:rFonts w:hint="eastAsia"/>
          </w:rPr>
          <w:delText>细粒度分类研究</w:delText>
        </w:r>
      </w:del>
    </w:p>
    <w:p w14:paraId="4E11E5C4" w14:textId="65DBD0DB" w:rsidR="007D28D6" w:rsidDel="00E2773A" w:rsidRDefault="00000000">
      <w:pPr>
        <w:ind w:firstLineChars="0" w:firstLine="480"/>
        <w:rPr>
          <w:del w:id="3568" w:author="fei zhai" w:date="2026-05-06T15:34:00Z"/>
        </w:rPr>
      </w:pPr>
      <w:del w:id="3569" w:author="fei zhai" w:date="2026-05-06T15:34:00Z">
        <w:r w:rsidDel="00E2773A">
          <w:rPr>
            <w:rFonts w:hint="eastAsia"/>
          </w:rPr>
          <w:delText>现有的模型只能对专利进行归类到《医疗器械分类目录》中</w:delText>
        </w:r>
        <w:r w:rsidDel="00E2773A">
          <w:rPr>
            <w:rFonts w:hint="eastAsia"/>
          </w:rPr>
          <w:delText>22</w:delText>
        </w:r>
        <w:r w:rsidDel="00E2773A">
          <w:rPr>
            <w:rFonts w:hint="eastAsia"/>
          </w:rPr>
          <w:delText>个一级产品类别的工作。但是在现实中监管部门一般会细化到二级或者三级以下的小项上。因此后续工作可以在层次化思想的基础上改进，一层一层地进行分类，从而达到更加细致的要求</w:delText>
        </w:r>
        <w:r w:rsidDel="00E2773A">
          <w:rPr>
            <w:rStyle w:val="af1"/>
          </w:rPr>
          <w:fldChar w:fldCharType="begin"/>
        </w:r>
        <w:r w:rsidDel="00E2773A">
          <w:rPr>
            <w:rStyle w:val="af1"/>
          </w:rPr>
          <w:delInstrText xml:space="preserve"> ADDIN ZOTERO_ITEM CSL_CITATION {"citationID":"bkSJcADt","properties":{"formattedCitation":"\\super [68,69]\\nosupersub{}","plainCitation":"[68,69]","noteIndex":0},"citationItems":[{"id":195,"uris":["http://zotero.org/users/local/2JDDwpa7/items/3D2G5BDW"],"itemData":{"id":195,"type":"article-journal","abstract":"The proposed method was tested on different hierarchical classification data sets and was compared against state-of-the-art methods, resulting in superior predictive performance and/or efficiency to the other approaches in all the datasets. Hierarchical classification can be seen as a multidimensional classification problem where the objective is to predict a class, or set of classes, according to a taxonomy. There have been different proposals for hierarchical classification, including local and global approaches. Local approaches can suffer from the inconsistency problem, that is, if a local classifier has a wrong prediction, the error propagates down the hierarchy. Global approaches tend to produce more complex models. In this paper, we propose an alternative approach inspired in multidimensional classification. It starts by building a multi-class classifier per each parent node in the hierarchy. In the classification phase, all the local classifiers are applied simultaneously to each instance, providing a probability for each class in the taxonomy. Then the probability of the subset of classes, for each path in the hierarchy, is obtained by combining the local classifiers results. The path with highest probability is returned as the result for all the levels in the hierarchy. As an extension of the proposal method, we also developed a new technique, based on information gain, to classifies at different levels in the hierarchy. The proposed method was tested on different hierarchical classification data sets and was compared against state-of-the-art methods, resulting in superior predictive performance and/or efficiency to the other approaches in all the datasets.","container-title":"Expert systems with applications","language":"en","source":"www.semanticscholar.org","title":"Multidimensional hierarchical classification","URL":"https://www.semanticscholar.org/paper/Multidimensional-hierarchical-classification-Hernandez-Sucar/a3cba609ae22869e71476c3b531cc34b4057d4ab","author":[{"family":"Hernandez","given":"J."},{"family":"Sucar","given":"L."},{"family":"Morales","given":"E."}],"accessed":{"date-parts":[["2026",3,17]]},"issued":{"date-parts":[["2014"]]}},"label":"page"},{"id":193,"uris":["http://zotero.org/users/local/2JDDwpa7/items/F76NJVJB"],"itemData":{"id":193,"type":"article-journal","abstract":"Hierarchical classification offers a more specific categorization of data and breaks down large classification problems into subproblems, providing improved prediction accuracy and predictive power for undefined categories, while also mitigating the impact of poor-quality data. Despite these advantages, its application in predicting primary cancer is rare. To leverage the similarity of cancers and the specificity of methylation patterns among them, we developed the Cancer Hierarchy Classification Tool (CHCT) using the idea of hierarchical classification, with methylation data from 30 cancer types and 8239 methylome samples downloaded from publicly available databases (The Cancer Genome Atlas (TCGA) and the Gene Expression Omnibus (GEO)). We used unsupervised clustering to divide the classification subproblems and screened differentially methylated sites using Analysis of variance (ANOVA) test, Tukey-kramer test, and Boruta algorithms to construct models for each classifier module. After validation, CHCT accurately classified 1568 out of 1660 cases in the test set, with an average accuracy of 94.46%. We further curated an independent validation cohort of 677 cancer samples from GEO and assigned a diagnosis using CHCT, which showed high diagnostic potential with generally high accuracies (an average accuracy of 91.40%). Moreover, CHCT demonstrates predictive capability for additional cancer types beyond its original classifier scope as demonstrated in the medulloblastoma and pituitary tumor datasets. In summary, CHCT can hierarchically classify primary cancer by methylation profile, by splitting a large-scale classification of 30 cancer types into ten smaller classification problems. These results indicate that cancer hierarchical classification has the potential to be an accurate and robust cancer classification method.","container-title":"BMC Bioinformatics","DOI":"10.1186/s12859-023-05529-0","ISSN":"1471-2105","issue":"1","journalAbbreviation":"BMC Bioinformatics","language":"en","page":"465","source":"Springer Link","title":"Hierarchical classification-based pan-cancer methylation analysis to classify primary cancer","volume":"24","author":[{"family":"Yang","given":"Youpeng"},{"family":"Zeng","given":"Qiuhong"},{"family":"Liu","given":"Gaotong"},{"family":"Zheng","given":"Shiyao"},{"family":"Luo","given":"Tianyang"},{"family":"Guo","given":"Yibin"},{"family":"Tang","given":"Jia"},{"family":"Huang","given":"Yi"}],"issued":{"date-parts":[["2023",12,8]]}},"label":"page"}],"schema":"https://github.com/citation-style-language/schema/raw/master/csl-citation.json"} </w:delInstrText>
        </w:r>
        <w:r w:rsidDel="00E2773A">
          <w:rPr>
            <w:rStyle w:val="af1"/>
          </w:rPr>
          <w:fldChar w:fldCharType="separate"/>
        </w:r>
        <w:r w:rsidDel="00E2773A">
          <w:rPr>
            <w:rStyle w:val="af1"/>
          </w:rPr>
          <w:delText>[68,69]</w:delText>
        </w:r>
        <w:r w:rsidDel="00E2773A">
          <w:rPr>
            <w:rStyle w:val="af1"/>
          </w:rPr>
          <w:fldChar w:fldCharType="end"/>
        </w:r>
        <w:r w:rsidDel="00E2773A">
          <w:rPr>
            <w:rFonts w:hint="eastAsia"/>
          </w:rPr>
          <w:delText>。</w:delText>
        </w:r>
      </w:del>
    </w:p>
    <w:p w14:paraId="1FA8664C" w14:textId="37C500FD" w:rsidR="007D28D6" w:rsidDel="00E2773A" w:rsidRDefault="00000000">
      <w:pPr>
        <w:numPr>
          <w:ilvl w:val="0"/>
          <w:numId w:val="20"/>
        </w:numPr>
        <w:ind w:firstLine="480"/>
        <w:rPr>
          <w:del w:id="3570" w:author="fei zhai" w:date="2026-05-06T15:34:00Z"/>
        </w:rPr>
      </w:pPr>
      <w:del w:id="3571" w:author="fei zhai" w:date="2026-05-06T15:34:00Z">
        <w:r w:rsidDel="00E2773A">
          <w:rPr>
            <w:rFonts w:hint="eastAsia"/>
          </w:rPr>
          <w:delText>多模态数据融合</w:delText>
        </w:r>
      </w:del>
    </w:p>
    <w:p w14:paraId="1A694023" w14:textId="6F564407" w:rsidR="007D28D6" w:rsidDel="00E2773A" w:rsidRDefault="00000000">
      <w:pPr>
        <w:ind w:firstLine="480"/>
        <w:rPr>
          <w:del w:id="3572" w:author="fei zhai" w:date="2026-05-06T15:34:00Z"/>
        </w:rPr>
      </w:pPr>
      <w:del w:id="3573" w:author="fei zhai" w:date="2026-05-06T15:34:00Z">
        <w:r w:rsidDel="00E2773A">
          <w:rPr>
            <w:rFonts w:hint="eastAsia"/>
          </w:rPr>
          <w:delText>本文主要是根据专利摘要来进行分类工作，在实际中，专利文件中的图片包含大量的形状以及结构上的内容，这对一些功能相同但是结构不同设备的区分是非常重要的，以后可以考虑使用图像领域的方法来处理专利图，利用多模态的方法融合文本以及图片的信息，提高分类效果</w:delText>
        </w:r>
        <w:r w:rsidDel="00E2773A">
          <w:rPr>
            <w:rStyle w:val="af1"/>
          </w:rPr>
          <w:fldChar w:fldCharType="begin"/>
        </w:r>
        <w:r w:rsidDel="00E2773A">
          <w:rPr>
            <w:rStyle w:val="af1"/>
          </w:rPr>
          <w:delInstrText xml:space="preserve"> ADDIN ZOTERO_ITEM CSL_CITATION {"citationID":"p3PZ6LZN","properties":{"formattedCitation":"\\super [70,71]\\nosupersub{}","plainCitation":"[70,71]","noteIndex":0},"citationItems":[{"id":199,"uris":["http://zotero.org/users/local/2JDDwpa7/items/JQJHFA6A"],"itemData":{"id":199,"type":"article-journal","abstract":"Patents, which encapsulate crucial technical and legal information in text form and referenced drawings, present a rich domain for natural language processing (NLP). As NLP technologies evolve, large language models (LLMs) have demonstrated outstanding capabilities in general text processing and generation tasks. However, the application of LLMs in the patent domain remains under-explored and under-developed due to the complexity of patents, particularly their language and legal framework. Understanding the unique characteristics of patent documents and related research in the patent domain becomes essential for researchers to apply these tools effectively. Therefore, this paper aims to equip NLP researchers with the essential knowledge to navigate this complex domain efficiently. We introduce the relevant fundamental aspects of patents to provide solid background information. In addition, we systematically break down the structural and linguistic characteristics unique to patents and map out how NLP can be leveraged for patent analysis and generation. Moreover, we demonstrate the spectrum of text-based and multimodal patent-related tasks, including nine patent analysis and four patent generation tasks.","container-title":"Artificial Intelligence Review","DOI":"10.1007/s10462-025-11168-z","ISSN":"1573-7462","issue":"7","journalAbbreviation":"Artif Intell Rev","language":"en","page":"214","source":"Springer Link","title":"Natural language processing in the patent domain: a survey","title-short":"Natural language processing in the patent domain","volume":"58","author":[{"family":"Jiang","given":"Lekang"},{"family":"Goetz","given":"Stephan M."}],"issued":{"date-parts":[["2025",4,22]]}},"label":"page"},{"id":197,"uris":["http://zotero.org/users/local/2JDDwpa7/items/7ZHRAECD"],"itemData":{"id":197,"type":"paper-conference","abstract":"Patent classification plays a crucial role in intellectual property management. With the increasing number of patents and the refinement of classification systems, traditional classification methods find it difficult to meet current needs. This paper proposes a multi-model collaboration and prompt-driven patent classification method. By optimizing the structure of prompt tokens, employing a multi-model collaboration strategy, and utilizing the pre-trained knowledge of Large Language Models (LLMs), this method classifies patents to the IPC subclass level. Verified by multiple sets of comparative experiments, this method achieves notable results in small sample photovoltaic patent classification, offering advantages in reducing the requirement for annotated data and training costs, thus providing a feasible approach for patent text classification.","collection-title":"CAIBDA '24","container-title":"Proceedings of the 2024 4th International Conference on Artificial Intelligence, Big Data and Algorithms","DOI":"10.1145/3690407.3690464","ISBN":"979-8-4007-1024-7","language":"en","page":"332–336","publisher":"Association for Computing Machinery","publisher-place":"New York, NY, USA","source":"ACM Digital Library","title":"Multi-model Collaboration and Prompt-driven Patent Classification Methods","URL":"https://dl.acm.org/doi/10.1145/3690407.3690464","author":[{"family":"Zhang","given":"Jinjing"},{"family":"Ren","given":"He"},{"family":"Guo","given":"Shijing"},{"family":"Sun","given":"Jianzhi"}],"accessed":{"date-parts":[["2026",3,16]]},"issued":{"date-parts":[["2024",10,24]]}},"label":"page"}],"schema":"https://github.com/citation-style-language/schema/raw/master/csl-citation.json"} </w:delInstrText>
        </w:r>
        <w:r w:rsidDel="00E2773A">
          <w:rPr>
            <w:rStyle w:val="af1"/>
          </w:rPr>
          <w:fldChar w:fldCharType="separate"/>
        </w:r>
        <w:r w:rsidDel="00E2773A">
          <w:rPr>
            <w:rStyle w:val="af1"/>
          </w:rPr>
          <w:delText>[70,71]</w:delText>
        </w:r>
        <w:r w:rsidDel="00E2773A">
          <w:rPr>
            <w:rStyle w:val="af1"/>
          </w:rPr>
          <w:fldChar w:fldCharType="end"/>
        </w:r>
        <w:r w:rsidDel="00E2773A">
          <w:rPr>
            <w:rFonts w:hint="eastAsia"/>
          </w:rPr>
          <w:delText>。</w:delText>
        </w:r>
      </w:del>
    </w:p>
    <w:p w14:paraId="52CE3FFA" w14:textId="59EA48EE" w:rsidR="007D28D6" w:rsidDel="00E2773A" w:rsidRDefault="00000000">
      <w:pPr>
        <w:numPr>
          <w:ilvl w:val="0"/>
          <w:numId w:val="20"/>
        </w:numPr>
        <w:ind w:firstLine="480"/>
        <w:rPr>
          <w:del w:id="3574" w:author="fei zhai" w:date="2026-05-06T15:34:00Z"/>
        </w:rPr>
      </w:pPr>
      <w:del w:id="3575" w:author="fei zhai" w:date="2026-05-06T15:34:00Z">
        <w:r w:rsidDel="00E2773A">
          <w:rPr>
            <w:rFonts w:hint="eastAsia"/>
          </w:rPr>
          <w:delText>数据范围的扩展</w:delText>
        </w:r>
      </w:del>
    </w:p>
    <w:p w14:paraId="4D793BAD" w14:textId="3585D296" w:rsidR="007D28D6" w:rsidDel="00E2773A" w:rsidRDefault="00000000">
      <w:pPr>
        <w:ind w:firstLine="480"/>
        <w:rPr>
          <w:del w:id="3576" w:author="fei zhai" w:date="2026-05-06T15:34:00Z"/>
        </w:rPr>
      </w:pPr>
      <w:del w:id="3577" w:author="fei zhai" w:date="2026-05-06T15:34:00Z">
        <w:r w:rsidDel="00E2773A">
          <w:rPr>
            <w:rFonts w:hint="eastAsia"/>
          </w:rPr>
          <w:delText>本文仅选取</w:delText>
        </w:r>
        <w:r w:rsidDel="00E2773A">
          <w:rPr>
            <w:rFonts w:hint="eastAsia"/>
          </w:rPr>
          <w:delText>IPC</w:delText>
        </w:r>
        <w:r w:rsidDel="00E2773A">
          <w:rPr>
            <w:rFonts w:hint="eastAsia"/>
          </w:rPr>
          <w:delText>分类号为</w:delText>
        </w:r>
        <w:r w:rsidDel="00E2773A">
          <w:rPr>
            <w:rFonts w:hint="eastAsia"/>
          </w:rPr>
          <w:delText>A61B</w:delText>
        </w:r>
        <w:r w:rsidDel="00E2773A">
          <w:rPr>
            <w:rFonts w:hint="eastAsia"/>
          </w:rPr>
          <w:delText>的中文发明专利作为研究对象，后续工作可以进一步扩大研究范围到其他相关</w:delText>
        </w:r>
        <w:r w:rsidDel="00E2773A">
          <w:rPr>
            <w:rFonts w:hint="eastAsia"/>
          </w:rPr>
          <w:delText>IPC</w:delText>
        </w:r>
        <w:r w:rsidDel="00E2773A">
          <w:rPr>
            <w:rFonts w:hint="eastAsia"/>
          </w:rPr>
          <w:delText>小类，以便更加充分地包含可能涉及医疗器械技术的发明专利。虽然有些</w:delText>
        </w:r>
        <w:r w:rsidDel="00E2773A">
          <w:rPr>
            <w:rFonts w:hint="eastAsia"/>
          </w:rPr>
          <w:delText>IPC</w:delText>
        </w:r>
        <w:r w:rsidDel="00E2773A">
          <w:rPr>
            <w:rFonts w:hint="eastAsia"/>
          </w:rPr>
          <w:delText>小类并不注明是医疗器械，但是它们所涉及的技术内容有可能与医疗器械有很高的关联度。</w:delText>
        </w:r>
      </w:del>
    </w:p>
    <w:p w14:paraId="3EF33E3B" w14:textId="7541414D" w:rsidR="007D28D6" w:rsidDel="00E2773A" w:rsidRDefault="00000000">
      <w:pPr>
        <w:ind w:firstLine="480"/>
        <w:rPr>
          <w:del w:id="3578" w:author="fei zhai" w:date="2026-05-06T15:34:00Z"/>
        </w:rPr>
      </w:pPr>
      <w:del w:id="3579" w:author="fei zhai" w:date="2026-05-06T15:34:00Z">
        <w:r w:rsidDel="00E2773A">
          <w:rPr>
            <w:rFonts w:hint="eastAsia"/>
          </w:rPr>
          <w:delText>另外，后续的工作还可以加入英文专利文献，在已有工作的基础上进行跨语言、跨领域医疗器械专利自动分类研究，进而得到更为广泛适用以及健壮分类器</w:delText>
        </w:r>
        <w:r w:rsidDel="00E2773A">
          <w:rPr>
            <w:rStyle w:val="af1"/>
          </w:rPr>
          <w:fldChar w:fldCharType="begin"/>
        </w:r>
        <w:r w:rsidDel="00E2773A">
          <w:rPr>
            <w:rStyle w:val="af1"/>
          </w:rPr>
          <w:delInstrText xml:space="preserve"> ADDIN ZOTERO_ITEM CSL_CITATION {"citationID":"9TYngScI","properties":{"formattedCitation":"\\super [72]\\nosupersub{}","plainCitation":"[72]","noteIndex":0},"citationItems":[{"id":201,"uris":["http://zotero.org/users/local/2JDDwpa7/items/693AXLDN"],"itemData":{"id":201,"type":"webpage","title":"Automated Patent Categorization and Guided Patent Search using IPC as Inspired by MeSH and PubMed | Journal of Biomedical Semantics | Springer Nature Link","URL":"https://link.springer.com/article/10.1186/2041-1480-4-S1-S3","accessed":{"date-parts":[["2026",3,17]]}}}],"schema":"https://github.com/citation-style-language/schema/raw/master/csl-citation.json"} </w:delInstrText>
        </w:r>
        <w:r w:rsidDel="00E2773A">
          <w:rPr>
            <w:rStyle w:val="af1"/>
          </w:rPr>
          <w:fldChar w:fldCharType="separate"/>
        </w:r>
        <w:r w:rsidDel="00E2773A">
          <w:rPr>
            <w:rStyle w:val="af1"/>
          </w:rPr>
          <w:delText>[72]</w:delText>
        </w:r>
        <w:r w:rsidDel="00E2773A">
          <w:rPr>
            <w:rStyle w:val="af1"/>
          </w:rPr>
          <w:fldChar w:fldCharType="end"/>
        </w:r>
        <w:r w:rsidDel="00E2773A">
          <w:rPr>
            <w:rFonts w:hint="eastAsia"/>
          </w:rPr>
          <w:delText>，以便于在全球化时代下对知识产权进行有效管理和利用。</w:delText>
        </w:r>
      </w:del>
    </w:p>
    <w:p w14:paraId="14A723DF" w14:textId="500C8533" w:rsidR="007D28D6" w:rsidDel="00E2773A" w:rsidRDefault="00000000">
      <w:pPr>
        <w:numPr>
          <w:ilvl w:val="0"/>
          <w:numId w:val="20"/>
        </w:numPr>
        <w:ind w:firstLine="480"/>
        <w:rPr>
          <w:del w:id="3580" w:author="fei zhai" w:date="2026-05-06T15:34:00Z"/>
        </w:rPr>
      </w:pPr>
      <w:del w:id="3581" w:author="fei zhai" w:date="2026-05-06T15:34:00Z">
        <w:r w:rsidDel="00E2773A">
          <w:delText>模型的可解释性研究</w:delText>
        </w:r>
      </w:del>
    </w:p>
    <w:p w14:paraId="6B17CB98" w14:textId="2365F47E" w:rsidR="007D28D6" w:rsidDel="00E2773A" w:rsidRDefault="00000000">
      <w:pPr>
        <w:ind w:firstLine="480"/>
        <w:rPr>
          <w:del w:id="3582" w:author="fei zhai" w:date="2026-05-06T15:35:00Z"/>
        </w:rPr>
        <w:sectPr w:rsidR="007D28D6" w:rsidDel="00E2773A">
          <w:headerReference w:type="even" r:id="rId47"/>
          <w:headerReference w:type="default" r:id="rId48"/>
          <w:footerReference w:type="even" r:id="rId49"/>
          <w:footerReference w:type="default" r:id="rId50"/>
          <w:pgSz w:w="11906" w:h="16838"/>
          <w:pgMar w:top="1440" w:right="1800" w:bottom="1440" w:left="1800" w:header="851" w:footer="992" w:gutter="0"/>
          <w:cols w:space="0"/>
          <w:docGrid w:type="lines" w:linePitch="312"/>
        </w:sectPr>
      </w:pPr>
      <w:del w:id="3583" w:author="fei zhai" w:date="2026-05-06T15:34:00Z">
        <w:r w:rsidDel="00E2773A">
          <w:rPr>
            <w:rFonts w:hint="eastAsia"/>
          </w:rPr>
          <w:delText>当前的</w:delText>
        </w:r>
        <w:r w:rsidDel="00E2773A">
          <w:rPr>
            <w:rFonts w:hint="eastAsia"/>
          </w:rPr>
          <w:delText>BERT-TextCNN</w:delText>
        </w:r>
        <w:r w:rsidDel="00E2773A">
          <w:rPr>
            <w:rFonts w:hint="eastAsia"/>
          </w:rPr>
          <w:delText>模型虽然具有较高的分类准确率，但是仍然存在一定程度的“黑盒”问题</w:delText>
        </w:r>
        <w:r w:rsidDel="00E2773A">
          <w:rPr>
            <w:rStyle w:val="af1"/>
          </w:rPr>
          <w:fldChar w:fldCharType="begin"/>
        </w:r>
        <w:r w:rsidDel="00E2773A">
          <w:rPr>
            <w:rStyle w:val="af1"/>
          </w:rPr>
          <w:delInstrText xml:space="preserve"> ADDIN ZOTERO_ITEM CSL_CITATION {"citationID":"BIYX9ITx","properties":{"formattedCitation":"\\super [73]\\nosupersub{}","plainCitation":"[73]","noteIndex":0},"citationItems":[{"id":203,"uris":["http://zotero.org/users/local/2JDDwpa7/items/CP53J3JM"],"itemData":{"id":203,"type":"article-journal","abstract":"The ubiquity of social media and their deep integration in the contemporary society has granted new ways to interact, exchange information, form groups, or earn money—all on a scale never seen before. Those possibilities paired with the widespread popularity contribute to the level of impact that social media display. Unfortunately, the benefits brought by them come at a cost. Social Media can be employed by various entities to spread disinformation—so called ‘Fake News’, either to make a profit or influence the behaviour of the society. To reduce the impact and spread of Fake News, a diverse array of countermeasures were devised. These include linguistic-based approaches, which often utilise Natural Language Processing (NLP) and Deep Learning (DL). However, as the latest advancements in the Artificial Intelligence (AI) domain show, the model’s high performance is no longer enough. The explainability of the system’s decision is equally crucial in real-life scenarios. Therefore, the objective of this paper is to present a novel explainability approach in BERT-based fake news detectors. This approach does not require extensive changes to the system and can be attached as an extension for operating detectors. For this purposes, two Explainable Artificial Intelligence (xAI) techniques, Local Interpretable Model-Agnostic Explanations (LIME) and Anchors, will be used and evaluated on fake news data, i.e., short pieces of text forming tweets or headlines. This focus of this paper is on the explainability approach for fake news detectors, as the detectors themselves were part of previous works of the authors.","container-title":"Scientific Reports","DOI":"10.1038/s41598-021-03100-6","ISSN":"2045-2322","issue":"1","journalAbbreviation":"Sci Rep","language":"en","license":"2021 The Author(s)","page":"23705","publisher":"Nature Publishing Group","source":"www.nature.com","title":"New explainability method for BERT-based model in fake news detection","volume":"11","author":[{"family":"Szczepański","given":"Mateusz"},{"family":"Pawlicki","given":"Marek"},{"family":"Kozik","given":"Rafał"},{"family":"Choraś","given":"Michał"}],"issued":{"date-parts":[["2021",12,8]]}}}],"schema":"https://github.com/citation-style-language/schema/raw/master/csl-citation.json"} </w:delInstrText>
        </w:r>
        <w:r w:rsidDel="00E2773A">
          <w:rPr>
            <w:rStyle w:val="af1"/>
          </w:rPr>
          <w:fldChar w:fldCharType="separate"/>
        </w:r>
        <w:r w:rsidDel="00E2773A">
          <w:rPr>
            <w:rStyle w:val="af1"/>
          </w:rPr>
          <w:delText>[73]</w:delText>
        </w:r>
        <w:r w:rsidDel="00E2773A">
          <w:rPr>
            <w:rStyle w:val="af1"/>
          </w:rPr>
          <w:fldChar w:fldCharType="end"/>
        </w:r>
        <w:r w:rsidDel="00E2773A">
          <w:rPr>
            <w:rFonts w:hint="eastAsia"/>
          </w:rPr>
          <w:delText>。而在医疗器械监管以及专利审查的工作环境中，审核人员除了关心分类的结果外，还需要知道模型是如何得出这个结论的</w:delText>
        </w:r>
        <w:r w:rsidDel="00E2773A">
          <w:rPr>
            <w:rStyle w:val="af1"/>
          </w:rPr>
          <w:fldChar w:fldCharType="begin"/>
        </w:r>
        <w:r w:rsidDel="00E2773A">
          <w:rPr>
            <w:rStyle w:val="af1"/>
          </w:rPr>
          <w:delInstrText xml:space="preserve"> ADDIN ZOTERO_ITEM CSL_CITATION {"citationID":"DNNlfxHP","properties":{"formattedCitation":"\\super [74]\\nosupersub{}","plainCitation":"[74]","noteIndex":0},"citationItems":[{"id":204,"uris":["http://zotero.org/users/local/2JDDwpa7/items/FQ6RV62H"],"itemData":{"id":204,"type":"article-journal","abstract":"The use of Artificial Intelligence has already changed every sphere of our lives and legal field is not an exception as cases are being prepared by analyzing content of legal documents. Traditional machine learning and deep learning models lack to comprehend the complex language and infer legal reasoning required in such tasks. In this research work, our aims to predict which legal violation has occurred and also to specific articles or legal rights have been violated. To achieve the objectives, we propose architecture named Legal Faithfulness-Aware Hierarchical BERT (LexFaith-HierBERT), which integrates a hierarchical BERT-based encoder with a relational rationale head and a faithfulness-aware attention mechanism. The proposed model captures both inter- and intra-token dependencies, offering deeper contextual understanding and thus improved transparency in predictions. The proposed approach significantly outperforms several baseline methods from the existing studies including machine learning and deep learning including transformers. Empirical results demonstrate that proposed model achieves the highest accuracy of 88% for binary classification and a leading micro-F1 score of 71% for multi-label classification. Statistical significance tests prove legal reliability of the proposed system in real-world applications and model interpretation is carried out using LIME, SHAP values and attention heatmaps, to enhance the transparency and explainability of proposed model for decision making.","container-title":"Scientific Reports","DOI":"10.1038/s41598-025-32833-x","ISSN":"2045-2322","issue":"1","journalAbbreviation":"Sci Rep","language":"en","license":"2026 The Author(s)","page":"2974","publisher":"Nature Publishing Group","source":"www.nature.com","title":"Explainable judgment prediction and article-violation analysis using deep LexFaith hierarchical BERT model","volume":"16","author":[{"family":"Zhang","given":"Xiaoyue"},{"family":"Liu","given":"Shuang"}],"issued":{"date-parts":[["2026",1,3]]}}}],"schema":"https://github.com/citation-style-language/schema/raw/master/csl-citation.json"} </w:delInstrText>
        </w:r>
        <w:r w:rsidDel="00E2773A">
          <w:rPr>
            <w:rStyle w:val="af1"/>
          </w:rPr>
          <w:fldChar w:fldCharType="separate"/>
        </w:r>
        <w:r w:rsidDel="00E2773A">
          <w:rPr>
            <w:rStyle w:val="af1"/>
          </w:rPr>
          <w:delText>[74]</w:delText>
        </w:r>
        <w:r w:rsidDel="00E2773A">
          <w:rPr>
            <w:rStyle w:val="af1"/>
          </w:rPr>
          <w:fldChar w:fldCharType="end"/>
        </w:r>
        <w:r w:rsidDel="00E2773A">
          <w:rPr>
            <w:rFonts w:hint="eastAsia"/>
          </w:rPr>
          <w:delText>，比如为什么该发明会被认为是“有源手术器械”，而不是“无源手术器械”。加强模型透明度可以提高监管部门对于自动化的接受程度，也可以帮助找到一些问题所在从而改进模型。</w:delText>
        </w:r>
      </w:del>
    </w:p>
    <w:p w14:paraId="0AEA7F28" w14:textId="77777777" w:rsidR="007D28D6" w:rsidRDefault="00000000">
      <w:pPr>
        <w:pStyle w:val="1"/>
      </w:pPr>
      <w:bookmarkStart w:id="3584" w:name="_Toc14910"/>
      <w:bookmarkStart w:id="3585" w:name="_Toc216114532"/>
      <w:r>
        <w:rPr>
          <w:rFonts w:hint="eastAsia"/>
        </w:rPr>
        <w:t>参考文献</w:t>
      </w:r>
      <w:bookmarkEnd w:id="3584"/>
      <w:bookmarkEnd w:id="3585"/>
    </w:p>
    <w:p w14:paraId="611CDB99" w14:textId="446559BE" w:rsidR="007D28D6" w:rsidRDefault="00000000">
      <w:pPr>
        <w:pStyle w:val="af2"/>
        <w:ind w:left="420" w:hanging="420"/>
      </w:pPr>
      <w:r>
        <w:fldChar w:fldCharType="begin"/>
      </w:r>
      <w:r>
        <w:instrText xml:space="preserve"> ADDIN ZOTERO_BIBL {"uncited":[],"omitted":[],"custom":[]} CSL_BIBLIOGRAPHY </w:instrText>
      </w:r>
      <w:r>
        <w:fldChar w:fldCharType="separate"/>
      </w:r>
      <w:r>
        <w:t>[1]</w:t>
      </w:r>
      <w:r>
        <w:tab/>
      </w:r>
      <w:ins w:id="3586" w:author="fei zhai" w:date="2026-05-06T16:25:00Z">
        <w:r w:rsidR="00D638DA" w:rsidRPr="00D638DA">
          <w:rPr>
            <w:rFonts w:hint="eastAsia"/>
          </w:rPr>
          <w:t>邢文中</w:t>
        </w:r>
        <w:r w:rsidR="00D638DA" w:rsidRPr="00D638DA">
          <w:rPr>
            <w:rFonts w:hint="eastAsia"/>
          </w:rPr>
          <w:t>.</w:t>
        </w:r>
        <w:r w:rsidR="00D638DA" w:rsidRPr="00D638DA">
          <w:rPr>
            <w:rFonts w:hint="eastAsia"/>
          </w:rPr>
          <w:t>我国创新医疗器械产业发展布局与思考</w:t>
        </w:r>
        <w:r w:rsidR="00D638DA" w:rsidRPr="00D638DA">
          <w:rPr>
            <w:rFonts w:hint="eastAsia"/>
          </w:rPr>
          <w:t>[J].</w:t>
        </w:r>
        <w:r w:rsidR="00D638DA" w:rsidRPr="00D638DA">
          <w:rPr>
            <w:rFonts w:hint="eastAsia"/>
          </w:rPr>
          <w:t>中国医疗器械信息</w:t>
        </w:r>
        <w:r w:rsidR="00D638DA" w:rsidRPr="00D638DA">
          <w:rPr>
            <w:rFonts w:hint="eastAsia"/>
          </w:rPr>
          <w:t>,2022,28(23):1-3.DOI:10.15971/j.cnki.cmdi.2022.23.053.</w:t>
        </w:r>
        <w:r w:rsidR="00D638DA" w:rsidRPr="00D638DA" w:rsidDel="00B451ED">
          <w:t xml:space="preserve"> </w:t>
        </w:r>
      </w:ins>
      <w:del w:id="3587" w:author="fei zhai" w:date="2026-05-06T16:16:00Z">
        <w:r w:rsidDel="00B451ED">
          <w:delText>TRIPATHI D, HAJRA K, MULUKUTLA A, et al. Artificial Intelligence in Biomedical Engineering and Its Influence on Healthcare Structure: Current and Future Prospects[J]. Bioengineering, 2025, 12(2): 163</w:delText>
        </w:r>
      </w:del>
      <w:del w:id="3588" w:author="fei zhai" w:date="2026-05-06T16:25:00Z">
        <w:r w:rsidDel="00D638DA">
          <w:delText>.</w:delText>
        </w:r>
      </w:del>
    </w:p>
    <w:p w14:paraId="2B217405" w14:textId="1174A0BD" w:rsidR="007D28D6" w:rsidRDefault="00000000">
      <w:pPr>
        <w:pStyle w:val="af2"/>
        <w:ind w:left="420" w:hanging="420"/>
      </w:pPr>
      <w:r>
        <w:t>[2]</w:t>
      </w:r>
      <w:r>
        <w:tab/>
      </w:r>
      <w:ins w:id="3589" w:author="fei zhai" w:date="2026-05-06T16:19:00Z">
        <w:r w:rsidR="00B451ED" w:rsidRPr="00B451ED">
          <w:t>TOPOL E J. High-performance medicine: the convergence of human and artificial intelligence[J]. Nature Medicine, 2019, 25(1): 44-56</w:t>
        </w:r>
        <w:r w:rsidR="00B451ED">
          <w:rPr>
            <w:rFonts w:hint="eastAsia"/>
          </w:rPr>
          <w:t>.</w:t>
        </w:r>
      </w:ins>
      <w:del w:id="3590" w:author="fei zhai" w:date="2026-05-06T16:19:00Z">
        <w:r w:rsidDel="00B451ED">
          <w:delText>SUN Y, CHEN J, JI M, et al. Wearable Technologies for Health Promotion and Disease Prevention in Older Adults: Systematic Scoping Review and Evidence Map[J]. Journal of Medical Internet Research, 2025, 27: e69077.</w:delText>
        </w:r>
      </w:del>
    </w:p>
    <w:p w14:paraId="3D6CABD3" w14:textId="376B0CC7" w:rsidR="007D28D6" w:rsidRDefault="00000000">
      <w:pPr>
        <w:pStyle w:val="af2"/>
        <w:ind w:left="420" w:hanging="420"/>
      </w:pPr>
      <w:r>
        <w:t>[3]</w:t>
      </w:r>
      <w:r>
        <w:tab/>
      </w:r>
      <w:ins w:id="3591" w:author="fei zhai" w:date="2026-05-06T17:49:00Z">
        <w:r w:rsidR="004A15E0" w:rsidRPr="004A15E0">
          <w:rPr>
            <w:rFonts w:hint="eastAsia"/>
          </w:rPr>
          <w:t>国务院办公厅</w:t>
        </w:r>
        <w:r w:rsidR="004A15E0" w:rsidRPr="004A15E0">
          <w:rPr>
            <w:rFonts w:hint="eastAsia"/>
          </w:rPr>
          <w:t xml:space="preserve">. </w:t>
        </w:r>
        <w:r w:rsidR="004A15E0" w:rsidRPr="004A15E0">
          <w:rPr>
            <w:rFonts w:hint="eastAsia"/>
          </w:rPr>
          <w:t>关于发展银发经济增进老年人福祉的意见</w:t>
        </w:r>
        <w:r w:rsidR="004A15E0" w:rsidRPr="004A15E0">
          <w:rPr>
            <w:rFonts w:hint="eastAsia"/>
          </w:rPr>
          <w:t xml:space="preserve">: </w:t>
        </w:r>
        <w:r w:rsidR="004A15E0" w:rsidRPr="004A15E0">
          <w:rPr>
            <w:rFonts w:hint="eastAsia"/>
          </w:rPr>
          <w:t>国办发〔</w:t>
        </w:r>
        <w:r w:rsidR="004A15E0" w:rsidRPr="004A15E0">
          <w:rPr>
            <w:rFonts w:hint="eastAsia"/>
          </w:rPr>
          <w:t>2024</w:t>
        </w:r>
        <w:r w:rsidR="004A15E0" w:rsidRPr="004A15E0">
          <w:rPr>
            <w:rFonts w:hint="eastAsia"/>
          </w:rPr>
          <w:t>〕</w:t>
        </w:r>
        <w:r w:rsidR="004A15E0" w:rsidRPr="004A15E0">
          <w:rPr>
            <w:rFonts w:hint="eastAsia"/>
          </w:rPr>
          <w:t>1</w:t>
        </w:r>
        <w:r w:rsidR="004A15E0" w:rsidRPr="004A15E0">
          <w:rPr>
            <w:rFonts w:hint="eastAsia"/>
          </w:rPr>
          <w:t>号</w:t>
        </w:r>
        <w:r w:rsidR="004A15E0" w:rsidRPr="004A15E0">
          <w:rPr>
            <w:rFonts w:hint="eastAsia"/>
          </w:rPr>
          <w:t>[EB/OL]. (2024-01-15)</w:t>
        </w:r>
      </w:ins>
      <w:ins w:id="3592" w:author="fei zhai" w:date="2026-05-06T17:56:00Z">
        <w:r w:rsidR="004A15E0" w:rsidRPr="004A15E0">
          <w:t xml:space="preserve"> </w:t>
        </w:r>
        <w:r w:rsidR="004A15E0">
          <w:t>[2026-03-16]</w:t>
        </w:r>
      </w:ins>
      <w:ins w:id="3593" w:author="fei zhai" w:date="2026-05-06T17:49:00Z">
        <w:r w:rsidR="004A15E0" w:rsidRPr="004A15E0">
          <w:rPr>
            <w:rFonts w:hint="eastAsia"/>
          </w:rPr>
          <w:t xml:space="preserve">. </w:t>
        </w:r>
      </w:ins>
      <w:ins w:id="3594" w:author="fei zhai" w:date="2026-05-06T17:50:00Z">
        <w:r w:rsidR="004A15E0" w:rsidRPr="004A15E0">
          <w:t>https://www.gov.cn/zhengce/zhengceku/202401/content_6926088.htm</w:t>
        </w:r>
      </w:ins>
      <w:del w:id="3595" w:author="fei zhai" w:date="2026-05-06T17:49:00Z">
        <w:r w:rsidDel="004A15E0">
          <w:delText>O’Cearbhaill Roisin M., MURRAY T E, LEE M J. Medical device patents—a review of contemporary global trends with an Irish comparison[J]. Irish Journal of Medical Science (1971 -), 2018: 1-7</w:delText>
        </w:r>
      </w:del>
      <w:r>
        <w:t>.</w:t>
      </w:r>
    </w:p>
    <w:p w14:paraId="0D08867C" w14:textId="1734337D" w:rsidR="007D28D6" w:rsidRDefault="00000000">
      <w:pPr>
        <w:pStyle w:val="af2"/>
        <w:ind w:left="420" w:hanging="420"/>
        <w:rPr>
          <w:ins w:id="3596" w:author="fei zhai" w:date="2026-05-06T17:55:00Z"/>
        </w:rPr>
      </w:pPr>
      <w:r>
        <w:t>[4]</w:t>
      </w:r>
      <w:r>
        <w:tab/>
      </w:r>
      <w:ins w:id="3597" w:author="fei zhai" w:date="2026-05-06T17:54:00Z">
        <w:r w:rsidR="004A15E0">
          <w:rPr>
            <w:rFonts w:hint="eastAsia"/>
          </w:rPr>
          <w:t>冯晓青</w:t>
        </w:r>
      </w:ins>
      <w:ins w:id="3598" w:author="fei zhai" w:date="2026-05-06T17:52:00Z">
        <w:r w:rsidR="004A15E0" w:rsidRPr="004A15E0">
          <w:rPr>
            <w:rFonts w:hint="eastAsia"/>
          </w:rPr>
          <w:t xml:space="preserve">. </w:t>
        </w:r>
        <w:r w:rsidR="004A15E0" w:rsidRPr="004A15E0">
          <w:rPr>
            <w:rFonts w:hint="eastAsia"/>
          </w:rPr>
          <w:t>企业</w:t>
        </w:r>
      </w:ins>
      <w:ins w:id="3599" w:author="fei zhai" w:date="2026-05-06T17:54:00Z">
        <w:r w:rsidR="004A15E0">
          <w:rPr>
            <w:rFonts w:hint="eastAsia"/>
          </w:rPr>
          <w:t>知识产权</w:t>
        </w:r>
      </w:ins>
      <w:ins w:id="3600" w:author="fei zhai" w:date="2026-05-06T17:52:00Z">
        <w:r w:rsidR="004A15E0" w:rsidRPr="004A15E0">
          <w:rPr>
            <w:rFonts w:hint="eastAsia"/>
          </w:rPr>
          <w:t>战略</w:t>
        </w:r>
        <w:r w:rsidR="004A15E0" w:rsidRPr="004A15E0">
          <w:rPr>
            <w:rFonts w:hint="eastAsia"/>
          </w:rPr>
          <w:t>[M]. 3</w:t>
        </w:r>
        <w:r w:rsidR="004A15E0" w:rsidRPr="004A15E0">
          <w:rPr>
            <w:rFonts w:hint="eastAsia"/>
          </w:rPr>
          <w:t>版</w:t>
        </w:r>
        <w:r w:rsidR="004A15E0" w:rsidRPr="004A15E0">
          <w:rPr>
            <w:rFonts w:hint="eastAsia"/>
          </w:rPr>
          <w:t xml:space="preserve">. </w:t>
        </w:r>
        <w:r w:rsidR="004A15E0" w:rsidRPr="004A15E0">
          <w:rPr>
            <w:rFonts w:hint="eastAsia"/>
          </w:rPr>
          <w:t>北京</w:t>
        </w:r>
        <w:r w:rsidR="004A15E0" w:rsidRPr="004A15E0">
          <w:rPr>
            <w:rFonts w:hint="eastAsia"/>
          </w:rPr>
          <w:t xml:space="preserve">: </w:t>
        </w:r>
        <w:r w:rsidR="004A15E0" w:rsidRPr="004A15E0">
          <w:rPr>
            <w:rFonts w:hint="eastAsia"/>
          </w:rPr>
          <w:t>知识产权出版社</w:t>
        </w:r>
        <w:r w:rsidR="004A15E0" w:rsidRPr="004A15E0">
          <w:rPr>
            <w:rFonts w:hint="eastAsia"/>
          </w:rPr>
          <w:t>, 20</w:t>
        </w:r>
      </w:ins>
      <w:ins w:id="3601" w:author="fei zhai" w:date="2026-05-06T17:54:00Z">
        <w:r w:rsidR="004A15E0">
          <w:t>08</w:t>
        </w:r>
      </w:ins>
      <w:ins w:id="3602" w:author="fei zhai" w:date="2026-05-06T17:52:00Z">
        <w:r w:rsidR="004A15E0" w:rsidRPr="004A15E0">
          <w:rPr>
            <w:rFonts w:hint="eastAsia"/>
          </w:rPr>
          <w:t>: 156-180</w:t>
        </w:r>
      </w:ins>
      <w:del w:id="3603" w:author="fei zhai" w:date="2026-05-06T17:52:00Z">
        <w:r w:rsidDel="004A15E0">
          <w:delText>Patent Index 2024 | epo.org[EB/OL]. [2026-03-16]. https://www.epo.org/en/about-us/statistics/patent-index-2024</w:delText>
        </w:r>
      </w:del>
      <w:r>
        <w:t>.</w:t>
      </w:r>
    </w:p>
    <w:p w14:paraId="4E7B1F74" w14:textId="472C39D3" w:rsidR="004A15E0" w:rsidRPr="004A15E0" w:rsidDel="004A15E0" w:rsidRDefault="004A15E0">
      <w:pPr>
        <w:pStyle w:val="af2"/>
        <w:ind w:left="420" w:hanging="420"/>
        <w:rPr>
          <w:del w:id="3604" w:author="fei zhai" w:date="2026-05-06T17:56:00Z"/>
        </w:rPr>
      </w:pPr>
    </w:p>
    <w:p w14:paraId="1B1C0BCE" w14:textId="657B7518" w:rsidR="007D28D6" w:rsidRDefault="00000000">
      <w:pPr>
        <w:pStyle w:val="af2"/>
        <w:ind w:left="420" w:hanging="420"/>
      </w:pPr>
      <w:r>
        <w:t>[5]</w:t>
      </w:r>
      <w:r>
        <w:tab/>
      </w:r>
      <w:ins w:id="3605" w:author="fei zhai" w:date="2026-05-06T17:56:00Z">
        <w:r w:rsidR="004A15E0" w:rsidRPr="004A15E0">
          <w:t>European Patent Office. Patent Index 2024: Statistics and trends in medical technology[R]. Munich: EPO, 2025</w:t>
        </w:r>
        <w:r w:rsidR="004A15E0">
          <w:t xml:space="preserve">. </w:t>
        </w:r>
      </w:ins>
      <w:del w:id="3606" w:author="fei zhai" w:date="2026-05-06T17:56:00Z">
        <w:r w:rsidDel="004A15E0">
          <w:delText>2024</w:delText>
        </w:r>
        <w:r w:rsidDel="004A15E0">
          <w:delText>年度医疗器械注册工作报告</w:delText>
        </w:r>
        <w:r w:rsidDel="004A15E0">
          <w:delText>[EB/OL]. [2026-0</w:delText>
        </w:r>
        <w:r w:rsidDel="004A15E0">
          <w:rPr>
            <w:rFonts w:hint="eastAsia"/>
          </w:rPr>
          <w:delText>3</w:delText>
        </w:r>
        <w:r w:rsidDel="004A15E0">
          <w:delText>-</w:delText>
        </w:r>
        <w:r w:rsidDel="004A15E0">
          <w:rPr>
            <w:rFonts w:hint="eastAsia"/>
          </w:rPr>
          <w:delText>16</w:delText>
        </w:r>
        <w:r w:rsidDel="004A15E0">
          <w:delText>]. https://www.nmpa.gov.cn/xxgk/fgwj/gzwj/gzwjylqx/20250213095700131.html.</w:delText>
        </w:r>
      </w:del>
    </w:p>
    <w:p w14:paraId="1DFD9FA0" w14:textId="41433978" w:rsidR="007D28D6" w:rsidRDefault="00000000">
      <w:pPr>
        <w:pStyle w:val="af2"/>
        <w:ind w:left="420" w:hanging="420"/>
      </w:pPr>
      <w:r>
        <w:t>[6]</w:t>
      </w:r>
      <w:r>
        <w:tab/>
      </w:r>
      <w:ins w:id="3607" w:author="fei zhai" w:date="2026-05-06T17:56:00Z">
        <w:r w:rsidR="004A15E0">
          <w:t>2024</w:t>
        </w:r>
        <w:r w:rsidR="004A15E0">
          <w:t>年度医疗器械注册工作报告</w:t>
        </w:r>
        <w:r w:rsidR="004A15E0">
          <w:t>[EB/OL]. [2026-0</w:t>
        </w:r>
        <w:r w:rsidR="004A15E0">
          <w:rPr>
            <w:rFonts w:hint="eastAsia"/>
          </w:rPr>
          <w:t>3</w:t>
        </w:r>
        <w:r w:rsidR="004A15E0">
          <w:t>-</w:t>
        </w:r>
        <w:r w:rsidR="004A15E0">
          <w:rPr>
            <w:rFonts w:hint="eastAsia"/>
          </w:rPr>
          <w:t>16</w:t>
        </w:r>
        <w:r w:rsidR="004A15E0">
          <w:t>]. https://www.nmpa.gov.cn/xxgk/fgwj/gzwj/gzwjylqx/20250213095700131.html.</w:t>
        </w:r>
      </w:ins>
      <w:del w:id="3608" w:author="fei zhai" w:date="2026-05-06T17:56:00Z">
        <w:r w:rsidDel="004A15E0">
          <w:delText>PONNAMBALATH MOHANADAS H, MANIKANDAN A, ISMAIL A F, et al. Artificial Intelligence Applications in Medical Devices for Personalized Health Care Solutions: Systematic Review[J]. Journal of Medical Internet Research, 2026, 28: e72410.</w:delText>
        </w:r>
      </w:del>
    </w:p>
    <w:p w14:paraId="25E18309" w14:textId="77777777" w:rsidR="007D28D6" w:rsidRDefault="00000000">
      <w:pPr>
        <w:pStyle w:val="af2"/>
        <w:ind w:left="420" w:hanging="420"/>
      </w:pPr>
      <w:r>
        <w:t>[7]</w:t>
      </w:r>
      <w:r>
        <w:tab/>
        <w:t>Locarno Agreement Establishing an International Classification for Industrial Designs[EB/OL]. [2026-03-17]. https://www.wipo.int/en/web/treaties/classification/locarno/index.</w:t>
      </w:r>
    </w:p>
    <w:p w14:paraId="576CB5CD" w14:textId="77777777" w:rsidR="007D28D6" w:rsidRDefault="00000000">
      <w:pPr>
        <w:pStyle w:val="af2"/>
        <w:ind w:left="420" w:hanging="420"/>
      </w:pPr>
      <w:r>
        <w:t>[8]</w:t>
      </w:r>
      <w:r>
        <w:tab/>
        <w:t>CPC Definition - G16H HEALTHCARE INFORMATICS, i.e. INFORMATION AND COMMUNICATION TECHNOLOGY [ICT]...[EB/OL]. [2026-03-16]. https://www.uspto.gov/web/patents/classification/cpc/html/defG16H.html.</w:t>
      </w:r>
    </w:p>
    <w:p w14:paraId="008768E5" w14:textId="77777777" w:rsidR="007D28D6" w:rsidRDefault="00000000">
      <w:pPr>
        <w:pStyle w:val="af2"/>
        <w:ind w:left="420" w:hanging="420"/>
      </w:pPr>
      <w:r>
        <w:t>[9]</w:t>
      </w:r>
      <w:r>
        <w:tab/>
      </w:r>
      <w:r>
        <w:t>医疗器械分类目录</w:t>
      </w:r>
      <w:r>
        <w:t>[EB/OL]. [2026-03-16]. https://baike.baidu.hk/item/%E5%8C%BB%E7%96%97%E5%99%A8%E6%A2%B0%E5%88%86%E7%B1%BB%E7%9B%AE%E5%BD%95/9893267.</w:t>
      </w:r>
    </w:p>
    <w:p w14:paraId="65CFD07D" w14:textId="77777777" w:rsidR="007D28D6" w:rsidRDefault="00000000">
      <w:pPr>
        <w:pStyle w:val="af2"/>
        <w:ind w:left="420" w:hanging="420"/>
      </w:pPr>
      <w:r>
        <w:t>[10]</w:t>
      </w:r>
      <w:r>
        <w:tab/>
        <w:t>NMPA Classification Specifications - China Med Device[EB/OL]. [2026-03-16]. https://chinameddevice.com/services/regulatory-services/ra-strategy/nmpa-classification/.</w:t>
      </w:r>
    </w:p>
    <w:p w14:paraId="707E2732" w14:textId="77777777" w:rsidR="007D28D6" w:rsidRDefault="00000000">
      <w:pPr>
        <w:pStyle w:val="af2"/>
        <w:ind w:left="420" w:hanging="420"/>
      </w:pPr>
      <w:r>
        <w:t>[11]</w:t>
      </w:r>
      <w:r>
        <w:tab/>
        <w:t>SHIMANUKI S, SAIKI T. Technological diversity management of medical device enterprises[J]. Journal of Strategy and Management, 2012, 5(4): 420-436.</w:t>
      </w:r>
    </w:p>
    <w:p w14:paraId="32B2A206" w14:textId="77777777" w:rsidR="007D28D6" w:rsidRDefault="00000000">
      <w:pPr>
        <w:pStyle w:val="af2"/>
        <w:ind w:left="420" w:hanging="420"/>
      </w:pPr>
      <w:r>
        <w:t>[12]</w:t>
      </w:r>
      <w:r>
        <w:tab/>
        <w:t>XIE X, WU J, XIANG M, et al. Enhancing the efficiency of patent classification: a multimodal classification approach for design patents[J]. Journal of King Saud University Computer and Information Sciences, 2025, 37(7): 183.</w:t>
      </w:r>
    </w:p>
    <w:p w14:paraId="09FE9993" w14:textId="77777777" w:rsidR="007D28D6" w:rsidRDefault="00000000">
      <w:pPr>
        <w:pStyle w:val="af2"/>
        <w:ind w:left="420" w:hanging="420"/>
      </w:pPr>
      <w:r>
        <w:t>[13]</w:t>
      </w:r>
      <w:r>
        <w:tab/>
        <w:t>PUJARI S C, MANTIUK F, GIERETH M, et al. Evaluating Neural Multi-Field Document Representations for Patent Classification[J].</w:t>
      </w:r>
    </w:p>
    <w:p w14:paraId="07564445" w14:textId="0D2E72B7" w:rsidR="007D28D6" w:rsidRDefault="00000000">
      <w:pPr>
        <w:pStyle w:val="af2"/>
        <w:ind w:left="420" w:hanging="420"/>
      </w:pPr>
      <w:r>
        <w:t>[14]</w:t>
      </w:r>
      <w:r>
        <w:tab/>
      </w:r>
      <w:ins w:id="3609" w:author="fei zhai" w:date="2026-05-06T18:21:00Z">
        <w:r w:rsidR="00DA549D">
          <w:t>LIU Z, LIU L. Patent protection of biological genetic resources based on deep learning and artificial intelligence[J]. Scientific Reports, 2025, 15(1): 41302</w:t>
        </w:r>
      </w:ins>
      <w:del w:id="3610" w:author="fei zhai" w:date="2026-05-06T18:21:00Z">
        <w:r w:rsidDel="00DA549D">
          <w:delText>YANG G, JIAYU Y, DONGDONG X, et al. Feature-enhanced text-inception model for Chinese long text classification[J]. Scientific Reports, 2023, 13(1): 2087</w:delText>
        </w:r>
      </w:del>
      <w:r>
        <w:t>.</w:t>
      </w:r>
    </w:p>
    <w:p w14:paraId="1385B075" w14:textId="396CBEDD" w:rsidR="007D28D6" w:rsidRDefault="00000000">
      <w:pPr>
        <w:pStyle w:val="af2"/>
        <w:ind w:left="420" w:hanging="420"/>
      </w:pPr>
      <w:r>
        <w:t>[15]</w:t>
      </w:r>
      <w:r>
        <w:tab/>
      </w:r>
      <w:ins w:id="3611" w:author="fei zhai" w:date="2026-05-06T18:25:00Z">
        <w:r w:rsidR="008951DB" w:rsidRPr="008951DB">
          <w:t>Harris, Z. S. (1954). Distributional structure. Word, 10(2-3), 146-162</w:t>
        </w:r>
      </w:ins>
      <w:del w:id="3612" w:author="fei zhai" w:date="2026-05-06T18:25:00Z">
        <w:r w:rsidDel="008951DB">
          <w:delText>SU R, GAO S, ZHAO K, et al. Adaptive feature interaction enhancement network for text classification[J]. Scientific Reports, 2025, 15(1): 11488</w:delText>
        </w:r>
      </w:del>
      <w:r>
        <w:t>.</w:t>
      </w:r>
    </w:p>
    <w:p w14:paraId="0ACF447C" w14:textId="305639F7" w:rsidR="007D28D6" w:rsidRDefault="00000000">
      <w:pPr>
        <w:pStyle w:val="af2"/>
        <w:ind w:left="420" w:hanging="420"/>
      </w:pPr>
      <w:r>
        <w:t>[16]</w:t>
      </w:r>
      <w:r>
        <w:tab/>
      </w:r>
      <w:ins w:id="3613" w:author="fei zhai" w:date="2026-05-06T18:25:00Z">
        <w:r w:rsidR="008951DB" w:rsidRPr="008951DB">
          <w:t>Salton, G., &amp; Buckley, C. (1988). Term-weighting approaches in automatic text retrieval. Information Processing &amp; Management, 24(5), 513-523</w:t>
        </w:r>
      </w:ins>
      <w:del w:id="3614" w:author="fei zhai" w:date="2026-05-06T18:25:00Z">
        <w:r w:rsidDel="008951DB">
          <w:delText>HASSANIEN H E D, ELRAGAL A. Deep Learning for Enterprise Systems Implementation Lifecycle Challenges: Research Directions[J]. Informatics, 2021, 8(1): 11</w:delText>
        </w:r>
      </w:del>
      <w:r>
        <w:t>.</w:t>
      </w:r>
    </w:p>
    <w:p w14:paraId="4C830391" w14:textId="304A3A20" w:rsidR="007D28D6" w:rsidRDefault="00000000">
      <w:pPr>
        <w:pStyle w:val="af2"/>
        <w:ind w:left="420" w:hanging="420"/>
      </w:pPr>
      <w:r>
        <w:t>[17]</w:t>
      </w:r>
      <w:r>
        <w:tab/>
      </w:r>
      <w:ins w:id="3615" w:author="fei zhai" w:date="2026-05-06T18:26:00Z">
        <w:r w:rsidR="008951DB" w:rsidRPr="008951DB">
          <w:t xml:space="preserve">Cavnar, W. B., &amp; </w:t>
        </w:r>
        <w:proofErr w:type="spellStart"/>
        <w:r w:rsidR="008951DB" w:rsidRPr="008951DB">
          <w:t>Trenkle</w:t>
        </w:r>
        <w:proofErr w:type="spellEnd"/>
        <w:r w:rsidR="008951DB" w:rsidRPr="008951DB">
          <w:t>, J. M. (1994). N-gram-based text categorization. SDAIR, 161-175</w:t>
        </w:r>
        <w:r w:rsidR="008951DB">
          <w:rPr>
            <w:rFonts w:hint="eastAsia"/>
          </w:rPr>
          <w:t>.</w:t>
        </w:r>
      </w:ins>
      <w:del w:id="3616" w:author="fei zhai" w:date="2026-05-06T18:26:00Z">
        <w:r w:rsidDel="008951DB">
          <w:delText>YAO X, ZHANG Y, ZHOU J. Patent Term Extension for Innovative Drugs in China: A Cohort Study from 2021 to 2024[J]. Therapeutic Innovation &amp; Regulatory Science, 2026, 60(2): 544-550.</w:delText>
        </w:r>
      </w:del>
    </w:p>
    <w:p w14:paraId="592CA632" w14:textId="466401A4" w:rsidR="007D28D6" w:rsidRDefault="00000000">
      <w:pPr>
        <w:pStyle w:val="af2"/>
        <w:ind w:left="420" w:hanging="420"/>
      </w:pPr>
      <w:r>
        <w:t>[18]</w:t>
      </w:r>
      <w:r>
        <w:tab/>
      </w:r>
      <w:ins w:id="3617" w:author="fei zhai" w:date="2026-05-06T18:27:00Z">
        <w:r w:rsidR="007C67E8" w:rsidRPr="007C67E8">
          <w:t>Kim, Y. (2014). Convolutional neural networks for sentence classification. Proceedings of EMNLP 2014, 1746-1751.</w:t>
        </w:r>
      </w:ins>
      <w:del w:id="3618" w:author="fei zhai" w:date="2026-05-06T18:27:00Z">
        <w:r w:rsidDel="007C67E8">
          <w:delText>PESAPANE F, DE CECCO C, WANG H, et al. Artificial intelligence as medical device in radiology in 2025: the regulatory scenario in the EU, USA, and China[J/OL]. European Radiology, 2026[2026-03-16]. https://doi.org/10.1007/s00330-026-12460-4.</w:delText>
        </w:r>
      </w:del>
    </w:p>
    <w:p w14:paraId="20F0A1CF" w14:textId="144B8F68" w:rsidR="007D28D6" w:rsidRDefault="00000000">
      <w:pPr>
        <w:pStyle w:val="af2"/>
        <w:ind w:left="420" w:hanging="420"/>
      </w:pPr>
      <w:r>
        <w:t>[19]</w:t>
      </w:r>
      <w:r>
        <w:tab/>
      </w:r>
      <w:proofErr w:type="spellStart"/>
      <w:ins w:id="3619" w:author="fei zhai" w:date="2026-05-06T18:27:00Z">
        <w:r w:rsidR="007C67E8" w:rsidRPr="007C67E8">
          <w:t>Hochreiter</w:t>
        </w:r>
        <w:proofErr w:type="spellEnd"/>
        <w:r w:rsidR="007C67E8" w:rsidRPr="007C67E8">
          <w:t xml:space="preserve">, S., &amp; </w:t>
        </w:r>
        <w:proofErr w:type="spellStart"/>
        <w:r w:rsidR="007C67E8" w:rsidRPr="007C67E8">
          <w:t>Schmidhuber</w:t>
        </w:r>
        <w:proofErr w:type="spellEnd"/>
        <w:r w:rsidR="007C67E8" w:rsidRPr="007C67E8">
          <w:t>, J. (1997). Long short-term memory. Neural Computation, 9(8), 1735-1780.</w:t>
        </w:r>
      </w:ins>
      <w:del w:id="3620" w:author="fei zhai" w:date="2026-05-06T18:27:00Z">
        <w:r w:rsidDel="007C67E8">
          <w:delText>ARORA S, CHRISTMAN T J, MAYS A N, et al. The Interplay between FDA and Patent Law: Infusing Organizational Knowledge for Medical Device Companies[J]. William Mitchell Law Review, 2013, 39.</w:delText>
        </w:r>
      </w:del>
    </w:p>
    <w:p w14:paraId="4A7C4D47" w14:textId="2D58643B" w:rsidR="007D28D6" w:rsidRDefault="00000000">
      <w:pPr>
        <w:pStyle w:val="af2"/>
        <w:ind w:left="420" w:hanging="420"/>
      </w:pPr>
      <w:r>
        <w:t>[20]</w:t>
      </w:r>
      <w:r>
        <w:tab/>
      </w:r>
      <w:ins w:id="3621" w:author="fei zhai" w:date="2026-05-06T18:37:00Z">
        <w:r w:rsidR="00D64F5C" w:rsidRPr="00D64F5C">
          <w:t xml:space="preserve">Devlin, J., et al. (2019). BERT: Pre-training of deep bidirectional transformers for language </w:t>
        </w:r>
        <w:r w:rsidR="00D64F5C" w:rsidRPr="00D64F5C">
          <w:lastRenderedPageBreak/>
          <w:t>understanding. NAACL-HLT, 1, 4171-4186.</w:t>
        </w:r>
      </w:ins>
      <w:del w:id="3622" w:author="fei zhai" w:date="2026-05-06T18:28:00Z">
        <w:r w:rsidDel="007C67E8">
          <w:delText>Regulatory delays and patent term erosion in medical device innovation: a two-market analysis of EU and US frameworks | European Journal of Law and Economics | Springer Nature Link[EB/OL]. [2026-03-16]. https://link.springer.com/article/10.1007/s10657-026-09873-3.</w:delText>
        </w:r>
      </w:del>
    </w:p>
    <w:p w14:paraId="1DAD76C9" w14:textId="212145D0" w:rsidR="007D28D6" w:rsidRDefault="00000000">
      <w:pPr>
        <w:pStyle w:val="af2"/>
        <w:ind w:left="420" w:hanging="420"/>
      </w:pPr>
      <w:r>
        <w:t>[21]</w:t>
      </w:r>
      <w:r>
        <w:tab/>
      </w:r>
      <w:proofErr w:type="spellStart"/>
      <w:ins w:id="3623" w:author="fei zhai" w:date="2026-05-06T18:45:00Z">
        <w:r w:rsidR="00DE5A0B" w:rsidRPr="00DE5A0B">
          <w:t>Beltagy</w:t>
        </w:r>
        <w:proofErr w:type="spellEnd"/>
        <w:r w:rsidR="00DE5A0B" w:rsidRPr="00DE5A0B">
          <w:t xml:space="preserve">, I., et al. (2020). </w:t>
        </w:r>
        <w:proofErr w:type="spellStart"/>
        <w:r w:rsidR="00DE5A0B" w:rsidRPr="00DE5A0B">
          <w:t>Longformer</w:t>
        </w:r>
        <w:proofErr w:type="spellEnd"/>
        <w:r w:rsidR="00DE5A0B" w:rsidRPr="00DE5A0B">
          <w:t xml:space="preserve">: The long-document transformer. </w:t>
        </w:r>
        <w:proofErr w:type="spellStart"/>
        <w:r w:rsidR="00DE5A0B" w:rsidRPr="00DE5A0B">
          <w:t>arXiv</w:t>
        </w:r>
        <w:proofErr w:type="spellEnd"/>
        <w:r w:rsidR="00DE5A0B" w:rsidRPr="00DE5A0B">
          <w:t xml:space="preserve"> preprint arXiv:2004.05150</w:t>
        </w:r>
      </w:ins>
      <w:ins w:id="3624" w:author="fei zhai" w:date="2026-05-06T18:28:00Z">
        <w:r w:rsidR="007C67E8" w:rsidRPr="007C67E8">
          <w:t>.</w:t>
        </w:r>
      </w:ins>
      <w:del w:id="3625" w:author="fei zhai" w:date="2026-05-06T18:28:00Z">
        <w:r w:rsidDel="007C67E8">
          <w:delText>LU Q, HSUEH Y S, TONG W, et al. Importance to understand medical device regulations for accelerating clinical translation[J]. Journal of Orthopaedic Translation, 2025, 51: 290-297.</w:delText>
        </w:r>
      </w:del>
    </w:p>
    <w:p w14:paraId="22B2B644" w14:textId="5DFA07C3" w:rsidR="007D28D6" w:rsidRDefault="00000000">
      <w:pPr>
        <w:pStyle w:val="af2"/>
        <w:ind w:left="420" w:hanging="420"/>
      </w:pPr>
      <w:r>
        <w:t>[22]</w:t>
      </w:r>
      <w:r>
        <w:tab/>
      </w:r>
      <w:ins w:id="3626" w:author="fei zhai" w:date="2026-05-06T18:46:00Z">
        <w:r w:rsidR="00DE5A0B" w:rsidRPr="00DE5A0B">
          <w:t>Yang, Z., et al. (2016). Hierarchical attention networks for document classification. NAACL-HLT, 1480-1489.</w:t>
        </w:r>
      </w:ins>
      <w:ins w:id="3627" w:author="fei zhai" w:date="2026-05-06T18:28:00Z">
        <w:r w:rsidR="007C67E8" w:rsidRPr="007C67E8">
          <w:t xml:space="preserve"> </w:t>
        </w:r>
      </w:ins>
      <w:del w:id="3628" w:author="fei zhai" w:date="2026-05-06T18:28:00Z">
        <w:r w:rsidDel="007C67E8">
          <w:delText>LIU X, CHEN H, LIU Y, et al. Social network analysis of a decade-long collaborative innovation network between hospitals and the biomedical industry in China[J]. Scientific Reports, 2024, 14(1): 11374.</w:delText>
        </w:r>
      </w:del>
    </w:p>
    <w:p w14:paraId="3D071FDA" w14:textId="5062A367" w:rsidR="007D28D6" w:rsidRDefault="00000000">
      <w:pPr>
        <w:pStyle w:val="af2"/>
        <w:ind w:left="420" w:hanging="420"/>
      </w:pPr>
      <w:r>
        <w:t>[23]</w:t>
      </w:r>
      <w:r>
        <w:tab/>
      </w:r>
      <w:ins w:id="3629" w:author="fei zhai" w:date="2026-05-06T18:46:00Z">
        <w:r w:rsidR="00DE5A0B" w:rsidRPr="00DE5A0B">
          <w:t xml:space="preserve">Bai, J., et al. (2023). </w:t>
        </w:r>
        <w:proofErr w:type="spellStart"/>
        <w:r w:rsidR="00DE5A0B" w:rsidRPr="00DE5A0B">
          <w:t>Qwen</w:t>
        </w:r>
        <w:proofErr w:type="spellEnd"/>
        <w:r w:rsidR="00DE5A0B" w:rsidRPr="00DE5A0B">
          <w:t xml:space="preserve"> technical report. </w:t>
        </w:r>
        <w:proofErr w:type="spellStart"/>
        <w:r w:rsidR="00DE5A0B" w:rsidRPr="00DE5A0B">
          <w:t>arXiv</w:t>
        </w:r>
        <w:proofErr w:type="spellEnd"/>
        <w:r w:rsidR="00DE5A0B" w:rsidRPr="00DE5A0B">
          <w:t xml:space="preserve"> preprint arXiv:2309.16609.</w:t>
        </w:r>
      </w:ins>
      <w:del w:id="3630" w:author="fei zhai" w:date="2026-05-06T18:46:00Z">
        <w:r w:rsidDel="00DE5A0B">
          <w:delText>ZHU Y, SHENG Q, CAO J, et al. Memory-Guided Multi-View Multi-Domain Fake News Detection[J]. IEEE Transactions on Knowledge and Data Engineering, 2023, 35(7): 7178-7191.</w:delText>
        </w:r>
      </w:del>
    </w:p>
    <w:p w14:paraId="555DBD2B" w14:textId="7CAFC1B2" w:rsidR="007D28D6" w:rsidRDefault="00000000">
      <w:pPr>
        <w:pStyle w:val="af2"/>
        <w:ind w:left="420" w:hanging="420"/>
      </w:pPr>
      <w:r>
        <w:t>[24]</w:t>
      </w:r>
      <w:r>
        <w:tab/>
      </w:r>
      <w:del w:id="3631" w:author="fei zhai" w:date="2026-05-06T18:21:00Z">
        <w:r w:rsidDel="00DA549D">
          <w:delText>LIU Z, LIU L. Patent protection of biological genetic resources based on deep learning and artificial intelligence[J]. Scientific Reports, 2025, 15(1): 41302</w:delText>
        </w:r>
      </w:del>
      <w:ins w:id="3632" w:author="fei zhai" w:date="2026-05-06T18:46:00Z">
        <w:r w:rsidR="00DE5A0B" w:rsidRPr="00DE5A0B">
          <w:t xml:space="preserve">Bai, Y., et al. (2024). </w:t>
        </w:r>
        <w:proofErr w:type="spellStart"/>
        <w:r w:rsidR="00DE5A0B" w:rsidRPr="00DE5A0B">
          <w:t>LongAlign</w:t>
        </w:r>
        <w:proofErr w:type="spellEnd"/>
        <w:r w:rsidR="00DE5A0B" w:rsidRPr="00DE5A0B">
          <w:t>: A recipe for long context alignment of large language models. ACL 2024</w:t>
        </w:r>
      </w:ins>
      <w:r>
        <w:t>.</w:t>
      </w:r>
    </w:p>
    <w:p w14:paraId="082F05B3" w14:textId="1778ABE0" w:rsidR="007D28D6" w:rsidRDefault="00000000">
      <w:pPr>
        <w:pStyle w:val="af2"/>
        <w:ind w:left="420" w:hanging="420"/>
      </w:pPr>
      <w:r>
        <w:t>[25]</w:t>
      </w:r>
      <w:r>
        <w:tab/>
      </w:r>
      <w:ins w:id="3633" w:author="fei zhai" w:date="2026-05-06T18:47:00Z">
        <w:r w:rsidR="00DE5A0B" w:rsidRPr="00DE5A0B">
          <w:t xml:space="preserve">Chen, S., et al. (2023). Extending context window of large language models via positional interpolation. </w:t>
        </w:r>
        <w:proofErr w:type="spellStart"/>
        <w:r w:rsidR="00DE5A0B" w:rsidRPr="00DE5A0B">
          <w:t>arXiv</w:t>
        </w:r>
        <w:proofErr w:type="spellEnd"/>
        <w:r w:rsidR="00DE5A0B" w:rsidRPr="00DE5A0B">
          <w:t xml:space="preserve"> preprint arXiv:2306.15595.</w:t>
        </w:r>
      </w:ins>
      <w:del w:id="3634" w:author="fei zhai" w:date="2026-05-06T18:47:00Z">
        <w:r w:rsidDel="00DE5A0B">
          <w:delText>EINAV L, FINKELSTEIN A, SCHRIMPF P. Bunching at the kink: Implications for spending responses to health insurance contracts[J]. Journal of Public Economics, 2017, 146: 27-40.</w:delText>
        </w:r>
      </w:del>
    </w:p>
    <w:p w14:paraId="0EFA46CC" w14:textId="28AAC5B8" w:rsidR="007D28D6" w:rsidRDefault="00000000">
      <w:pPr>
        <w:pStyle w:val="af2"/>
        <w:ind w:left="420" w:hanging="420"/>
      </w:pPr>
      <w:r>
        <w:t>[26]</w:t>
      </w:r>
      <w:r>
        <w:tab/>
      </w:r>
      <w:ins w:id="3635" w:author="fei zhai" w:date="2026-05-06T18:52:00Z">
        <w:r w:rsidR="00177084" w:rsidRPr="00177084">
          <w:t xml:space="preserve">LEE J S, HSIANG J. </w:t>
        </w:r>
        <w:proofErr w:type="spellStart"/>
        <w:r w:rsidR="00177084" w:rsidRPr="00177084">
          <w:t>PatentBERT</w:t>
        </w:r>
        <w:proofErr w:type="spellEnd"/>
        <w:r w:rsidR="00177084" w:rsidRPr="00177084">
          <w:t xml:space="preserve">: Patent Classification with Fine-Tuning a pre-trained BERT </w:t>
        </w:r>
        <w:proofErr w:type="gramStart"/>
        <w:r w:rsidR="00177084" w:rsidRPr="00177084">
          <w:t>Model[</w:t>
        </w:r>
        <w:proofErr w:type="gramEnd"/>
        <w:r w:rsidR="00177084" w:rsidRPr="00177084">
          <w:t xml:space="preserve">EB/OL]. </w:t>
        </w:r>
        <w:proofErr w:type="spellStart"/>
        <w:r w:rsidR="00177084" w:rsidRPr="00177084">
          <w:t>arXiv</w:t>
        </w:r>
        <w:proofErr w:type="spellEnd"/>
        <w:r w:rsidR="00177084" w:rsidRPr="00177084">
          <w:t>, 2019[2026-03-17]. http://arxiv.org/abs/1906.02124</w:t>
        </w:r>
      </w:ins>
      <w:del w:id="3636" w:author="fei zhai" w:date="2026-05-06T18:52:00Z">
        <w:r w:rsidDel="00177084">
          <w:delText>ERNST H. Patent information for strategic technology management[J]. World Patent Information, 2003, 25(3): 233-242</w:delText>
        </w:r>
      </w:del>
      <w:r>
        <w:t>.</w:t>
      </w:r>
    </w:p>
    <w:p w14:paraId="327ABE60" w14:textId="7EACFACD" w:rsidR="007D28D6" w:rsidRDefault="00000000">
      <w:pPr>
        <w:pStyle w:val="af2"/>
        <w:ind w:left="420" w:hanging="420"/>
      </w:pPr>
      <w:r>
        <w:t>[27]</w:t>
      </w:r>
      <w:r>
        <w:tab/>
      </w:r>
      <w:ins w:id="3637" w:author="fei zhai" w:date="2026-05-06T18:52:00Z">
        <w:r w:rsidR="00177084" w:rsidRPr="00177084">
          <w:t xml:space="preserve">BEKAMIRI H, HAIN D S, JUROWETZKI R. </w:t>
        </w:r>
        <w:proofErr w:type="spellStart"/>
        <w:r w:rsidR="00177084" w:rsidRPr="00177084">
          <w:t>PatentSBERTa</w:t>
        </w:r>
        <w:proofErr w:type="spellEnd"/>
        <w:r w:rsidR="00177084" w:rsidRPr="00177084">
          <w:t xml:space="preserve">: A Deep NLP based Hybrid Model for Patent Distance and Classification using Augmented SBERT[EB/OL]. </w:t>
        </w:r>
        <w:proofErr w:type="spellStart"/>
        <w:r w:rsidR="00177084" w:rsidRPr="00177084">
          <w:t>arXiv</w:t>
        </w:r>
        <w:proofErr w:type="spellEnd"/>
        <w:r w:rsidR="00177084" w:rsidRPr="00177084">
          <w:t>, 2021[2026-03-17]. http://arxiv.org/abs/2103.11933.</w:t>
        </w:r>
      </w:ins>
      <w:del w:id="3638" w:author="fei zhai" w:date="2026-05-06T18:52:00Z">
        <w:r w:rsidDel="00177084">
          <w:delText>Machine learning in automated text categorization | ACM Computing Surveys[EB/OL]. [2026-03-16]. https://dl.acm.org/doi/10.1145/505282.505283.</w:delText>
        </w:r>
      </w:del>
    </w:p>
    <w:p w14:paraId="29E6408B" w14:textId="43DAF3B1" w:rsidR="007D28D6" w:rsidRDefault="00000000">
      <w:pPr>
        <w:pStyle w:val="af2"/>
        <w:ind w:left="420" w:hanging="420"/>
      </w:pPr>
      <w:r>
        <w:t>[28]</w:t>
      </w:r>
      <w:r>
        <w:tab/>
      </w:r>
      <w:ins w:id="3639" w:author="fei zhai" w:date="2026-05-06T18:53:00Z">
        <w:r w:rsidR="00177084" w:rsidRPr="00177084">
          <w:t xml:space="preserve">LIU Y, OTT M, GOYAL N, et al. </w:t>
        </w:r>
        <w:proofErr w:type="spellStart"/>
        <w:r w:rsidR="00177084" w:rsidRPr="00177084">
          <w:t>RoBERTa</w:t>
        </w:r>
        <w:proofErr w:type="spellEnd"/>
        <w:r w:rsidR="00177084" w:rsidRPr="00177084">
          <w:t xml:space="preserve">: A Robustly Optimized BERT Pretraining </w:t>
        </w:r>
        <w:proofErr w:type="gramStart"/>
        <w:r w:rsidR="00177084" w:rsidRPr="00177084">
          <w:t>Approach[</w:t>
        </w:r>
        <w:proofErr w:type="gramEnd"/>
        <w:r w:rsidR="00177084" w:rsidRPr="00177084">
          <w:t xml:space="preserve">EB/OL]. </w:t>
        </w:r>
        <w:proofErr w:type="spellStart"/>
        <w:r w:rsidR="00177084" w:rsidRPr="00177084">
          <w:t>arXiv</w:t>
        </w:r>
        <w:proofErr w:type="spellEnd"/>
        <w:r w:rsidR="00177084" w:rsidRPr="00177084">
          <w:t>, 2019[2026-03-17]. http://arxiv.org/abs/1907.11692.</w:t>
        </w:r>
      </w:ins>
      <w:del w:id="3640" w:author="fei zhai" w:date="2026-05-06T18:53:00Z">
        <w:r w:rsidDel="00177084">
          <w:delText>SEBASTIANI F. Machine learning in automated text categorization[J]. ACM Comput. Surv., 2002, 34(1): 1-47.</w:delText>
        </w:r>
      </w:del>
    </w:p>
    <w:p w14:paraId="0146DBE8" w14:textId="272A94B2" w:rsidR="007D28D6" w:rsidRDefault="00000000">
      <w:pPr>
        <w:pStyle w:val="af2"/>
        <w:ind w:left="420" w:hanging="420"/>
      </w:pPr>
      <w:r>
        <w:t>[29]</w:t>
      </w:r>
      <w:r>
        <w:tab/>
      </w:r>
      <w:ins w:id="3641" w:author="fei zhai" w:date="2026-05-06T18:53:00Z">
        <w:r w:rsidR="00177084" w:rsidRPr="00177084">
          <w:t xml:space="preserve">YANG Z, DAI Z, YANG Y, et al. </w:t>
        </w:r>
        <w:proofErr w:type="spellStart"/>
        <w:r w:rsidR="00177084" w:rsidRPr="00177084">
          <w:t>XLNet</w:t>
        </w:r>
        <w:proofErr w:type="spellEnd"/>
        <w:r w:rsidR="00177084" w:rsidRPr="00177084">
          <w:t>: Generalized Autoregressive Pretraining for Language Understanding[C/OL]//Advances in Neural Information Processing Systems: Vol. 32. Curran Associates, Inc., 2019[2026-03-17]. https://proceedings.neurips.cc/paper_files/paper/2019/hash/dc6a7e655d7e5840e66733e9ee67cc69-Abstract.html.</w:t>
        </w:r>
      </w:ins>
      <w:del w:id="3642" w:author="fei zhai" w:date="2026-05-06T18:53:00Z">
        <w:r w:rsidDel="00177084">
          <w:delText>JOACHIMS T. Text categorization with Support Vector Machines: learning with many relevant features[C/OL]//Proceedings of the 10th European Conference on Machine Learning. Berlin, Heidelberg: Springer-Verlag, 1998: 137-142[2026-03-16]. https://doi.org/10.1007/BFb0026683.</w:delText>
        </w:r>
      </w:del>
    </w:p>
    <w:p w14:paraId="166F0ABB" w14:textId="0DD1EEF4" w:rsidR="007D28D6" w:rsidRDefault="00000000">
      <w:pPr>
        <w:pStyle w:val="af2"/>
        <w:ind w:left="420" w:hanging="420"/>
      </w:pPr>
      <w:r>
        <w:t>[30]</w:t>
      </w:r>
      <w:r>
        <w:tab/>
      </w:r>
      <w:ins w:id="3643" w:author="fei zhai" w:date="2026-05-06T18:56:00Z">
        <w:r w:rsidR="00895707" w:rsidRPr="00895707">
          <w:t xml:space="preserve">ZHU H, ZHANG C, HUANG J, et al. </w:t>
        </w:r>
        <w:proofErr w:type="spellStart"/>
        <w:r w:rsidR="00895707" w:rsidRPr="00895707">
          <w:t>HiTIN</w:t>
        </w:r>
        <w:proofErr w:type="spellEnd"/>
        <w:r w:rsidR="00895707" w:rsidRPr="00895707">
          <w:t>: Hierarchy-aware Tree Isomorphism Network for Hierarchical Text Classification[C/OL]//ROGERS A, BOYD-GRABER J, OKAZAKI N. Proceedings of the 61st Annual Meeting of the Association for Computational Linguistics (Volume 1: Long Papers). Toronto, Canada: Association for Computational Linguistics, 2023: 7809-7821[2026-03-17]. https://aclanthology.org/2023.acl-long.432/</w:t>
        </w:r>
        <w:r w:rsidR="00895707">
          <w:rPr>
            <w:rFonts w:hint="eastAsia"/>
          </w:rPr>
          <w:t>.</w:t>
        </w:r>
        <w:r w:rsidR="00895707">
          <w:t xml:space="preserve"> </w:t>
        </w:r>
      </w:ins>
      <w:del w:id="3644" w:author="fei zhai" w:date="2026-05-06T18:56:00Z">
        <w:r w:rsidDel="00895707">
          <w:delText>GUYON I, WESTON J, BARNHILL S, et al. Gene Selection for Cancer Classification using Support Vector Machines[J]. Machine Learning, 2002, 46(1): 389-422.</w:delText>
        </w:r>
      </w:del>
    </w:p>
    <w:p w14:paraId="3CFB6B4C" w14:textId="275E96D6" w:rsidR="007D28D6" w:rsidRDefault="00000000">
      <w:pPr>
        <w:pStyle w:val="af2"/>
        <w:ind w:left="420" w:hanging="420"/>
      </w:pPr>
      <w:r>
        <w:t>[31]</w:t>
      </w:r>
      <w:r>
        <w:tab/>
      </w:r>
      <w:ins w:id="3645" w:author="fei zhai" w:date="2026-05-06T18:59:00Z">
        <w:r w:rsidR="002164F6" w:rsidRPr="002164F6">
          <w:t xml:space="preserve">LEWIS P, PEREZ E, PIKTUS A, et al. Retrieval-Augmented Generation for Knowledge-Intensive NLP </w:t>
        </w:r>
        <w:proofErr w:type="gramStart"/>
        <w:r w:rsidR="002164F6" w:rsidRPr="002164F6">
          <w:t>Tasks[</w:t>
        </w:r>
        <w:proofErr w:type="gramEnd"/>
        <w:r w:rsidR="002164F6" w:rsidRPr="002164F6">
          <w:t xml:space="preserve">EB/OL]. </w:t>
        </w:r>
        <w:proofErr w:type="spellStart"/>
        <w:r w:rsidR="002164F6" w:rsidRPr="002164F6">
          <w:t>arXiv</w:t>
        </w:r>
        <w:proofErr w:type="spellEnd"/>
        <w:r w:rsidR="002164F6" w:rsidRPr="002164F6">
          <w:t>, 2021[2026-03-17]. http://arxiv.org/abs/2005.11401.</w:t>
        </w:r>
        <w:r w:rsidR="002164F6">
          <w:t xml:space="preserve"> </w:t>
        </w:r>
      </w:ins>
      <w:del w:id="3646" w:author="fei zhai" w:date="2026-05-06T18:59:00Z">
        <w:r w:rsidDel="002164F6">
          <w:delText>SHIMIZU K. Bacterial Cellular Metabolic Systems: Metabolic Regulation of a Cell System with 13c-Metabolic Flux Analysis[M/OL]. Woodhead Publishing, 2014[2026-03-16]. https://www.sciencedirect.com/book/monograph/9781907568015/bacterial-cellular-metabolic-systems.</w:delText>
        </w:r>
      </w:del>
    </w:p>
    <w:p w14:paraId="14500CE7" w14:textId="335A5BBF" w:rsidR="007D28D6" w:rsidRDefault="00000000">
      <w:pPr>
        <w:pStyle w:val="af2"/>
        <w:ind w:left="420" w:hanging="420"/>
      </w:pPr>
      <w:r>
        <w:t>[32]</w:t>
      </w:r>
      <w:r>
        <w:tab/>
      </w:r>
      <w:proofErr w:type="spellStart"/>
      <w:ins w:id="3647" w:author="fei zhai" w:date="2026-05-06T18:59:00Z">
        <w:r w:rsidR="002164F6" w:rsidRPr="002164F6">
          <w:t>langgenius</w:t>
        </w:r>
        <w:proofErr w:type="spellEnd"/>
        <w:r w:rsidR="002164F6" w:rsidRPr="002164F6">
          <w:t>/</w:t>
        </w:r>
        <w:proofErr w:type="spellStart"/>
        <w:proofErr w:type="gramStart"/>
        <w:r w:rsidR="002164F6" w:rsidRPr="002164F6">
          <w:t>dify</w:t>
        </w:r>
        <w:proofErr w:type="spellEnd"/>
        <w:r w:rsidR="002164F6" w:rsidRPr="002164F6">
          <w:t>[</w:t>
        </w:r>
        <w:proofErr w:type="gramEnd"/>
        <w:r w:rsidR="002164F6" w:rsidRPr="002164F6">
          <w:t xml:space="preserve">CP/OL]. </w:t>
        </w:r>
        <w:proofErr w:type="spellStart"/>
        <w:r w:rsidR="002164F6" w:rsidRPr="002164F6">
          <w:t>LangGenius</w:t>
        </w:r>
        <w:proofErr w:type="spellEnd"/>
        <w:r w:rsidR="002164F6" w:rsidRPr="002164F6">
          <w:t>, 2026[2026-03-17]. https://github.com/langgenius/dify.</w:t>
        </w:r>
        <w:r w:rsidR="002164F6">
          <w:t xml:space="preserve"> </w:t>
        </w:r>
      </w:ins>
      <w:del w:id="3648" w:author="fei zhai" w:date="2026-05-06T18:59:00Z">
        <w:r w:rsidDel="002164F6">
          <w:delText>LIU W, ZHANG J, ZHAO Y. A Comparison of Deep Learning and Traditional Machine Learning Approaches in Detecting Cognitive Impairment Using MRI Scans[C/OL]//2022 IEEE 46th Annual Computers, Software, and Applications Conference (COMPSAC). 2022: 998-1001[2026-03-16]. https://ieeexplore.ieee.org/document/9842735.</w:delText>
        </w:r>
      </w:del>
    </w:p>
    <w:p w14:paraId="5E0BC43F" w14:textId="5FD9AC30" w:rsidR="007D28D6" w:rsidRDefault="00000000">
      <w:pPr>
        <w:pStyle w:val="af2"/>
        <w:ind w:left="420" w:hanging="420"/>
      </w:pPr>
      <w:r>
        <w:t>[33]</w:t>
      </w:r>
      <w:r>
        <w:tab/>
      </w:r>
      <w:ins w:id="3649" w:author="fei zhai" w:date="2026-05-06T19:04:00Z">
        <w:r w:rsidR="000E7C61" w:rsidRPr="000E7C61">
          <w:t xml:space="preserve">Xu, J., et al. (2024). </w:t>
        </w:r>
        <w:proofErr w:type="spellStart"/>
        <w:r w:rsidR="000E7C61" w:rsidRPr="000E7C61">
          <w:t>PaECTER</w:t>
        </w:r>
        <w:proofErr w:type="spellEnd"/>
        <w:r w:rsidR="000E7C61" w:rsidRPr="000E7C61">
          <w:t>: Patent document representations with citation network information. Information Processing &amp; Management, 61(1), 103521.</w:t>
        </w:r>
        <w:r w:rsidR="000E7C61">
          <w:t xml:space="preserve"> </w:t>
        </w:r>
      </w:ins>
      <w:del w:id="3650" w:author="fei zhai" w:date="2026-05-06T19:04:00Z">
        <w:r w:rsidDel="000E7C61">
          <w:delText>LEWIS M, ELAD G, BELADEV M, et al. Comparison of deep learning with traditional models to predict preventable acute care use and spending among heart failure patients[J]. Scientific Reports, 2021, 11(1): 1164.</w:delText>
        </w:r>
      </w:del>
    </w:p>
    <w:p w14:paraId="047485EC" w14:textId="54D6B7AA" w:rsidR="007D28D6" w:rsidRDefault="00000000">
      <w:pPr>
        <w:pStyle w:val="af2"/>
        <w:ind w:left="420" w:hanging="420"/>
      </w:pPr>
      <w:r>
        <w:t>[34]</w:t>
      </w:r>
      <w:r>
        <w:tab/>
      </w:r>
      <w:ins w:id="3651" w:author="fei zhai" w:date="2026-05-06T19:04:00Z">
        <w:r w:rsidR="000E7C61" w:rsidRPr="000E7C61">
          <w:t>Li, M., et al. (2024). RAMHA: Robust and adaptive multi-head attention for medical domain-specific transfer learning. Bioinformatics, 40(2), btae045.</w:t>
        </w:r>
        <w:r w:rsidR="000E7C61">
          <w:t xml:space="preserve"> </w:t>
        </w:r>
      </w:ins>
      <w:del w:id="3652" w:author="fei zhai" w:date="2026-05-06T19:04:00Z">
        <w:r w:rsidDel="000E7C61">
          <w:delText>GloVe: Global Vectors for Word Representation - ACL Anthology[EB/OL]. [2026-03-16]. https://aclanthology.org/D14-1162/.</w:delText>
        </w:r>
      </w:del>
    </w:p>
    <w:p w14:paraId="05426AD5" w14:textId="482BAD2C" w:rsidR="007D28D6" w:rsidRDefault="00000000">
      <w:pPr>
        <w:pStyle w:val="af2"/>
        <w:ind w:left="420" w:hanging="420"/>
      </w:pPr>
      <w:r>
        <w:t>[35]</w:t>
      </w:r>
      <w:r>
        <w:tab/>
      </w:r>
      <w:ins w:id="3653" w:author="fei zhai" w:date="2026-05-06T19:06:00Z">
        <w:r w:rsidR="00C65CBB" w:rsidRPr="00C65CBB">
          <w:rPr>
            <w:rFonts w:hint="eastAsia"/>
          </w:rPr>
          <w:t>智慧芽官网</w:t>
        </w:r>
        <w:r w:rsidR="00C65CBB" w:rsidRPr="00C65CBB">
          <w:rPr>
            <w:rFonts w:hint="eastAsia"/>
          </w:rPr>
          <w:t xml:space="preserve"> - </w:t>
        </w:r>
        <w:r w:rsidR="00C65CBB" w:rsidRPr="00C65CBB">
          <w:rPr>
            <w:rFonts w:hint="eastAsia"/>
          </w:rPr>
          <w:t>更懂技术创新的</w:t>
        </w:r>
        <w:r w:rsidR="00C65CBB" w:rsidRPr="00C65CBB">
          <w:rPr>
            <w:rFonts w:hint="eastAsia"/>
          </w:rPr>
          <w:t>AI Agent</w:t>
        </w:r>
        <w:r w:rsidR="00C65CBB" w:rsidRPr="00C65CBB">
          <w:rPr>
            <w:rFonts w:hint="eastAsia"/>
          </w:rPr>
          <w:t>平台</w:t>
        </w:r>
        <w:r w:rsidR="00C65CBB" w:rsidRPr="00C65CBB">
          <w:rPr>
            <w:rFonts w:hint="eastAsia"/>
          </w:rPr>
          <w:t>[EB/OL]. [2026-03-17].</w:t>
        </w:r>
        <w:r w:rsidR="00C65CBB">
          <w:t xml:space="preserve"> </w:t>
        </w:r>
      </w:ins>
      <w:del w:id="3654" w:author="fei zhai" w:date="2026-05-06T19:06:00Z">
        <w:r w:rsidDel="00C65CBB">
          <w:delText>MIKOLOV T, SUTSKEVER I, CHEN K, et al. Distributed Representations of Words and Phrases and their Compositionality[C/OL]//Advances in Neural Information Processing Systems: Vol. 26. Curran Associates, Inc., 2013[2026-03-16]. https://proceedings.neurips.cc/paper_files/paper/2013/hash/9aa42b31882ec039965f3c4923ce901b-Abstract.html.</w:delText>
        </w:r>
      </w:del>
    </w:p>
    <w:p w14:paraId="6009146A" w14:textId="5E388A42" w:rsidR="007D28D6" w:rsidRDefault="00000000">
      <w:pPr>
        <w:pStyle w:val="af2"/>
        <w:ind w:left="420" w:hanging="420"/>
      </w:pPr>
      <w:r>
        <w:t>[36]</w:t>
      </w:r>
      <w:r>
        <w:tab/>
      </w:r>
      <w:ins w:id="3655" w:author="fei zhai" w:date="2026-05-06T19:07:00Z">
        <w:r w:rsidR="00C65CBB" w:rsidRPr="00C65CBB">
          <w:rPr>
            <w:rFonts w:hint="eastAsia"/>
          </w:rPr>
          <w:t>医知桥</w:t>
        </w:r>
        <w:r w:rsidR="00C65CBB" w:rsidRPr="00C65CBB">
          <w:rPr>
            <w:rFonts w:hint="eastAsia"/>
          </w:rPr>
          <w:t xml:space="preserve">[EB/OL]. [2026-03-17]. https://www.mediplink.com.cn/login. </w:t>
        </w:r>
      </w:ins>
      <w:del w:id="3656" w:author="fei zhai" w:date="2026-05-06T19:07:00Z">
        <w:r w:rsidDel="00C65CBB">
          <w:delText>KIM Y. Convolutional Neural Networks for Sentence Classification[C/OL]//MOSCHITTI A, PANG B, DAELEMANS W. Proceedings of the 2014 Conference on Empirical Methods in Natural Language Processing (EMNLP). Doha, Qatar: Association for Computational Linguistics, 2014: 1746-1751[2026-03-16]. https://aclanthology.org/D14-1181/.</w:delText>
        </w:r>
      </w:del>
    </w:p>
    <w:p w14:paraId="576118B3" w14:textId="41109D02" w:rsidR="007D28D6" w:rsidRDefault="00000000">
      <w:pPr>
        <w:pStyle w:val="af2"/>
        <w:ind w:left="420" w:hanging="420"/>
      </w:pPr>
      <w:r>
        <w:t>[37]</w:t>
      </w:r>
      <w:r>
        <w:tab/>
      </w:r>
      <w:ins w:id="3657" w:author="fei zhai" w:date="2026-05-06T20:05:00Z">
        <w:r w:rsidR="00015950" w:rsidRPr="00127720">
          <w:rPr>
            <w:rFonts w:hint="eastAsia"/>
          </w:rPr>
          <w:t>国家食品药品监督管理总局</w:t>
        </w:r>
      </w:ins>
      <w:ins w:id="3658" w:author="fei zhai" w:date="2026-05-06T19:16:00Z">
        <w:r w:rsidR="00255E8E" w:rsidRPr="00255E8E">
          <w:rPr>
            <w:rFonts w:hint="eastAsia"/>
          </w:rPr>
          <w:t xml:space="preserve">. </w:t>
        </w:r>
        <w:r w:rsidR="00255E8E" w:rsidRPr="00255E8E">
          <w:rPr>
            <w:rFonts w:hint="eastAsia"/>
          </w:rPr>
          <w:t>关于发布《医疗器械分类目录》动态调整工作程序的公告（</w:t>
        </w:r>
        <w:r w:rsidR="00255E8E" w:rsidRPr="00255E8E">
          <w:rPr>
            <w:rFonts w:hint="eastAsia"/>
          </w:rPr>
          <w:t>2021</w:t>
        </w:r>
        <w:r w:rsidR="00255E8E" w:rsidRPr="00255E8E">
          <w:rPr>
            <w:rFonts w:hint="eastAsia"/>
          </w:rPr>
          <w:t>年第</w:t>
        </w:r>
        <w:r w:rsidR="00255E8E" w:rsidRPr="00255E8E">
          <w:rPr>
            <w:rFonts w:hint="eastAsia"/>
          </w:rPr>
          <w:t>60</w:t>
        </w:r>
        <w:r w:rsidR="00255E8E" w:rsidRPr="00255E8E">
          <w:rPr>
            <w:rFonts w:hint="eastAsia"/>
          </w:rPr>
          <w:t>号）</w:t>
        </w:r>
        <w:r w:rsidR="00255E8E" w:rsidRPr="00255E8E">
          <w:rPr>
            <w:rFonts w:hint="eastAsia"/>
          </w:rPr>
          <w:t>[EB/OL]. (2021-04-27). https://www.nmpa.gov.cn.</w:t>
        </w:r>
        <w:r w:rsidR="00255E8E">
          <w:t xml:space="preserve"> </w:t>
        </w:r>
      </w:ins>
      <w:del w:id="3659" w:author="fei zhai" w:date="2026-05-06T19:16:00Z">
        <w:r w:rsidDel="00255E8E">
          <w:delText>LI S, HU J, CUI Y, et al. DeepPatent: patent classification with convolutional neural networks and word embedding[J]. Scientometrics, 2018, 117(2): 721-744.</w:delText>
        </w:r>
      </w:del>
    </w:p>
    <w:p w14:paraId="42FD5DF9" w14:textId="47A5D54F" w:rsidR="007D28D6" w:rsidRDefault="00000000">
      <w:pPr>
        <w:pStyle w:val="af2"/>
        <w:ind w:left="420" w:hanging="420"/>
      </w:pPr>
      <w:r>
        <w:t>[38]</w:t>
      </w:r>
      <w:r>
        <w:tab/>
      </w:r>
      <w:ins w:id="3660" w:author="fei zhai" w:date="2026-05-06T19:19:00Z">
        <w:r w:rsidR="00127720" w:rsidRPr="00127720">
          <w:rPr>
            <w:rFonts w:hint="eastAsia"/>
          </w:rPr>
          <w:t>国家食品药品监督管理总局</w:t>
        </w:r>
        <w:r w:rsidR="00127720" w:rsidRPr="00127720">
          <w:rPr>
            <w:rFonts w:hint="eastAsia"/>
          </w:rPr>
          <w:t xml:space="preserve">. </w:t>
        </w:r>
        <w:r w:rsidR="00127720" w:rsidRPr="00127720">
          <w:rPr>
            <w:rFonts w:hint="eastAsia"/>
          </w:rPr>
          <w:t>关于发布医疗器械分类目录的公告</w:t>
        </w:r>
        <w:r w:rsidR="00127720" w:rsidRPr="00127720">
          <w:rPr>
            <w:rFonts w:hint="eastAsia"/>
          </w:rPr>
          <w:t>: 2017</w:t>
        </w:r>
        <w:r w:rsidR="00127720" w:rsidRPr="00127720">
          <w:rPr>
            <w:rFonts w:hint="eastAsia"/>
          </w:rPr>
          <w:t>年第</w:t>
        </w:r>
        <w:r w:rsidR="00127720" w:rsidRPr="00127720">
          <w:rPr>
            <w:rFonts w:hint="eastAsia"/>
          </w:rPr>
          <w:t>104</w:t>
        </w:r>
        <w:r w:rsidR="00127720" w:rsidRPr="00127720">
          <w:rPr>
            <w:rFonts w:hint="eastAsia"/>
          </w:rPr>
          <w:t>号</w:t>
        </w:r>
        <w:r w:rsidR="00127720" w:rsidRPr="00127720">
          <w:rPr>
            <w:rFonts w:hint="eastAsia"/>
          </w:rPr>
          <w:t>[EB/OL]. (2017-08-</w:t>
        </w:r>
        <w:proofErr w:type="gramStart"/>
        <w:r w:rsidR="00127720" w:rsidRPr="00127720">
          <w:rPr>
            <w:rFonts w:hint="eastAsia"/>
          </w:rPr>
          <w:t>31)[</w:t>
        </w:r>
        <w:proofErr w:type="gramEnd"/>
        <w:r w:rsidR="00127720" w:rsidRPr="00127720">
          <w:rPr>
            <w:rFonts w:hint="eastAsia"/>
          </w:rPr>
          <w:t>2026-05-06]. https://</w:t>
        </w:r>
      </w:ins>
      <w:ins w:id="3661" w:author="fei zhai" w:date="2026-05-06T19:20:00Z">
        <w:r w:rsidR="00127720" w:rsidRPr="00127720">
          <w:t xml:space="preserve"> </w:t>
        </w:r>
        <w:r w:rsidR="00127720" w:rsidRPr="00127720">
          <w:t>https://www.nmpa.gov.cn/xxgk/ggtg/ylqxggtg/ylqxqtggtg/20170904150301406.html</w:t>
        </w:r>
        <w:r w:rsidR="00127720" w:rsidRPr="00127720" w:rsidDel="00127720">
          <w:t xml:space="preserve"> </w:t>
        </w:r>
      </w:ins>
      <w:del w:id="3662" w:author="fei zhai" w:date="2026-05-06T19:19:00Z">
        <w:r w:rsidDel="00127720">
          <w:delText>HOCHREITER S, SCHMIDHUBER J. Long Short-Term Memory[J]. Neural Computation, 1997, 9(8): 1735-1780</w:delText>
        </w:r>
      </w:del>
      <w:r>
        <w:t>.</w:t>
      </w:r>
    </w:p>
    <w:p w14:paraId="0D0AF639" w14:textId="385C0C60" w:rsidR="007D28D6" w:rsidRDefault="00000000">
      <w:pPr>
        <w:pStyle w:val="af2"/>
        <w:ind w:left="420" w:hanging="420"/>
      </w:pPr>
      <w:r>
        <w:t>[39]</w:t>
      </w:r>
      <w:r>
        <w:tab/>
      </w:r>
      <w:ins w:id="3663" w:author="fei zhai" w:date="2026-05-06T19:24:00Z">
        <w:r w:rsidR="00CC5586" w:rsidRPr="00CC5586">
          <w:t>Northcutt C G, Jiang L, Chuang I L. Confident Learning: Estimating Uncertainty in Dataset Labels[J]. Journal of Artificial Intelligence Research, 2021, 70: 1373-1411. DOI: 10.1613/jair.1.12125</w:t>
        </w:r>
        <w:r w:rsidR="00CC5586">
          <w:t xml:space="preserve"> </w:t>
        </w:r>
      </w:ins>
      <w:del w:id="3664" w:author="fei zhai" w:date="2026-05-06T19:24:00Z">
        <w:r w:rsidDel="00CC5586">
          <w:delText>XIAO Y, CHO K. Efficient Character-level Document Classification by Combining Convolution and Recurrent Layers[EB/OL]. arXiv, 2016[2026-03-17]. http://arxiv.org/abs/1602.00367</w:delText>
        </w:r>
      </w:del>
      <w:r>
        <w:t>.</w:t>
      </w:r>
    </w:p>
    <w:p w14:paraId="7894973C" w14:textId="69D0ACF4" w:rsidR="007D28D6" w:rsidRDefault="00000000">
      <w:pPr>
        <w:pStyle w:val="af2"/>
        <w:ind w:left="420" w:hanging="420"/>
      </w:pPr>
      <w:r>
        <w:lastRenderedPageBreak/>
        <w:t>[40]</w:t>
      </w:r>
      <w:r>
        <w:tab/>
      </w:r>
      <w:proofErr w:type="spellStart"/>
      <w:ins w:id="3665" w:author="fei zhai" w:date="2026-05-06T19:25:00Z">
        <w:r w:rsidR="00616DEC" w:rsidRPr="00616DEC">
          <w:t>Gilardi</w:t>
        </w:r>
        <w:proofErr w:type="spellEnd"/>
        <w:r w:rsidR="00616DEC" w:rsidRPr="00616DEC">
          <w:t xml:space="preserve"> F, Alizadeh M, </w:t>
        </w:r>
        <w:proofErr w:type="spellStart"/>
        <w:r w:rsidR="00616DEC" w:rsidRPr="00616DEC">
          <w:t>Kubli</w:t>
        </w:r>
        <w:proofErr w:type="spellEnd"/>
        <w:r w:rsidR="00616DEC" w:rsidRPr="00616DEC">
          <w:t xml:space="preserve"> M. </w:t>
        </w:r>
        <w:proofErr w:type="spellStart"/>
        <w:r w:rsidR="00616DEC" w:rsidRPr="00616DEC">
          <w:t>ChatGPT</w:t>
        </w:r>
        <w:proofErr w:type="spellEnd"/>
        <w:r w:rsidR="00616DEC" w:rsidRPr="00616DEC">
          <w:t xml:space="preserve"> out-performs crowd-workers for text-annotation tasks[J]. Proceedings of the National Academy of Sciences (PNAS), 2023, 120(28): e2305016120. DOI: 10.1073/pnas.2305016120.</w:t>
        </w:r>
        <w:r w:rsidR="00616DEC">
          <w:t xml:space="preserve"> </w:t>
        </w:r>
      </w:ins>
      <w:del w:id="3666" w:author="fei zhai" w:date="2026-05-06T19:25:00Z">
        <w:r w:rsidDel="00616DEC">
          <w:delText>LEE B H, PARK C, SHIN S. Vacua and walls of mass-deformed Kähler nonlinear sigma models on $SO(2N)/U(N)$[J]. Physical Review D, 2017, 96(10): 105017.</w:delText>
        </w:r>
      </w:del>
    </w:p>
    <w:p w14:paraId="777AD147" w14:textId="67050053" w:rsidR="007D28D6" w:rsidRDefault="00000000">
      <w:pPr>
        <w:pStyle w:val="af2"/>
        <w:ind w:left="420" w:hanging="420"/>
      </w:pPr>
      <w:r>
        <w:t>[41]</w:t>
      </w:r>
      <w:r>
        <w:tab/>
      </w:r>
      <w:ins w:id="3667" w:author="fei zhai" w:date="2026-05-06T19:29:00Z">
        <w:r w:rsidR="001A662E" w:rsidRPr="001A662E">
          <w:t>SCHUIRMANN D J. A comparison of the two one-sided tests procedure and the power approach for assessing the equivalence of average bioavailability[J]. Journal of Pharmacokinetics and Biopharmaceutics, 1987, 15(6): 657-680. DOI: 10.1007/BF01068419.</w:t>
        </w:r>
        <w:r w:rsidR="001A662E">
          <w:t xml:space="preserve"> </w:t>
        </w:r>
      </w:ins>
      <w:del w:id="3668" w:author="fei zhai" w:date="2026-05-06T19:29:00Z">
        <w:r w:rsidDel="001A662E">
          <w:delText>VASWANI A, SHAZEER N, PARMAR N, et al. Attention is All you Need[C/OL]//Advances in Neural Information Processing Systems: Vol. 30. Curran Associates, Inc., 2017[2026-03-17]. https://papers.nips.cc/paper/2017/hash/3f5ee243547dee91fbd053c1c4a845aa-Abstract.html.</w:delText>
        </w:r>
      </w:del>
    </w:p>
    <w:p w14:paraId="3DBB93FE" w14:textId="0551E333" w:rsidR="007D28D6" w:rsidRDefault="00000000">
      <w:pPr>
        <w:pStyle w:val="af2"/>
        <w:ind w:left="420" w:hanging="420"/>
      </w:pPr>
      <w:r>
        <w:t>[42]</w:t>
      </w:r>
      <w:r>
        <w:tab/>
      </w:r>
      <w:ins w:id="3669" w:author="fei zhai" w:date="2026-05-06T19:33:00Z">
        <w:r w:rsidR="00CE0893" w:rsidRPr="00CE0893">
          <w:t>COX D R. The Regression Analysis of Binary Sequences[J]. Journal of the Royal Statistical Society: Series B (Methodological), 1958, 20(2): 215-2</w:t>
        </w:r>
      </w:ins>
      <w:ins w:id="3670" w:author="fei zhai" w:date="2026-05-06T19:36:00Z">
        <w:r w:rsidR="00AE6952">
          <w:t>4</w:t>
        </w:r>
      </w:ins>
      <w:ins w:id="3671" w:author="fei zhai" w:date="2026-05-06T19:33:00Z">
        <w:r w:rsidR="00CE0893" w:rsidRPr="00CE0893">
          <w:t>2.</w:t>
        </w:r>
        <w:r w:rsidR="00CE0893">
          <w:t xml:space="preserve"> </w:t>
        </w:r>
      </w:ins>
      <w:del w:id="3672" w:author="fei zhai" w:date="2026-05-06T19:33:00Z">
        <w:r w:rsidDel="00CE0893">
          <w:delText>DEVLIN J, CHANG M W, LEE K, et al. BERT: Pre-training of Deep Bidirectional Transformers for Language Understanding[C/OL]//BURSTEIN J, DORAN C, SOLORIO T. Proceedings of the 2019 Conference of the North American Chapter of the Association for Computational Linguistics: Human Language Technologies, Volume 1 (Long and Short Papers). Minneapolis, Minnesota: Association for Computational Linguistics, 2019: 4171-4186[2026-03-17]. https://aclanthology.org/N19-1423/.</w:delText>
        </w:r>
      </w:del>
    </w:p>
    <w:p w14:paraId="60295335" w14:textId="292BDF01" w:rsidR="007D28D6" w:rsidRDefault="00000000">
      <w:pPr>
        <w:pStyle w:val="af2"/>
        <w:ind w:left="420" w:hanging="420"/>
      </w:pPr>
      <w:r>
        <w:t>[43]</w:t>
      </w:r>
      <w:r>
        <w:tab/>
      </w:r>
      <w:ins w:id="3673" w:author="fei zhai" w:date="2026-05-06T19:33:00Z">
        <w:r w:rsidR="00CE0893" w:rsidRPr="00CE0893">
          <w:t>COVER T, HART P. Nearest neighbor pattern classification[J]. IEEE Transactions on Information Theory, 1967, 13(1): 21-27.</w:t>
        </w:r>
        <w:r w:rsidR="00CE0893">
          <w:t xml:space="preserve"> </w:t>
        </w:r>
      </w:ins>
      <w:del w:id="3674" w:author="fei zhai" w:date="2026-05-06T19:33:00Z">
        <w:r w:rsidDel="00CE0893">
          <w:delText>LEE J S, HSIANG J. PatentBERT: Patent Classification with Fine-Tuning a pre-trained BERT Model[EB/OL]. arXiv, 2019[2026-03-17]. http://arxiv.org/abs/1906.02124.</w:delText>
        </w:r>
      </w:del>
    </w:p>
    <w:p w14:paraId="2C6A1396" w14:textId="370D0F30" w:rsidR="007D28D6" w:rsidRDefault="00000000">
      <w:pPr>
        <w:pStyle w:val="af2"/>
        <w:ind w:left="420" w:hanging="420"/>
      </w:pPr>
      <w:r>
        <w:t>[44]</w:t>
      </w:r>
      <w:r>
        <w:tab/>
      </w:r>
      <w:ins w:id="3675" w:author="fei zhai" w:date="2026-05-06T19:33:00Z">
        <w:r w:rsidR="00CE0893" w:rsidRPr="00CE0893">
          <w:t>BREIMAN L. Random Forests[J]. Machine Learning, 2001, 45(1): 5-32.</w:t>
        </w:r>
        <w:r w:rsidR="00CE0893">
          <w:t xml:space="preserve"> </w:t>
        </w:r>
      </w:ins>
      <w:del w:id="3676" w:author="fei zhai" w:date="2026-05-06T19:33:00Z">
        <w:r w:rsidDel="00CE0893">
          <w:delText>BEKAMIRI H, HAIN D S, JUROWETZKI R. PatentSBERTa: A Deep NLP based Hybrid Model for Patent Distance and Classification using Augmented SBERT[EB/OL]. arXiv, 2021[2026-03-17]. http://arxiv.org/abs/2103.11933.</w:delText>
        </w:r>
      </w:del>
    </w:p>
    <w:p w14:paraId="7C7E3A94" w14:textId="2911F5A3" w:rsidR="007D28D6" w:rsidRDefault="00000000">
      <w:pPr>
        <w:pStyle w:val="af2"/>
        <w:ind w:left="420" w:hanging="420"/>
      </w:pPr>
      <w:r>
        <w:t>[45]</w:t>
      </w:r>
      <w:r>
        <w:tab/>
      </w:r>
      <w:ins w:id="3677" w:author="fei zhai" w:date="2026-05-06T19:36:00Z">
        <w:r w:rsidR="00AE6952" w:rsidRPr="00AE6952">
          <w:t xml:space="preserve">CHEN T, GUESTRIN C. </w:t>
        </w:r>
        <w:proofErr w:type="spellStart"/>
        <w:r w:rsidR="00AE6952" w:rsidRPr="00AE6952">
          <w:t>XGBoost</w:t>
        </w:r>
        <w:proofErr w:type="spellEnd"/>
        <w:r w:rsidR="00AE6952" w:rsidRPr="00AE6952">
          <w:t>: A scalable tree boosting system[C]//Proceedings of the 22nd ACM SIGKDD International Conference on Knowledge Discovery and Data Mining. San Francisco: ACM, 2016: 785-794</w:t>
        </w:r>
        <w:r w:rsidR="00AE6952">
          <w:t>.</w:t>
        </w:r>
      </w:ins>
      <w:ins w:id="3678" w:author="fei zhai" w:date="2026-05-06T19:34:00Z">
        <w:r w:rsidR="00CE0893">
          <w:t xml:space="preserve"> </w:t>
        </w:r>
      </w:ins>
      <w:del w:id="3679" w:author="fei zhai" w:date="2026-05-06T19:34:00Z">
        <w:r w:rsidDel="00CE0893">
          <w:delText>LIU Y, OTT M, GOYAL N, et al. RoBERTa: A Robustly Optimized BERT Pretraining Approach[EB/OL]. arXiv, 2019[2026-03-17]. http://arxiv.org/abs/1907.11692.</w:delText>
        </w:r>
      </w:del>
    </w:p>
    <w:p w14:paraId="119A3ED9" w14:textId="618E8AFA" w:rsidR="007D28D6" w:rsidDel="00795AD0" w:rsidRDefault="00000000">
      <w:pPr>
        <w:pStyle w:val="af2"/>
        <w:ind w:left="420" w:hanging="420"/>
        <w:rPr>
          <w:del w:id="3680" w:author="fei zhai" w:date="2026-05-06T19:46:00Z"/>
        </w:rPr>
      </w:pPr>
      <w:del w:id="3681" w:author="fei zhai" w:date="2026-05-06T19:46:00Z">
        <w:r w:rsidDel="00795AD0">
          <w:delText>[46]</w:delText>
        </w:r>
        <w:r w:rsidDel="00795AD0">
          <w:tab/>
          <w:delText>YANG Z, DAI Z, YANG Y, et al. XLNet: Generalized Autoregressive Pretraining for Language Understanding[C/OL]//Advances in Neural Information Processing Systems: Vol. 32. Curran Associates, Inc., 2019[2026-03-17]. https://proceedings.neurips.cc/paper_files/paper/2019/hash/dc6a7e655d7e5840e66733e9ee67cc69-Abstract.html.</w:delText>
        </w:r>
      </w:del>
    </w:p>
    <w:p w14:paraId="6569C0B4" w14:textId="4A934F57" w:rsidR="007D28D6" w:rsidRDefault="00000000">
      <w:pPr>
        <w:pStyle w:val="af2"/>
        <w:ind w:left="420" w:hanging="420"/>
      </w:pPr>
      <w:r>
        <w:t>[</w:t>
      </w:r>
      <w:del w:id="3682" w:author="fei zhai" w:date="2026-05-06T19:46:00Z">
        <w:r w:rsidDel="00795AD0">
          <w:delText>47</w:delText>
        </w:r>
      </w:del>
      <w:ins w:id="3683" w:author="fei zhai" w:date="2026-05-06T19:46:00Z">
        <w:r w:rsidR="00795AD0">
          <w:t>4</w:t>
        </w:r>
        <w:r w:rsidR="00795AD0">
          <w:t>6</w:t>
        </w:r>
      </w:ins>
      <w:r>
        <w:t>]</w:t>
      </w:r>
      <w:r>
        <w:tab/>
      </w:r>
      <w:del w:id="3684" w:author="fei zhai" w:date="2026-05-06T18:56:00Z">
        <w:r w:rsidDel="00895707">
          <w:delText>ZHU H, ZHANG C, HUANG J, et al. HiTIN: Hierarchy-aware Tree Isomorphism Network for Hierarchical Text Classification[C/OL]//ROGERS A, BOYD-GRABER J, OKAZAKI N. Proceedings of the 61st Annual Meeting of the Association for Computational Linguistics (Volume 1: Long Papers). Toronto, Canada: Association for Computational Linguistics, 2023: 7809-7821[2026-03-17]. https://aclanthology.org/2023.acl-long.432/</w:delText>
        </w:r>
      </w:del>
      <w:ins w:id="3685" w:author="fei zhai" w:date="2026-05-06T19:44:00Z">
        <w:r w:rsidR="00460871" w:rsidRPr="00460871">
          <w:t>google-</w:t>
        </w:r>
        <w:proofErr w:type="spellStart"/>
        <w:r w:rsidR="00460871" w:rsidRPr="00460871">
          <w:t>bert</w:t>
        </w:r>
        <w:proofErr w:type="spellEnd"/>
        <w:r w:rsidR="00460871" w:rsidRPr="00460871">
          <w:t>/</w:t>
        </w:r>
        <w:proofErr w:type="spellStart"/>
        <w:r w:rsidR="00460871" w:rsidRPr="00460871">
          <w:t>bert</w:t>
        </w:r>
        <w:proofErr w:type="spellEnd"/>
        <w:r w:rsidR="00460871" w:rsidRPr="00460871">
          <w:t>-base-</w:t>
        </w:r>
        <w:proofErr w:type="spellStart"/>
        <w:r w:rsidR="00460871" w:rsidRPr="00460871">
          <w:t>chinese</w:t>
        </w:r>
        <w:proofErr w:type="spellEnd"/>
        <w:r w:rsidR="00460871" w:rsidRPr="00460871">
          <w:t xml:space="preserve"> · Hugging Face[EB/OL]. (2018-10-</w:t>
        </w:r>
        <w:proofErr w:type="gramStart"/>
        <w:r w:rsidR="00460871" w:rsidRPr="00460871">
          <w:t>11)[</w:t>
        </w:r>
        <w:proofErr w:type="gramEnd"/>
        <w:r w:rsidR="00460871" w:rsidRPr="00460871">
          <w:t>2026-03-17]. https://huggingface.co/google-bert/bert-base-chinese</w:t>
        </w:r>
      </w:ins>
      <w:r>
        <w:t>.</w:t>
      </w:r>
    </w:p>
    <w:p w14:paraId="2512AA3C" w14:textId="7C958481" w:rsidR="007D28D6" w:rsidRDefault="00000000">
      <w:pPr>
        <w:pStyle w:val="af2"/>
        <w:ind w:left="420" w:hanging="420"/>
      </w:pPr>
      <w:r>
        <w:t>[</w:t>
      </w:r>
      <w:del w:id="3686" w:author="fei zhai" w:date="2026-05-06T19:46:00Z">
        <w:r w:rsidDel="00795AD0">
          <w:delText>48</w:delText>
        </w:r>
      </w:del>
      <w:ins w:id="3687" w:author="fei zhai" w:date="2026-05-06T19:46:00Z">
        <w:r w:rsidR="00795AD0">
          <w:t>4</w:t>
        </w:r>
        <w:r w:rsidR="00795AD0">
          <w:t>7</w:t>
        </w:r>
      </w:ins>
      <w:r>
        <w:t>]</w:t>
      </w:r>
      <w:r>
        <w:tab/>
      </w:r>
      <w:proofErr w:type="spellStart"/>
      <w:ins w:id="3688" w:author="fei zhai" w:date="2026-05-06T19:44:00Z">
        <w:r w:rsidR="00460871" w:rsidRPr="00460871">
          <w:t>hfl</w:t>
        </w:r>
        <w:proofErr w:type="spellEnd"/>
        <w:r w:rsidR="00460871" w:rsidRPr="00460871">
          <w:t>/</w:t>
        </w:r>
        <w:proofErr w:type="spellStart"/>
        <w:r w:rsidR="00460871" w:rsidRPr="00460871">
          <w:t>chinese-roberta-wwm-ext</w:t>
        </w:r>
        <w:proofErr w:type="spellEnd"/>
        <w:r w:rsidR="00460871" w:rsidRPr="00460871">
          <w:t xml:space="preserve"> · Hugging </w:t>
        </w:r>
        <w:proofErr w:type="gramStart"/>
        <w:r w:rsidR="00460871" w:rsidRPr="00460871">
          <w:t>Face[</w:t>
        </w:r>
        <w:proofErr w:type="gramEnd"/>
        <w:r w:rsidR="00460871" w:rsidRPr="00460871">
          <w:t>EB/OL]. (2024-05-</w:t>
        </w:r>
        <w:proofErr w:type="gramStart"/>
        <w:r w:rsidR="00460871" w:rsidRPr="00460871">
          <w:t>07)[</w:t>
        </w:r>
        <w:proofErr w:type="gramEnd"/>
        <w:r w:rsidR="00460871" w:rsidRPr="00460871">
          <w:t>2026-03-17]. https://huggingface.co/hfl/chinese-roberta-wwm-ext</w:t>
        </w:r>
      </w:ins>
      <w:del w:id="3689" w:author="fei zhai" w:date="2026-05-06T19:44:00Z">
        <w:r w:rsidDel="00460871">
          <w:delText>BAI J, BAI S, CHU Y, et al. Qwen Technical Report[EB/OL]. arXiv, 2023[2026-03-17]. http://arxiv.org/abs/2309.16609</w:delText>
        </w:r>
      </w:del>
      <w:r>
        <w:t>.</w:t>
      </w:r>
    </w:p>
    <w:p w14:paraId="58198867" w14:textId="2682F123" w:rsidR="007D28D6" w:rsidRDefault="00000000">
      <w:pPr>
        <w:pStyle w:val="af2"/>
        <w:ind w:left="420" w:hanging="420"/>
        <w:rPr>
          <w:ins w:id="3690" w:author="fei zhai" w:date="2026-05-06T19:51:00Z"/>
        </w:rPr>
      </w:pPr>
      <w:r>
        <w:t>[</w:t>
      </w:r>
      <w:del w:id="3691" w:author="fei zhai" w:date="2026-05-06T19:46:00Z">
        <w:r w:rsidDel="00795AD0">
          <w:delText>49</w:delText>
        </w:r>
      </w:del>
      <w:ins w:id="3692" w:author="fei zhai" w:date="2026-05-06T19:46:00Z">
        <w:r w:rsidR="00795AD0">
          <w:t>4</w:t>
        </w:r>
        <w:r w:rsidR="00795AD0">
          <w:t>8</w:t>
        </w:r>
      </w:ins>
      <w:r>
        <w:t>]</w:t>
      </w:r>
      <w:r>
        <w:tab/>
      </w:r>
      <w:proofErr w:type="spellStart"/>
      <w:ins w:id="3693" w:author="fei zhai" w:date="2026-05-06T19:44:00Z">
        <w:r w:rsidR="00460871" w:rsidRPr="00460871">
          <w:t>hfl</w:t>
        </w:r>
        <w:proofErr w:type="spellEnd"/>
        <w:r w:rsidR="00460871" w:rsidRPr="00460871">
          <w:t>/</w:t>
        </w:r>
        <w:proofErr w:type="spellStart"/>
        <w:r w:rsidR="00460871" w:rsidRPr="00460871">
          <w:t>chinese</w:t>
        </w:r>
        <w:proofErr w:type="spellEnd"/>
        <w:r w:rsidR="00460871" w:rsidRPr="00460871">
          <w:t>-</w:t>
        </w:r>
        <w:proofErr w:type="spellStart"/>
        <w:r w:rsidR="00460871" w:rsidRPr="00460871">
          <w:t>macbert</w:t>
        </w:r>
        <w:proofErr w:type="spellEnd"/>
        <w:r w:rsidR="00460871" w:rsidRPr="00460871">
          <w:t xml:space="preserve">-base · Hugging </w:t>
        </w:r>
        <w:proofErr w:type="gramStart"/>
        <w:r w:rsidR="00460871" w:rsidRPr="00460871">
          <w:t>Face[</w:t>
        </w:r>
        <w:proofErr w:type="gramEnd"/>
        <w:r w:rsidR="00460871" w:rsidRPr="00460871">
          <w:t>EB/OL]. (2024-05-</w:t>
        </w:r>
        <w:proofErr w:type="gramStart"/>
        <w:r w:rsidR="00460871" w:rsidRPr="00460871">
          <w:t>07)[</w:t>
        </w:r>
        <w:proofErr w:type="gramEnd"/>
        <w:r w:rsidR="00460871" w:rsidRPr="00460871">
          <w:t>2026-03-17]. https://huggingface.co/hfl/chinese-macbert-base.</w:t>
        </w:r>
        <w:r w:rsidR="00460871">
          <w:t xml:space="preserve"> </w:t>
        </w:r>
      </w:ins>
      <w:del w:id="3694" w:author="fei zhai" w:date="2026-05-06T19:44:00Z">
        <w:r w:rsidDel="00460871">
          <w:delText>LEWIS P, PEREZ E, PIKTUS A, et al. Retrieval-Augmented Generation for Knowledge-Intensive NLP Tasks[EB/OL]. arXiv, 2021[2026-03-17]. http://arxiv.org/abs/2005.11401.</w:delText>
        </w:r>
      </w:del>
    </w:p>
    <w:p w14:paraId="4D8A0ACE" w14:textId="41EBEE10" w:rsidR="00761625" w:rsidRDefault="00761625" w:rsidP="00761625">
      <w:pPr>
        <w:pStyle w:val="af2"/>
        <w:ind w:left="420" w:hanging="420"/>
        <w:rPr>
          <w:ins w:id="3695" w:author="fei zhai" w:date="2026-05-06T19:51:00Z"/>
        </w:rPr>
      </w:pPr>
      <w:ins w:id="3696" w:author="fei zhai" w:date="2026-05-06T19:51:00Z">
        <w:r>
          <w:t>[</w:t>
        </w:r>
        <w:r>
          <w:t>4</w:t>
        </w:r>
        <w:r>
          <w:t>9</w:t>
        </w:r>
        <w:r>
          <w:t>]</w:t>
        </w:r>
        <w:r>
          <w:tab/>
        </w:r>
        <w:r w:rsidRPr="00761625">
          <w:t>CUI Y, CHE W, LIU T, et al. Pre-training with Whole Word Masking for Chinese BERT[J]. IEEE/ACM Transactions on Audio, Speech, and Language Processing, 2021, 29: 3504-3514. DOI: 10.1109/TASLP.2021.3124368.</w:t>
        </w:r>
        <w:r>
          <w:t xml:space="preserve"> </w:t>
        </w:r>
      </w:ins>
    </w:p>
    <w:p w14:paraId="08699333" w14:textId="027784C4" w:rsidR="00761625" w:rsidDel="00761625" w:rsidRDefault="00761625" w:rsidP="00761625">
      <w:pPr>
        <w:pStyle w:val="af2"/>
        <w:ind w:left="199" w:hangingChars="95" w:hanging="199"/>
        <w:rPr>
          <w:del w:id="3697" w:author="fei zhai" w:date="2026-05-06T19:51:00Z"/>
          <w:rFonts w:hint="eastAsia"/>
        </w:rPr>
        <w:pPrChange w:id="3698" w:author="fei zhai" w:date="2026-05-06T19:51:00Z">
          <w:pPr>
            <w:pStyle w:val="af2"/>
            <w:ind w:left="420" w:hanging="420"/>
          </w:pPr>
        </w:pPrChange>
      </w:pPr>
    </w:p>
    <w:p w14:paraId="6692B1A1" w14:textId="55BE70A7" w:rsidR="007D28D6" w:rsidRDefault="00000000">
      <w:pPr>
        <w:pStyle w:val="af2"/>
        <w:ind w:left="420" w:hanging="420"/>
      </w:pPr>
      <w:r>
        <w:t>[50]</w:t>
      </w:r>
      <w:r>
        <w:tab/>
      </w:r>
      <w:ins w:id="3699" w:author="fei zhai" w:date="2026-05-06T20:04:00Z">
        <w:r w:rsidR="00015950" w:rsidRPr="00015950">
          <w:t>WANG Z, WANG P, HUANG L, et al. Incorporating hierarchy into text encoder: a contrastive learning approach for hierarchical text classification[C]//Proceedings of the 60th Annual Meeting of the Association for Computational Linguistics (Volume 1: Long Papers). Dublin: Association for Computational Linguistics, 2022: 7109-7119. DOI: 10.18653/v1/2022.acl-long.491</w:t>
        </w:r>
      </w:ins>
      <w:del w:id="3700" w:author="fei zhai" w:date="2026-05-06T20:04:00Z">
        <w:r w:rsidDel="00015950">
          <w:delText>智慧芽官网</w:delText>
        </w:r>
        <w:r w:rsidDel="00015950">
          <w:delText xml:space="preserve"> - </w:delText>
        </w:r>
        <w:r w:rsidDel="00015950">
          <w:delText>更懂技术创新的</w:delText>
        </w:r>
        <w:r w:rsidDel="00015950">
          <w:delText>AI Agent</w:delText>
        </w:r>
        <w:r w:rsidDel="00015950">
          <w:delText>平台</w:delText>
        </w:r>
        <w:r w:rsidDel="00015950">
          <w:delText>[EB/OL]. [2026-03-17]. https://www.zhihuiya.com/</w:delText>
        </w:r>
      </w:del>
      <w:r>
        <w:t>.</w:t>
      </w:r>
    </w:p>
    <w:p w14:paraId="24B56201" w14:textId="2D509A47" w:rsidR="007D28D6" w:rsidDel="00FF12AF" w:rsidRDefault="00000000">
      <w:pPr>
        <w:pStyle w:val="af2"/>
        <w:ind w:left="420" w:hanging="420"/>
        <w:rPr>
          <w:del w:id="3701" w:author="fei zhai" w:date="2026-05-06T20:06:00Z"/>
        </w:rPr>
      </w:pPr>
      <w:del w:id="3702" w:author="fei zhai" w:date="2026-05-06T20:06:00Z">
        <w:r w:rsidDel="00FF12AF">
          <w:delText>[51]</w:delText>
        </w:r>
        <w:r w:rsidDel="00FF12AF">
          <w:tab/>
        </w:r>
        <w:r w:rsidDel="00FF12AF">
          <w:delText>医知桥</w:delText>
        </w:r>
        <w:r w:rsidDel="00FF12AF">
          <w:delText>[EB/OL]. [2026-03-17]. https://www.mediplink.com.cn/login.</w:delText>
        </w:r>
      </w:del>
    </w:p>
    <w:p w14:paraId="5D7D8525" w14:textId="16203A7A" w:rsidR="007D28D6" w:rsidDel="00FF12AF" w:rsidRDefault="00000000">
      <w:pPr>
        <w:pStyle w:val="af2"/>
        <w:ind w:left="420" w:hanging="420"/>
        <w:rPr>
          <w:del w:id="3703" w:author="fei zhai" w:date="2026-05-06T20:06:00Z"/>
        </w:rPr>
      </w:pPr>
      <w:del w:id="3704" w:author="fei zhai" w:date="2026-05-06T20:06:00Z">
        <w:r w:rsidDel="00FF12AF">
          <w:delText>[52]</w:delText>
        </w:r>
        <w:r w:rsidDel="00FF12AF">
          <w:tab/>
          <w:delText>langgenius/dify[CP/OL]. LangGenius, 2026[2026-03-17]. https://github.com/langgenius/dify.</w:delText>
        </w:r>
      </w:del>
    </w:p>
    <w:p w14:paraId="3369D2E7" w14:textId="7DFC4638" w:rsidR="007D28D6" w:rsidDel="00FF12AF" w:rsidRDefault="00000000">
      <w:pPr>
        <w:pStyle w:val="af2"/>
        <w:ind w:left="420" w:hanging="420"/>
        <w:rPr>
          <w:del w:id="3705" w:author="fei zhai" w:date="2026-05-06T20:06:00Z"/>
        </w:rPr>
      </w:pPr>
      <w:del w:id="3706" w:author="fei zhai" w:date="2026-05-06T20:06:00Z">
        <w:r w:rsidDel="00FF12AF">
          <w:delText>[53]</w:delText>
        </w:r>
        <w:r w:rsidDel="00FF12AF">
          <w:tab/>
          <w:delText>PUJARI S C, MANTIUK F, GIERETH M, et al. Evaluating Neural Multi-Field Document Representations for Patent Classification[J].</w:delText>
        </w:r>
      </w:del>
    </w:p>
    <w:p w14:paraId="7DCCC86C" w14:textId="58488611" w:rsidR="007D28D6" w:rsidDel="00FF12AF" w:rsidRDefault="00000000">
      <w:pPr>
        <w:pStyle w:val="af2"/>
        <w:ind w:left="420" w:hanging="420"/>
        <w:rPr>
          <w:del w:id="3707" w:author="fei zhai" w:date="2026-05-06T20:06:00Z"/>
        </w:rPr>
      </w:pPr>
      <w:del w:id="3708" w:author="fei zhai" w:date="2026-05-06T20:06:00Z">
        <w:r w:rsidDel="00FF12AF">
          <w:delText>[54]</w:delText>
        </w:r>
        <w:r w:rsidDel="00FF12AF">
          <w:tab/>
          <w:delText>Government Policies and Programs for Rapid Ageing in China: Review of Recent Developments in System Integration and Digital Services | Medical Research Archives[EB/OL]. [2026-03-17]. https://esmed.org/MRA/mra/article/view/5404.</w:delText>
        </w:r>
      </w:del>
    </w:p>
    <w:p w14:paraId="3431D5A4" w14:textId="65648666" w:rsidR="007D28D6" w:rsidDel="00FF12AF" w:rsidRDefault="00000000">
      <w:pPr>
        <w:pStyle w:val="af2"/>
        <w:ind w:left="420" w:hanging="420"/>
        <w:rPr>
          <w:del w:id="3709" w:author="fei zhai" w:date="2026-05-06T20:06:00Z"/>
        </w:rPr>
      </w:pPr>
      <w:del w:id="3710" w:author="fei zhai" w:date="2026-05-06T20:06:00Z">
        <w:r w:rsidDel="00FF12AF">
          <w:delText>[55]</w:delText>
        </w:r>
        <w:r w:rsidDel="00FF12AF">
          <w:tab/>
          <w:delText>COX D R. The Regression Analysis of Binary Sequences[J]. Journal of the Royal Statistical Society: Series B (Methodological), 1958, 20(2): 215-232.</w:delText>
        </w:r>
      </w:del>
    </w:p>
    <w:p w14:paraId="76DDB889" w14:textId="720BE7CC" w:rsidR="007D28D6" w:rsidDel="00FF12AF" w:rsidRDefault="00000000">
      <w:pPr>
        <w:pStyle w:val="af2"/>
        <w:ind w:left="420" w:hanging="420"/>
        <w:rPr>
          <w:del w:id="3711" w:author="fei zhai" w:date="2026-05-06T20:06:00Z"/>
        </w:rPr>
      </w:pPr>
      <w:del w:id="3712" w:author="fei zhai" w:date="2026-05-06T20:06:00Z">
        <w:r w:rsidDel="00FF12AF">
          <w:delText>[56]</w:delText>
        </w:r>
        <w:r w:rsidDel="00FF12AF">
          <w:tab/>
          <w:delText>COVER T, HART P. Nearest neighbor pattern classification[J]. IEEE Transactions on Information Theory, 1967, 13(1): 21-27.</w:delText>
        </w:r>
      </w:del>
    </w:p>
    <w:p w14:paraId="32FD564F" w14:textId="3F2CE246" w:rsidR="007D28D6" w:rsidDel="00FF12AF" w:rsidRDefault="00000000">
      <w:pPr>
        <w:pStyle w:val="af2"/>
        <w:ind w:left="420" w:hanging="420"/>
        <w:rPr>
          <w:del w:id="3713" w:author="fei zhai" w:date="2026-05-06T20:06:00Z"/>
        </w:rPr>
      </w:pPr>
      <w:del w:id="3714" w:author="fei zhai" w:date="2026-05-06T20:06:00Z">
        <w:r w:rsidDel="00FF12AF">
          <w:delText>[57]</w:delText>
        </w:r>
        <w:r w:rsidDel="00FF12AF">
          <w:tab/>
          <w:delText>BREIMAN L. Random Forests[J]. Machine Learning, 2001, 45(1): 5-32.</w:delText>
        </w:r>
      </w:del>
    </w:p>
    <w:p w14:paraId="3BE4D5F6" w14:textId="42151273" w:rsidR="007D28D6" w:rsidDel="00FF12AF" w:rsidRDefault="00000000">
      <w:pPr>
        <w:pStyle w:val="af2"/>
        <w:ind w:left="420" w:hanging="420"/>
        <w:rPr>
          <w:del w:id="3715" w:author="fei zhai" w:date="2026-05-06T20:06:00Z"/>
        </w:rPr>
      </w:pPr>
      <w:del w:id="3716" w:author="fei zhai" w:date="2026-05-06T20:06:00Z">
        <w:r w:rsidDel="00FF12AF">
          <w:delText>[58]</w:delText>
        </w:r>
        <w:r w:rsidDel="00FF12AF">
          <w:tab/>
          <w:delText>XGBoost | Proceedings of the 22nd ACM SIGKDD International Conference on Knowledge Discovery and Data Mining[EB/OL]. [2026-03-17]. https://dl.acm.org/doi/10.1145/2939672.2939785.</w:delText>
        </w:r>
      </w:del>
    </w:p>
    <w:p w14:paraId="54F12039" w14:textId="74A9C71C" w:rsidR="007D28D6" w:rsidDel="00FF12AF" w:rsidRDefault="00000000">
      <w:pPr>
        <w:pStyle w:val="af2"/>
        <w:ind w:left="420" w:hanging="420"/>
        <w:rPr>
          <w:del w:id="3717" w:author="fei zhai" w:date="2026-05-06T20:06:00Z"/>
        </w:rPr>
      </w:pPr>
      <w:del w:id="3718" w:author="fei zhai" w:date="2026-05-06T20:06:00Z">
        <w:r w:rsidDel="00FF12AF">
          <w:delText>[59]</w:delText>
        </w:r>
        <w:r w:rsidDel="00FF12AF">
          <w:tab/>
          <w:delText>google-bert/bert-base-chinese · Hugging Face[EB/OL]. (2018-10-11)[2026-03-17]. https://huggingface.co/google-bert/bert-base-chinese.</w:delText>
        </w:r>
      </w:del>
    </w:p>
    <w:p w14:paraId="416E0D17" w14:textId="674985B1" w:rsidR="007D28D6" w:rsidDel="00FF12AF" w:rsidRDefault="00000000">
      <w:pPr>
        <w:pStyle w:val="af2"/>
        <w:ind w:left="420" w:hanging="420"/>
        <w:rPr>
          <w:del w:id="3719" w:author="fei zhai" w:date="2026-05-06T20:06:00Z"/>
        </w:rPr>
      </w:pPr>
      <w:del w:id="3720" w:author="fei zhai" w:date="2026-05-06T20:06:00Z">
        <w:r w:rsidDel="00FF12AF">
          <w:delText>[60]</w:delText>
        </w:r>
        <w:r w:rsidDel="00FF12AF">
          <w:tab/>
          <w:delText>hfl/chinese-roberta-wwm-ext · Hugging Face[EB/OL]. (2024-05-07)[2026-03-17]. https://huggingface.co/hfl/chinese-roberta-wwm-ext.</w:delText>
        </w:r>
      </w:del>
    </w:p>
    <w:p w14:paraId="35F8F1CA" w14:textId="705F49D3" w:rsidR="007D28D6" w:rsidDel="00FF12AF" w:rsidRDefault="00000000">
      <w:pPr>
        <w:pStyle w:val="af2"/>
        <w:ind w:left="420" w:hanging="420"/>
        <w:rPr>
          <w:del w:id="3721" w:author="fei zhai" w:date="2026-05-06T20:06:00Z"/>
        </w:rPr>
      </w:pPr>
      <w:del w:id="3722" w:author="fei zhai" w:date="2026-05-06T20:06:00Z">
        <w:r w:rsidDel="00FF12AF">
          <w:delText>[61]</w:delText>
        </w:r>
        <w:r w:rsidDel="00FF12AF">
          <w:tab/>
          <w:delText>hfl/chinese-macbert-base · Hugging Face[EB/OL]. (2024-05-07)[2026-03-17]. https://huggingface.co/hfl/chinese-macbert-base.</w:delText>
        </w:r>
      </w:del>
    </w:p>
    <w:p w14:paraId="2A60A255" w14:textId="1B347A6E" w:rsidR="007D28D6" w:rsidDel="00FF12AF" w:rsidRDefault="00000000">
      <w:pPr>
        <w:pStyle w:val="af2"/>
        <w:ind w:left="420" w:hanging="420"/>
        <w:rPr>
          <w:del w:id="3723" w:author="fei zhai" w:date="2026-05-06T20:06:00Z"/>
        </w:rPr>
      </w:pPr>
      <w:del w:id="3724" w:author="fei zhai" w:date="2026-05-06T20:06:00Z">
        <w:r w:rsidDel="00FF12AF">
          <w:delText>[62]</w:delText>
        </w:r>
        <w:r w:rsidDel="00FF12AF">
          <w:tab/>
        </w:r>
        <w:r w:rsidDel="00FF12AF">
          <w:delText>分类目录库</w:delText>
        </w:r>
        <w:r w:rsidDel="00FF12AF">
          <w:delText>[EB/OL]. [2026-03-17]. https://app.nifdc.org.cn/biaogzx/dataGk.do?formAction=listFlmlk.</w:delText>
        </w:r>
      </w:del>
    </w:p>
    <w:p w14:paraId="58406973" w14:textId="2E0C9225" w:rsidR="007D28D6" w:rsidDel="00FF12AF" w:rsidRDefault="00000000">
      <w:pPr>
        <w:pStyle w:val="af2"/>
        <w:ind w:left="420" w:hanging="420"/>
        <w:rPr>
          <w:del w:id="3725" w:author="fei zhai" w:date="2026-05-06T20:06:00Z"/>
        </w:rPr>
      </w:pPr>
      <w:del w:id="3726" w:author="fei zhai" w:date="2026-05-06T20:06:00Z">
        <w:r w:rsidDel="00FF12AF">
          <w:delText>[63]</w:delText>
        </w:r>
        <w:r w:rsidDel="00FF12AF">
          <w:tab/>
          <w:delText>BAAI/bge-large-zh-v1.5 · Hugging Face[EB/OL]. (2026-02-04)[2026-03-17]. https://huggingface.co/BAAI/bge-large-zh-v1.5.</w:delText>
        </w:r>
      </w:del>
    </w:p>
    <w:p w14:paraId="3A1A4110" w14:textId="08F9F401" w:rsidR="007D28D6" w:rsidDel="00FF12AF" w:rsidRDefault="00000000">
      <w:pPr>
        <w:pStyle w:val="af2"/>
        <w:ind w:left="420" w:hanging="420"/>
        <w:rPr>
          <w:del w:id="3727" w:author="fei zhai" w:date="2026-05-06T20:06:00Z"/>
        </w:rPr>
      </w:pPr>
      <w:del w:id="3728" w:author="fei zhai" w:date="2026-05-06T20:06:00Z">
        <w:r w:rsidDel="00FF12AF">
          <w:delText>[64]</w:delText>
        </w:r>
        <w:r w:rsidDel="00FF12AF">
          <w:tab/>
          <w:delText>ollama/ollama[CP/OL]. Ollama, 2026[2026-03-17]. https://github.com/ollama/ollama.</w:delText>
        </w:r>
      </w:del>
    </w:p>
    <w:p w14:paraId="1C3EC5F3" w14:textId="3DD279B8" w:rsidR="007D28D6" w:rsidDel="00FF12AF" w:rsidRDefault="00000000">
      <w:pPr>
        <w:pStyle w:val="af2"/>
        <w:ind w:left="420" w:hanging="420"/>
        <w:rPr>
          <w:del w:id="3729" w:author="fei zhai" w:date="2026-05-06T20:06:00Z"/>
        </w:rPr>
      </w:pPr>
      <w:del w:id="3730" w:author="fei zhai" w:date="2026-05-06T20:06:00Z">
        <w:r w:rsidDel="00FF12AF">
          <w:delText>[65]</w:delText>
        </w:r>
        <w:r w:rsidDel="00FF12AF">
          <w:tab/>
          <w:delText>Docker: lightweight Linux containers for consistent development and deployment: Linux Journal: Vol 2014, No 239[EB/OL]. [2026-03-17]. https://dl.acm.org/doi/10.5555/2600239.2600241.</w:delText>
        </w:r>
      </w:del>
    </w:p>
    <w:p w14:paraId="2F3CCB87" w14:textId="2E2C3FF8" w:rsidR="007D28D6" w:rsidDel="00FF12AF" w:rsidRDefault="00000000">
      <w:pPr>
        <w:pStyle w:val="af2"/>
        <w:ind w:left="420" w:hanging="420"/>
        <w:rPr>
          <w:del w:id="3731" w:author="fei zhai" w:date="2026-05-06T20:06:00Z"/>
        </w:rPr>
      </w:pPr>
      <w:del w:id="3732" w:author="fei zhai" w:date="2026-05-06T20:06:00Z">
        <w:r w:rsidDel="00FF12AF">
          <w:delText>[66]</w:delText>
        </w:r>
        <w:r w:rsidDel="00FF12AF">
          <w:tab/>
          <w:delText>GOULD J D, LEWIS C. Designing for usability:  key principles and what designers think[J]. Commun. ACM, 1985, 28(3): 300-311.</w:delText>
        </w:r>
      </w:del>
    </w:p>
    <w:p w14:paraId="4A58C220" w14:textId="185B4F30" w:rsidR="007D28D6" w:rsidDel="00FF12AF" w:rsidRDefault="00000000">
      <w:pPr>
        <w:pStyle w:val="af2"/>
        <w:ind w:left="420" w:hanging="420"/>
        <w:rPr>
          <w:del w:id="3733" w:author="fei zhai" w:date="2026-05-06T20:06:00Z"/>
        </w:rPr>
      </w:pPr>
      <w:del w:id="3734" w:author="fei zhai" w:date="2026-05-06T20:06:00Z">
        <w:r w:rsidDel="00FF12AF">
          <w:delText>[67]</w:delText>
        </w:r>
        <w:r w:rsidDel="00FF12AF">
          <w:tab/>
          <w:delText>DU H, BUTKAEW P. A deep learning-based intelligent curriculum system for enhancing public music education: a case study across three universities in Southwest China[J]. Scientific Reports, 2025, 15(1): 42798.</w:delText>
        </w:r>
      </w:del>
    </w:p>
    <w:p w14:paraId="4A1C156C" w14:textId="38AC6CD8" w:rsidR="007D28D6" w:rsidDel="00FF12AF" w:rsidRDefault="00000000">
      <w:pPr>
        <w:pStyle w:val="af2"/>
        <w:ind w:left="420" w:hanging="420"/>
        <w:rPr>
          <w:del w:id="3735" w:author="fei zhai" w:date="2026-05-06T20:06:00Z"/>
        </w:rPr>
      </w:pPr>
      <w:del w:id="3736" w:author="fei zhai" w:date="2026-05-06T20:06:00Z">
        <w:r w:rsidDel="00FF12AF">
          <w:delText>[68]</w:delText>
        </w:r>
        <w:r w:rsidDel="00FF12AF">
          <w:tab/>
          <w:delText>HERNANDEZ J, SUCAR L, MORALES E. Multidimensional hierarchical classification[J/OL]. Expert systems with applications, 2014[2026-03-17]. https://www.semanticscholar.org/paper/Multidimensional-hierarchical-classification-Hernandez-Sucar/a3cba609ae22869e71476c3b531cc34b4057d4ab.</w:delText>
        </w:r>
      </w:del>
    </w:p>
    <w:p w14:paraId="326EBB3C" w14:textId="1467B572" w:rsidR="007D28D6" w:rsidDel="00FF12AF" w:rsidRDefault="00000000">
      <w:pPr>
        <w:pStyle w:val="af2"/>
        <w:ind w:left="420" w:hanging="420"/>
        <w:rPr>
          <w:del w:id="3737" w:author="fei zhai" w:date="2026-05-06T20:06:00Z"/>
        </w:rPr>
      </w:pPr>
      <w:del w:id="3738" w:author="fei zhai" w:date="2026-05-06T20:06:00Z">
        <w:r w:rsidDel="00FF12AF">
          <w:delText>[69]</w:delText>
        </w:r>
        <w:r w:rsidDel="00FF12AF">
          <w:tab/>
          <w:delText>YANG Y, ZENG Q, LIU G, et al. Hierarchical classification-based pan-cancer methylation analysis to classify primary cancer[J]. BMC Bioinformatics, 2023, 24(1): 465.</w:delText>
        </w:r>
      </w:del>
    </w:p>
    <w:p w14:paraId="5D11AEF5" w14:textId="00715082" w:rsidR="007D28D6" w:rsidDel="00FF12AF" w:rsidRDefault="00000000">
      <w:pPr>
        <w:pStyle w:val="af2"/>
        <w:ind w:left="420" w:hanging="420"/>
        <w:rPr>
          <w:del w:id="3739" w:author="fei zhai" w:date="2026-05-06T20:06:00Z"/>
        </w:rPr>
      </w:pPr>
      <w:del w:id="3740" w:author="fei zhai" w:date="2026-05-06T20:06:00Z">
        <w:r w:rsidDel="00FF12AF">
          <w:delText>[70]</w:delText>
        </w:r>
        <w:r w:rsidDel="00FF12AF">
          <w:tab/>
          <w:delText>JIANG L, GOETZ S M. Natural language processing in the patent domain: a survey[J]. Artificial Intelligence Review, 2025, 58(7): 214.</w:delText>
        </w:r>
      </w:del>
    </w:p>
    <w:p w14:paraId="0A71D5C2" w14:textId="4401F81F" w:rsidR="007D28D6" w:rsidDel="00FF12AF" w:rsidRDefault="00000000">
      <w:pPr>
        <w:pStyle w:val="af2"/>
        <w:ind w:left="420" w:hanging="420"/>
        <w:rPr>
          <w:del w:id="3741" w:author="fei zhai" w:date="2026-05-06T20:06:00Z"/>
        </w:rPr>
      </w:pPr>
      <w:del w:id="3742" w:author="fei zhai" w:date="2026-05-06T20:06:00Z">
        <w:r w:rsidDel="00FF12AF">
          <w:delText>[71]</w:delText>
        </w:r>
        <w:r w:rsidDel="00FF12AF">
          <w:tab/>
          <w:delText>ZHANG J, REN H, GUO S, et al. Multi-model Collaboration and Prompt-driven Patent Classification Methods[C/OL]//Proceedings of the 2024 4th International Conference on Artificial Intelligence, Big Data and Algorithms. New York, NY, USA: Association for Computing Machinery, 2024: 332-336[2026-03-16]. https://dl.acm.org/doi/10.1145/3690407.3690464.</w:delText>
        </w:r>
      </w:del>
    </w:p>
    <w:p w14:paraId="4C222468" w14:textId="52A50782" w:rsidR="007D28D6" w:rsidDel="00FF12AF" w:rsidRDefault="00000000">
      <w:pPr>
        <w:pStyle w:val="af2"/>
        <w:ind w:left="420" w:hanging="420"/>
        <w:rPr>
          <w:del w:id="3743" w:author="fei zhai" w:date="2026-05-06T20:06:00Z"/>
        </w:rPr>
      </w:pPr>
      <w:del w:id="3744" w:author="fei zhai" w:date="2026-05-06T20:06:00Z">
        <w:r w:rsidDel="00FF12AF">
          <w:delText>[72]</w:delText>
        </w:r>
        <w:r w:rsidDel="00FF12AF">
          <w:tab/>
          <w:delText>Automated Patent Categorization and Guided Patent Search using IPC as Inspired by MeSH and PubMed | Journal of Biomedical Semantics | Springer Nature Link[EB/OL]. [2026-03-17]. https://link.springer.com/article/10.1186/2041-1480-4-S1-S3.</w:delText>
        </w:r>
      </w:del>
    </w:p>
    <w:p w14:paraId="54DB74B5" w14:textId="36EA29AC" w:rsidR="007D28D6" w:rsidDel="00FF12AF" w:rsidRDefault="00000000">
      <w:pPr>
        <w:pStyle w:val="af2"/>
        <w:ind w:left="420" w:hanging="420"/>
        <w:rPr>
          <w:del w:id="3745" w:author="fei zhai" w:date="2026-05-06T20:06:00Z"/>
        </w:rPr>
      </w:pPr>
      <w:del w:id="3746" w:author="fei zhai" w:date="2026-05-06T20:06:00Z">
        <w:r w:rsidDel="00FF12AF">
          <w:delText>[73]</w:delText>
        </w:r>
        <w:r w:rsidDel="00FF12AF">
          <w:tab/>
          <w:delText>SZCZEPAŃSKI M, PAWLICKI M, KOZIK R, et al. New explainability method for BERT-based model in fake news detection[J]. Scientific Reports, 2021, 11(1): 23705.</w:delText>
        </w:r>
      </w:del>
    </w:p>
    <w:p w14:paraId="0219362C" w14:textId="0A825125" w:rsidR="007D28D6" w:rsidDel="00FF12AF" w:rsidRDefault="00000000">
      <w:pPr>
        <w:pStyle w:val="af2"/>
        <w:ind w:left="420" w:hanging="420"/>
        <w:rPr>
          <w:del w:id="3747" w:author="fei zhai" w:date="2026-05-06T20:06:00Z"/>
        </w:rPr>
      </w:pPr>
      <w:del w:id="3748" w:author="fei zhai" w:date="2026-05-06T20:06:00Z">
        <w:r w:rsidDel="00FF12AF">
          <w:delText>[74]</w:delText>
        </w:r>
        <w:r w:rsidDel="00FF12AF">
          <w:tab/>
          <w:delText>ZHANG X, LIU S. Explainable judgment prediction and article-violation analysis using deep LexFaith hierarchical BERT model[J]. Scientific Reports, 2026, 16(1): 2974.</w:delText>
        </w:r>
      </w:del>
    </w:p>
    <w:p w14:paraId="1C3FF779" w14:textId="77777777" w:rsidR="007D28D6" w:rsidRDefault="00000000">
      <w:pPr>
        <w:pStyle w:val="af2"/>
        <w:ind w:left="420" w:hanging="420"/>
      </w:pPr>
      <w:r>
        <w:fldChar w:fldCharType="end"/>
      </w:r>
    </w:p>
    <w:p w14:paraId="5D05AD5B" w14:textId="77777777" w:rsidR="007D28D6" w:rsidRDefault="00000000">
      <w:pPr>
        <w:widowControl/>
        <w:spacing w:line="240" w:lineRule="auto"/>
        <w:ind w:firstLineChars="0" w:firstLine="0"/>
        <w:jc w:val="left"/>
        <w:rPr>
          <w:sz w:val="21"/>
        </w:rPr>
      </w:pPr>
      <w:r>
        <w:br w:type="page"/>
      </w:r>
    </w:p>
    <w:p w14:paraId="3DD86914" w14:textId="3B85D1A1" w:rsidR="007D28D6" w:rsidDel="00A51145" w:rsidRDefault="00000000">
      <w:pPr>
        <w:pStyle w:val="1"/>
        <w:rPr>
          <w:del w:id="3749" w:author="fei zhai" w:date="2026-05-06T15:35:00Z"/>
        </w:rPr>
      </w:pPr>
      <w:bookmarkStart w:id="3750" w:name="_Toc13722"/>
      <w:bookmarkStart w:id="3751" w:name="_Toc216114533"/>
      <w:del w:id="3752" w:author="fei zhai" w:date="2026-05-06T15:35:00Z">
        <w:r w:rsidDel="00A51145">
          <w:rPr>
            <w:rFonts w:hint="eastAsia"/>
          </w:rPr>
          <w:lastRenderedPageBreak/>
          <w:delText>致谢</w:delText>
        </w:r>
        <w:bookmarkEnd w:id="3750"/>
        <w:bookmarkEnd w:id="3751"/>
      </w:del>
    </w:p>
    <w:p w14:paraId="3244091F" w14:textId="6B9D8C34" w:rsidR="007D28D6" w:rsidDel="00A51145" w:rsidRDefault="00000000">
      <w:pPr>
        <w:ind w:firstLine="480"/>
        <w:rPr>
          <w:del w:id="3753" w:author="fei zhai" w:date="2026-05-06T15:35:00Z"/>
        </w:rPr>
      </w:pPr>
      <w:del w:id="3754" w:author="fei zhai" w:date="2026-05-06T15:35:00Z">
        <w:r w:rsidDel="00A51145">
          <w:rPr>
            <w:rFonts w:hint="eastAsia"/>
          </w:rPr>
          <w:delText>随着这篇硕士论文完成，我的学习生活也要告一段落，在这期间有苦有乐，从最初的迷茫到不断地改进自己的方案，每一点进步都离不开我的指导老师、师兄师姐以及家人的关心帮助。</w:delText>
        </w:r>
      </w:del>
    </w:p>
    <w:p w14:paraId="771EB077" w14:textId="725A94A4" w:rsidR="007D28D6" w:rsidDel="00A51145" w:rsidRDefault="00000000">
      <w:pPr>
        <w:ind w:firstLine="480"/>
        <w:rPr>
          <w:del w:id="3755" w:author="fei zhai" w:date="2026-05-06T15:35:00Z"/>
        </w:rPr>
      </w:pPr>
      <w:del w:id="3756" w:author="fei zhai" w:date="2026-05-06T15:35:00Z">
        <w:r w:rsidDel="00A51145">
          <w:rPr>
            <w:rFonts w:hint="eastAsia"/>
          </w:rPr>
          <w:delText>首先，我想对我导师</w:delText>
        </w:r>
        <w:r w:rsidDel="00A51145">
          <w:rPr>
            <w:rFonts w:hint="eastAsia"/>
          </w:rPr>
          <w:delText>**</w:delText>
        </w:r>
        <w:r w:rsidDel="00A51145">
          <w:rPr>
            <w:rFonts w:hint="eastAsia"/>
          </w:rPr>
          <w:delText>教授表示由衷地感激之情，在论文初稿撰写、模型设计、代码调试以及最后定稿过程中都得到</w:delText>
        </w:r>
        <w:r w:rsidDel="00A51145">
          <w:rPr>
            <w:rFonts w:hint="eastAsia"/>
          </w:rPr>
          <w:delText>**</w:delText>
        </w:r>
        <w:r w:rsidDel="00A51145">
          <w:rPr>
            <w:rFonts w:hint="eastAsia"/>
          </w:rPr>
          <w:delText>老师的悉心指导，在此谨向</w:delText>
        </w:r>
        <w:r w:rsidDel="00A51145">
          <w:rPr>
            <w:rFonts w:hint="eastAsia"/>
          </w:rPr>
          <w:delText>**</w:delText>
        </w:r>
        <w:r w:rsidDel="00A51145">
          <w:rPr>
            <w:rFonts w:hint="eastAsia"/>
          </w:rPr>
          <w:delText>老师表示衷心感谢。是</w:delText>
        </w:r>
        <w:r w:rsidDel="00A51145">
          <w:rPr>
            <w:rFonts w:hint="eastAsia"/>
          </w:rPr>
          <w:delText>**</w:delText>
        </w:r>
        <w:r w:rsidDel="00A51145">
          <w:rPr>
            <w:rFonts w:hint="eastAsia"/>
          </w:rPr>
          <w:delText>老师认真负责的工作态度，扎实渊博学识以及对待每一个环节一丝不苟精神让我明白什么是真正的学者风范并学会如何做一个学者。其次，我还需要对指导我平时学习生活、工作中遇到问题时提供帮助和指导的</w:delText>
        </w:r>
        <w:r w:rsidDel="00A51145">
          <w:rPr>
            <w:rFonts w:hint="eastAsia"/>
          </w:rPr>
          <w:delText>**</w:delText>
        </w:r>
        <w:r w:rsidDel="00A51145">
          <w:rPr>
            <w:rFonts w:hint="eastAsia"/>
          </w:rPr>
          <w:delText>副教授表示诚挚谢意。两位老师对我指导和帮助使我在学术之路上更加坚定信心。</w:delText>
        </w:r>
      </w:del>
    </w:p>
    <w:p w14:paraId="6F64CCFF" w14:textId="1CF4A8C9" w:rsidR="007D28D6" w:rsidDel="00A51145" w:rsidRDefault="00000000">
      <w:pPr>
        <w:ind w:firstLine="480"/>
        <w:rPr>
          <w:del w:id="3757" w:author="fei zhai" w:date="2026-05-06T15:35:00Z"/>
        </w:rPr>
      </w:pPr>
      <w:del w:id="3758" w:author="fei zhai" w:date="2026-05-06T15:35:00Z">
        <w:r w:rsidDel="00A51145">
          <w:rPr>
            <w:rFonts w:hint="eastAsia"/>
          </w:rPr>
          <w:delText>再次，感谢一路上陪伴我的各位同门，在实验室一起研究学习，也曾在科研之外参与各种各样的事务，在相互鼓励之间激发思想，在日常生活当中建立友情的美好时光，给这段困难重重的学习生涯带来很多快乐，也是我研究生生涯中最珍贵、最耀眼的回忆。</w:delText>
        </w:r>
      </w:del>
    </w:p>
    <w:p w14:paraId="091957F0" w14:textId="751565B9" w:rsidR="007D28D6" w:rsidDel="00A51145" w:rsidRDefault="00000000">
      <w:pPr>
        <w:ind w:firstLine="480"/>
        <w:rPr>
          <w:del w:id="3759" w:author="fei zhai" w:date="2026-05-06T15:35:00Z"/>
        </w:rPr>
      </w:pPr>
      <w:del w:id="3760" w:author="fei zhai" w:date="2026-05-06T15:35:00Z">
        <w:r w:rsidDel="00A51145">
          <w:rPr>
            <w:rFonts w:hint="eastAsia"/>
          </w:rPr>
          <w:delText>另外，我也要特别感谢远在中原的亲人们。你们或许并不了解我每天接触的各种各样的算法以及数据，但是你们对我的关心、理解和全力支持，都是我学习生活中最重要的依靠，是你们的无私奉献让我能够专心致志投入到我的学业中去写成这篇论文。</w:delText>
        </w:r>
      </w:del>
    </w:p>
    <w:p w14:paraId="2C4F4B0F" w14:textId="14852051" w:rsidR="007D28D6" w:rsidDel="00A51145" w:rsidRDefault="00000000">
      <w:pPr>
        <w:ind w:firstLine="480"/>
        <w:rPr>
          <w:del w:id="3761" w:author="fei zhai" w:date="2026-05-06T15:35:00Z"/>
        </w:rPr>
      </w:pPr>
      <w:del w:id="3762" w:author="fei zhai" w:date="2026-05-06T15:35:00Z">
        <w:r w:rsidDel="00A51145">
          <w:rPr>
            <w:rFonts w:hint="eastAsia"/>
          </w:rPr>
          <w:delText>最后，向所有参加本论文评阅、答辩的各位老师表示衷心感谢，在百忙之中对我论文审阅并提出许多有益建议。</w:delText>
        </w:r>
      </w:del>
    </w:p>
    <w:p w14:paraId="78FF531D" w14:textId="52358151" w:rsidR="007D28D6" w:rsidRDefault="00000000">
      <w:pPr>
        <w:ind w:firstLine="480"/>
      </w:pPr>
      <w:del w:id="3763" w:author="fei zhai" w:date="2026-05-06T15:35:00Z">
        <w:r w:rsidDel="00A51145">
          <w:rPr>
            <w:rFonts w:hint="eastAsia"/>
          </w:rPr>
          <w:delText>凡是过往，皆为序章。带着这份感谢和期盼，我将迎接人生新的旅程。祝愿各位老师身体健康，工作顺利，祝愿各位同学前程似锦，万事顺遂！</w:delText>
        </w:r>
      </w:del>
    </w:p>
    <w:sectPr w:rsidR="007D28D6">
      <w:headerReference w:type="even" r:id="rId51"/>
      <w:headerReference w:type="default" r:id="rId52"/>
      <w:footerReference w:type="even" r:id="rId53"/>
      <w:footerReference w:type="default" r:id="rId54"/>
      <w:pgSz w:w="11906" w:h="16838"/>
      <w:pgMar w:top="1440" w:right="1800" w:bottom="1440" w:left="1800"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851CC" w14:textId="77777777" w:rsidR="00713674" w:rsidRDefault="00713674">
      <w:pPr>
        <w:spacing w:line="240" w:lineRule="auto"/>
        <w:ind w:firstLine="480"/>
      </w:pPr>
      <w:r>
        <w:separator/>
      </w:r>
    </w:p>
  </w:endnote>
  <w:endnote w:type="continuationSeparator" w:id="0">
    <w:p w14:paraId="666FB1C4" w14:textId="77777777" w:rsidR="00713674" w:rsidRDefault="0071367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ans-serif">
    <w:altName w:val="Segoe Print"/>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EDBD3" w14:textId="77777777" w:rsidR="007D28D6" w:rsidRDefault="007D28D6">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BD8E3" w14:textId="77777777" w:rsidR="007D28D6" w:rsidRDefault="007D28D6">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B8980" w14:textId="77777777" w:rsidR="007D28D6" w:rsidRDefault="007D28D6">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F37DE" w14:textId="77777777" w:rsidR="007D28D6" w:rsidRDefault="007D28D6">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84A08" w14:textId="77777777" w:rsidR="007D28D6" w:rsidRDefault="007D28D6">
    <w:pPr>
      <w:pStyle w:val="a6"/>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6B610" w14:textId="77777777" w:rsidR="007D28D6" w:rsidRDefault="00000000">
    <w:pPr>
      <w:pStyle w:val="a6"/>
      <w:ind w:firstLine="360"/>
    </w:pPr>
    <w:r>
      <w:rPr>
        <w:noProof/>
      </w:rPr>
      <mc:AlternateContent>
        <mc:Choice Requires="wps">
          <w:drawing>
            <wp:anchor distT="0" distB="0" distL="114300" distR="114300" simplePos="0" relativeHeight="251660288" behindDoc="0" locked="0" layoutInCell="1" allowOverlap="1" wp14:anchorId="5025CC06" wp14:editId="5510D50D">
              <wp:simplePos x="0" y="0"/>
              <wp:positionH relativeFrom="margin">
                <wp:align>center</wp:align>
              </wp:positionH>
              <wp:positionV relativeFrom="paragraph">
                <wp:posOffset>0</wp:posOffset>
              </wp:positionV>
              <wp:extent cx="1828800" cy="1828800"/>
              <wp:effectExtent l="0" t="0" r="0" b="0"/>
              <wp:wrapNone/>
              <wp:docPr id="18"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632612" w14:textId="77777777" w:rsidR="007D28D6" w:rsidRDefault="00000000">
                          <w:pPr>
                            <w:pStyle w:val="a6"/>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25CC06" id="_x0000_t202" coordsize="21600,21600" o:spt="202" path="m,l,21600r21600,l21600,xe">
              <v:stroke joinstyle="miter"/>
              <v:path gradientshapeok="t" o:connecttype="rect"/>
            </v:shapetype>
            <v:shape id="文本框 17"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1632612" w14:textId="77777777" w:rsidR="007D28D6" w:rsidRDefault="00000000">
                    <w:pPr>
                      <w:pStyle w:val="a6"/>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71BD6" w14:textId="77777777" w:rsidR="007D28D6" w:rsidRDefault="00000000">
    <w:pPr>
      <w:pStyle w:val="a6"/>
      <w:ind w:firstLine="360"/>
    </w:pPr>
    <w:r>
      <w:rPr>
        <w:noProof/>
      </w:rPr>
      <mc:AlternateContent>
        <mc:Choice Requires="wps">
          <w:drawing>
            <wp:anchor distT="0" distB="0" distL="114300" distR="114300" simplePos="0" relativeHeight="251659264" behindDoc="0" locked="0" layoutInCell="1" allowOverlap="1" wp14:anchorId="01CA2985" wp14:editId="43A785F8">
              <wp:simplePos x="0" y="0"/>
              <wp:positionH relativeFrom="margin">
                <wp:align>center</wp:align>
              </wp:positionH>
              <wp:positionV relativeFrom="paragraph">
                <wp:posOffset>0</wp:posOffset>
              </wp:positionV>
              <wp:extent cx="1828800" cy="1828800"/>
              <wp:effectExtent l="0" t="0" r="0" b="0"/>
              <wp:wrapNone/>
              <wp:docPr id="17"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3F144" w14:textId="77777777" w:rsidR="007D28D6" w:rsidRDefault="00000000">
                          <w:pPr>
                            <w:pStyle w:val="a6"/>
                            <w:ind w:firstLineChars="0" w:firstLine="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CA2985" id="_x0000_t202" coordsize="21600,21600" o:spt="202" path="m,l,21600r21600,l21600,xe">
              <v:stroke joinstyle="miter"/>
              <v:path gradientshapeok="t" o:connecttype="rect"/>
            </v:shapetype>
            <v:shape id="文本框 18"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6943F144" w14:textId="77777777" w:rsidR="007D28D6" w:rsidRDefault="00000000">
                    <w:pPr>
                      <w:pStyle w:val="a6"/>
                      <w:ind w:firstLineChars="0" w:firstLine="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38DE3" w14:textId="77777777" w:rsidR="007D28D6" w:rsidRDefault="00000000">
    <w:pPr>
      <w:pStyle w:val="a6"/>
      <w:ind w:firstLine="360"/>
    </w:pPr>
    <w:r>
      <w:rPr>
        <w:noProof/>
      </w:rPr>
      <mc:AlternateContent>
        <mc:Choice Requires="wps">
          <w:drawing>
            <wp:anchor distT="0" distB="0" distL="114300" distR="114300" simplePos="0" relativeHeight="251662336" behindDoc="0" locked="0" layoutInCell="1" allowOverlap="1" wp14:anchorId="0CCB4CD9" wp14:editId="6E4FCB77">
              <wp:simplePos x="0" y="0"/>
              <wp:positionH relativeFrom="margin">
                <wp:align>center</wp:align>
              </wp:positionH>
              <wp:positionV relativeFrom="paragraph">
                <wp:posOffset>0</wp:posOffset>
              </wp:positionV>
              <wp:extent cx="1828800" cy="1828800"/>
              <wp:effectExtent l="0" t="0" r="0" b="0"/>
              <wp:wrapNone/>
              <wp:docPr id="20"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CE159" w14:textId="77777777" w:rsidR="007D28D6" w:rsidRDefault="00000000">
                          <w:pPr>
                            <w:pStyle w:val="a6"/>
                            <w:ind w:firstLineChars="0" w:firstLine="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CB4CD9" id="_x0000_t202" coordsize="21600,21600" o:spt="202" path="m,l,21600r21600,l21600,xe">
              <v:stroke joinstyle="miter"/>
              <v:path gradientshapeok="t" o:connecttype="rect"/>
            </v:shapetype>
            <v:shape id="文本框 19"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46ECE159" w14:textId="77777777" w:rsidR="007D28D6" w:rsidRDefault="00000000">
                    <w:pPr>
                      <w:pStyle w:val="a6"/>
                      <w:ind w:firstLineChars="0" w:firstLine="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3EBDE" w14:textId="77777777" w:rsidR="007D28D6" w:rsidRDefault="00000000">
    <w:pPr>
      <w:pStyle w:val="a6"/>
      <w:tabs>
        <w:tab w:val="clear" w:pos="4153"/>
        <w:tab w:val="left" w:pos="5156"/>
      </w:tabs>
      <w:ind w:firstLine="360"/>
    </w:pPr>
    <w:r>
      <w:rPr>
        <w:noProof/>
      </w:rPr>
      <mc:AlternateContent>
        <mc:Choice Requires="wps">
          <w:drawing>
            <wp:anchor distT="0" distB="0" distL="114300" distR="114300" simplePos="0" relativeHeight="251661312" behindDoc="0" locked="0" layoutInCell="1" allowOverlap="1" wp14:anchorId="063D7BA3" wp14:editId="7FBCC2CD">
              <wp:simplePos x="0" y="0"/>
              <wp:positionH relativeFrom="margin">
                <wp:align>center</wp:align>
              </wp:positionH>
              <wp:positionV relativeFrom="paragraph">
                <wp:posOffset>0</wp:posOffset>
              </wp:positionV>
              <wp:extent cx="1828800" cy="1828800"/>
              <wp:effectExtent l="0" t="0" r="0" b="0"/>
              <wp:wrapNone/>
              <wp:docPr id="19"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1AD5DA" w14:textId="77777777" w:rsidR="007D28D6" w:rsidRDefault="00000000">
                          <w:pPr>
                            <w:pStyle w:val="a6"/>
                            <w:ind w:firstLineChars="0" w:firstLine="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3D7BA3" id="_x0000_t202" coordsize="21600,21600" o:spt="202" path="m,l,21600r21600,l21600,xe">
              <v:stroke joinstyle="miter"/>
              <v:path gradientshapeok="t" o:connecttype="rect"/>
            </v:shapetype>
            <v:shape id="文本框 20" o:sp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p w14:paraId="5C1AD5DA" w14:textId="77777777" w:rsidR="007D28D6" w:rsidRDefault="00000000">
                    <w:pPr>
                      <w:pStyle w:val="a6"/>
                      <w:ind w:firstLineChars="0" w:firstLine="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hint="eastAsia"/>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C7582" w14:textId="77777777" w:rsidR="007D28D6" w:rsidRDefault="00000000">
    <w:pPr>
      <w:pStyle w:val="a6"/>
      <w:ind w:firstLine="360"/>
    </w:pPr>
    <w:r>
      <w:rPr>
        <w:noProof/>
      </w:rPr>
      <mc:AlternateContent>
        <mc:Choice Requires="wps">
          <w:drawing>
            <wp:anchor distT="0" distB="0" distL="114300" distR="114300" simplePos="0" relativeHeight="251665408" behindDoc="0" locked="0" layoutInCell="1" allowOverlap="1" wp14:anchorId="078A2138" wp14:editId="592926CD">
              <wp:simplePos x="0" y="0"/>
              <wp:positionH relativeFrom="margin">
                <wp:align>center</wp:align>
              </wp:positionH>
              <wp:positionV relativeFrom="paragraph">
                <wp:posOffset>0</wp:posOffset>
              </wp:positionV>
              <wp:extent cx="1828800" cy="1828800"/>
              <wp:effectExtent l="0" t="0" r="0" b="0"/>
              <wp:wrapNone/>
              <wp:docPr id="24"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088A6B" w14:textId="77777777" w:rsidR="007D28D6" w:rsidRDefault="00000000">
                          <w:pPr>
                            <w:pStyle w:val="a6"/>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8A2138" id="_x0000_t202" coordsize="21600,21600" o:spt="202" path="m,l,21600r21600,l21600,xe">
              <v:stroke joinstyle="miter"/>
              <v:path gradientshapeok="t" o:connecttype="rect"/>
            </v:shapetype>
            <v:shape id="文本框 21" o:spid="_x0000_s1030"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3C088A6B" w14:textId="77777777" w:rsidR="007D28D6" w:rsidRDefault="00000000">
                    <w:pPr>
                      <w:pStyle w:val="a6"/>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C35C6" w14:textId="77777777" w:rsidR="007D28D6" w:rsidRDefault="00000000">
    <w:pPr>
      <w:pStyle w:val="a6"/>
      <w:tabs>
        <w:tab w:val="clear" w:pos="4153"/>
        <w:tab w:val="left" w:pos="5156"/>
      </w:tabs>
      <w:ind w:firstLineChars="0" w:firstLine="0"/>
    </w:pPr>
    <w:r>
      <w:rPr>
        <w:noProof/>
      </w:rPr>
      <mc:AlternateContent>
        <mc:Choice Requires="wps">
          <w:drawing>
            <wp:anchor distT="0" distB="0" distL="114300" distR="114300" simplePos="0" relativeHeight="251664384" behindDoc="0" locked="0" layoutInCell="1" allowOverlap="1" wp14:anchorId="1AC26EED" wp14:editId="30263584">
              <wp:simplePos x="0" y="0"/>
              <wp:positionH relativeFrom="margin">
                <wp:align>center</wp:align>
              </wp:positionH>
              <wp:positionV relativeFrom="paragraph">
                <wp:posOffset>0</wp:posOffset>
              </wp:positionV>
              <wp:extent cx="1828800" cy="1828800"/>
              <wp:effectExtent l="0" t="0" r="0" b="0"/>
              <wp:wrapNone/>
              <wp:docPr id="23"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56499" w14:textId="77777777" w:rsidR="007D28D6" w:rsidRDefault="00000000">
                          <w:pPr>
                            <w:pStyle w:val="a6"/>
                            <w:ind w:firstLineChars="0" w:firstLine="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C26EED" id="_x0000_t202" coordsize="21600,21600" o:spt="202" path="m,l,21600r21600,l21600,xe">
              <v:stroke joinstyle="miter"/>
              <v:path gradientshapeok="t" o:connecttype="rect"/>
            </v:shapetype>
            <v:shape id="文本框 22" o:spid="_x0000_s1031"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p w14:paraId="47A56499" w14:textId="77777777" w:rsidR="007D28D6" w:rsidRDefault="00000000">
                    <w:pPr>
                      <w:pStyle w:val="a6"/>
                      <w:ind w:firstLineChars="0" w:firstLine="0"/>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4B55" w14:textId="77777777" w:rsidR="007D28D6" w:rsidRDefault="00000000">
    <w:pPr>
      <w:pStyle w:val="a6"/>
      <w:ind w:firstLine="360"/>
    </w:pPr>
    <w:r>
      <w:rPr>
        <w:noProof/>
      </w:rPr>
      <mc:AlternateContent>
        <mc:Choice Requires="wps">
          <w:drawing>
            <wp:anchor distT="0" distB="0" distL="114300" distR="114300" simplePos="0" relativeHeight="251663360" behindDoc="0" locked="0" layoutInCell="1" allowOverlap="1" wp14:anchorId="44DFE45E" wp14:editId="5C48B4B3">
              <wp:simplePos x="0" y="0"/>
              <wp:positionH relativeFrom="margin">
                <wp:align>center</wp:align>
              </wp:positionH>
              <wp:positionV relativeFrom="paragraph">
                <wp:posOffset>0</wp:posOffset>
              </wp:positionV>
              <wp:extent cx="1828800" cy="1828800"/>
              <wp:effectExtent l="0" t="0" r="0" b="0"/>
              <wp:wrapNone/>
              <wp:docPr id="26"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449620" w14:textId="77777777" w:rsidR="007D28D6" w:rsidRDefault="00000000">
                          <w:pPr>
                            <w:pStyle w:val="a6"/>
                            <w:ind w:firstLineChars="0" w:firstLine="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DFE45E" id="_x0000_t202" coordsize="21600,21600" o:spt="202" path="m,l,21600r21600,l21600,xe">
              <v:stroke joinstyle="miter"/>
              <v:path gradientshapeok="t" o:connecttype="rect"/>
            </v:shapetype>
            <v:shape id="文本框 23" o:spid="_x0000_s1032"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6A449620" w14:textId="77777777" w:rsidR="007D28D6" w:rsidRDefault="00000000">
                    <w:pPr>
                      <w:pStyle w:val="a6"/>
                      <w:ind w:firstLineChars="0" w:firstLine="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B378C" w14:textId="77777777" w:rsidR="007D28D6" w:rsidRDefault="00000000">
    <w:pPr>
      <w:pStyle w:val="a6"/>
      <w:ind w:firstLineChars="0" w:firstLine="0"/>
      <w:jc w:val="center"/>
    </w:pPr>
    <w:r>
      <w:rPr>
        <w:noProof/>
      </w:rPr>
      <mc:AlternateContent>
        <mc:Choice Requires="wps">
          <w:drawing>
            <wp:anchor distT="0" distB="0" distL="114300" distR="114300" simplePos="0" relativeHeight="251670528" behindDoc="0" locked="0" layoutInCell="1" allowOverlap="1" wp14:anchorId="6C492CF6" wp14:editId="4E4ED5D3">
              <wp:simplePos x="0" y="0"/>
              <wp:positionH relativeFrom="margin">
                <wp:align>center</wp:align>
              </wp:positionH>
              <wp:positionV relativeFrom="paragraph">
                <wp:posOffset>0</wp:posOffset>
              </wp:positionV>
              <wp:extent cx="1828800" cy="1828800"/>
              <wp:effectExtent l="0" t="0" r="0" b="0"/>
              <wp:wrapNone/>
              <wp:docPr id="15"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6572"/>
                          </w:sdtPr>
                          <w:sdtContent>
                            <w:p w14:paraId="24D6EB25" w14:textId="77777777" w:rsidR="007D28D6" w:rsidRDefault="00000000">
                              <w:pPr>
                                <w:pStyle w:val="a6"/>
                                <w:ind w:firstLineChars="0" w:firstLine="0"/>
                                <w:jc w:val="center"/>
                              </w:pPr>
                              <w:r>
                                <w:fldChar w:fldCharType="begin"/>
                              </w:r>
                              <w:r>
                                <w:instrText>PAGE   \* MERGEFORMAT</w:instrText>
                              </w:r>
                              <w:r>
                                <w:fldChar w:fldCharType="separate"/>
                              </w:r>
                              <w:r>
                                <w:rPr>
                                  <w:lang w:val="zh-CN"/>
                                </w:rPr>
                                <w:t>2</w:t>
                              </w:r>
                              <w:r>
                                <w:fldChar w:fldCharType="end"/>
                              </w:r>
                            </w:p>
                          </w:sdtContent>
                        </w:sdt>
                        <w:p w14:paraId="6407AF39" w14:textId="77777777" w:rsidR="007D28D6" w:rsidRDefault="007D28D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492CF6" id="_x0000_t202" coordsize="21600,21600" o:spt="202" path="m,l,21600r21600,l21600,xe">
              <v:stroke joinstyle="miter"/>
              <v:path gradientshapeok="t" o:connecttype="rect"/>
            </v:shapetype>
            <v:shape id="文本框 24" o:spid="_x0000_s1033"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6572"/>
                    </w:sdtPr>
                    <w:sdtContent>
                      <w:p w14:paraId="24D6EB25" w14:textId="77777777" w:rsidR="007D28D6" w:rsidRDefault="00000000">
                        <w:pPr>
                          <w:pStyle w:val="a6"/>
                          <w:ind w:firstLineChars="0" w:firstLine="0"/>
                          <w:jc w:val="center"/>
                        </w:pPr>
                        <w:r>
                          <w:fldChar w:fldCharType="begin"/>
                        </w:r>
                        <w:r>
                          <w:instrText>PAGE   \* MERGEFORMAT</w:instrText>
                        </w:r>
                        <w:r>
                          <w:fldChar w:fldCharType="separate"/>
                        </w:r>
                        <w:r>
                          <w:rPr>
                            <w:lang w:val="zh-CN"/>
                          </w:rPr>
                          <w:t>2</w:t>
                        </w:r>
                        <w:r>
                          <w:fldChar w:fldCharType="end"/>
                        </w:r>
                      </w:p>
                    </w:sdtContent>
                  </w:sdt>
                  <w:p w14:paraId="6407AF39" w14:textId="77777777" w:rsidR="007D28D6" w:rsidRDefault="007D28D6">
                    <w:pPr>
                      <w:ind w:firstLine="480"/>
                    </w:pP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B7133" w14:textId="77777777" w:rsidR="007D28D6" w:rsidRDefault="00000000">
    <w:pPr>
      <w:pStyle w:val="a6"/>
      <w:ind w:firstLine="360"/>
    </w:pPr>
    <w:r>
      <w:rPr>
        <w:noProof/>
      </w:rPr>
      <mc:AlternateContent>
        <mc:Choice Requires="wps">
          <w:drawing>
            <wp:anchor distT="0" distB="0" distL="114300" distR="114300" simplePos="0" relativeHeight="251667456" behindDoc="0" locked="0" layoutInCell="1" allowOverlap="1" wp14:anchorId="416DCE41" wp14:editId="2C8E5BD8">
              <wp:simplePos x="0" y="0"/>
              <wp:positionH relativeFrom="margin">
                <wp:align>center</wp:align>
              </wp:positionH>
              <wp:positionV relativeFrom="paragraph">
                <wp:posOffset>0</wp:posOffset>
              </wp:positionV>
              <wp:extent cx="1828800" cy="1828800"/>
              <wp:effectExtent l="0" t="0" r="0" b="0"/>
              <wp:wrapNone/>
              <wp:docPr id="30"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B0C7DF" w14:textId="77777777" w:rsidR="007D28D6" w:rsidRDefault="00000000">
                          <w:pPr>
                            <w:pStyle w:val="a6"/>
                            <w:ind w:firstLine="360"/>
                          </w:pPr>
                          <w:r>
                            <w:fldChar w:fldCharType="begin"/>
                          </w:r>
                          <w:r>
                            <w:instrText xml:space="preserve"> PAGE  \* MERGEFORMAT </w:instrText>
                          </w:r>
                          <w:r>
                            <w:fldChar w:fldCharType="separate"/>
                          </w:r>
                          <w:r>
                            <w:t>56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6DCE41" id="_x0000_t202" coordsize="21600,21600" o:spt="202" path="m,l,21600r21600,l21600,xe">
              <v:stroke joinstyle="miter"/>
              <v:path gradientshapeok="t" o:connecttype="rect"/>
            </v:shapetype>
            <v:shape id="文本框 25" o:spid="_x0000_s1034"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7FB0C7DF" w14:textId="77777777" w:rsidR="007D28D6" w:rsidRDefault="00000000">
                    <w:pPr>
                      <w:pStyle w:val="a6"/>
                      <w:ind w:firstLine="360"/>
                    </w:pPr>
                    <w:r>
                      <w:fldChar w:fldCharType="begin"/>
                    </w:r>
                    <w:r>
                      <w:instrText xml:space="preserve"> PAGE  \* MERGEFORMAT </w:instrText>
                    </w:r>
                    <w:r>
                      <w:fldChar w:fldCharType="separate"/>
                    </w:r>
                    <w:r>
                      <w:t>56</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49DD" w14:textId="77777777" w:rsidR="007D28D6" w:rsidRDefault="00000000">
    <w:pPr>
      <w:pStyle w:val="a6"/>
      <w:ind w:firstLine="360"/>
    </w:pPr>
    <w:r>
      <w:rPr>
        <w:noProof/>
      </w:rPr>
      <mc:AlternateContent>
        <mc:Choice Requires="wps">
          <w:drawing>
            <wp:anchor distT="0" distB="0" distL="114300" distR="114300" simplePos="0" relativeHeight="251666432" behindDoc="0" locked="0" layoutInCell="1" allowOverlap="1" wp14:anchorId="6C664B34" wp14:editId="2B5FECA6">
              <wp:simplePos x="0" y="0"/>
              <wp:positionH relativeFrom="margin">
                <wp:align>center</wp:align>
              </wp:positionH>
              <wp:positionV relativeFrom="paragraph">
                <wp:posOffset>0</wp:posOffset>
              </wp:positionV>
              <wp:extent cx="1828800" cy="1828800"/>
              <wp:effectExtent l="0" t="0" r="0" b="0"/>
              <wp:wrapNone/>
              <wp:docPr id="29"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181ECB" w14:textId="77777777" w:rsidR="007D28D6" w:rsidRDefault="00000000">
                          <w:pPr>
                            <w:pStyle w:val="a6"/>
                            <w:ind w:firstLine="360"/>
                          </w:pPr>
                          <w:r>
                            <w:fldChar w:fldCharType="begin"/>
                          </w:r>
                          <w:r>
                            <w:instrText xml:space="preserve"> PAGE  \* MERGEFORMAT </w:instrText>
                          </w:r>
                          <w:r>
                            <w:fldChar w:fldCharType="separate"/>
                          </w:r>
                          <w:r>
                            <w:t>55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664B34" id="_x0000_t202" coordsize="21600,21600" o:spt="202" path="m,l,21600r21600,l21600,xe">
              <v:stroke joinstyle="miter"/>
              <v:path gradientshapeok="t" o:connecttype="rect"/>
            </v:shapetype>
            <v:shape id="文本框 26"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p w14:paraId="11181ECB" w14:textId="77777777" w:rsidR="007D28D6" w:rsidRDefault="00000000">
                    <w:pPr>
                      <w:pStyle w:val="a6"/>
                      <w:ind w:firstLine="360"/>
                    </w:pPr>
                    <w:r>
                      <w:fldChar w:fldCharType="begin"/>
                    </w:r>
                    <w:r>
                      <w:instrText xml:space="preserve"> PAGE  \* MERGEFORMAT </w:instrText>
                    </w:r>
                    <w:r>
                      <w:fldChar w:fldCharType="separate"/>
                    </w:r>
                    <w:r>
                      <w:t>55</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AA91B" w14:textId="77777777" w:rsidR="007D28D6" w:rsidRDefault="00000000">
    <w:pPr>
      <w:pStyle w:val="a6"/>
      <w:ind w:firstLine="360"/>
    </w:pPr>
    <w:r>
      <w:rPr>
        <w:noProof/>
      </w:rPr>
      <mc:AlternateContent>
        <mc:Choice Requires="wps">
          <w:drawing>
            <wp:anchor distT="0" distB="0" distL="114300" distR="114300" simplePos="0" relativeHeight="251669504" behindDoc="0" locked="0" layoutInCell="1" allowOverlap="1" wp14:anchorId="1A065F5E" wp14:editId="0185626F">
              <wp:simplePos x="0" y="0"/>
              <wp:positionH relativeFrom="margin">
                <wp:align>center</wp:align>
              </wp:positionH>
              <wp:positionV relativeFrom="paragraph">
                <wp:posOffset>0</wp:posOffset>
              </wp:positionV>
              <wp:extent cx="1828800" cy="1828800"/>
              <wp:effectExtent l="0" t="0" r="0" b="0"/>
              <wp:wrapNone/>
              <wp:docPr id="32"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CCDB89" w14:textId="77777777" w:rsidR="007D28D6" w:rsidRDefault="00000000">
                          <w:pPr>
                            <w:pStyle w:val="a6"/>
                            <w:ind w:firstLine="360"/>
                          </w:pPr>
                          <w:r>
                            <w:fldChar w:fldCharType="begin"/>
                          </w:r>
                          <w:r>
                            <w:instrText xml:space="preserve"> PAGE  \* MERGEFORMAT </w:instrText>
                          </w:r>
                          <w:r>
                            <w:fldChar w:fldCharType="separate"/>
                          </w:r>
                          <w:r>
                            <w:t>58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A065F5E" id="_x0000_t202" coordsize="21600,21600" o:spt="202" path="m,l,21600r21600,l21600,xe">
              <v:stroke joinstyle="miter"/>
              <v:path gradientshapeok="t" o:connecttype="rect"/>
            </v:shapetype>
            <v:shape id="文本框 27" o:spid="_x0000_s1036"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2CCCDB89" w14:textId="77777777" w:rsidR="007D28D6" w:rsidRDefault="00000000">
                    <w:pPr>
                      <w:pStyle w:val="a6"/>
                      <w:ind w:firstLine="360"/>
                    </w:pPr>
                    <w:r>
                      <w:fldChar w:fldCharType="begin"/>
                    </w:r>
                    <w:r>
                      <w:instrText xml:space="preserve"> PAGE  \* MERGEFORMAT </w:instrText>
                    </w:r>
                    <w:r>
                      <w:fldChar w:fldCharType="separate"/>
                    </w:r>
                    <w:r>
                      <w:t>58</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B0C1A" w14:textId="77777777" w:rsidR="007D28D6" w:rsidRDefault="00000000">
    <w:pPr>
      <w:pStyle w:val="a6"/>
      <w:ind w:firstLine="360"/>
    </w:pPr>
    <w:r>
      <w:rPr>
        <w:noProof/>
      </w:rPr>
      <mc:AlternateContent>
        <mc:Choice Requires="wps">
          <w:drawing>
            <wp:anchor distT="0" distB="0" distL="114300" distR="114300" simplePos="0" relativeHeight="251668480" behindDoc="0" locked="0" layoutInCell="1" allowOverlap="1" wp14:anchorId="751DE229" wp14:editId="167A34B0">
              <wp:simplePos x="0" y="0"/>
              <wp:positionH relativeFrom="margin">
                <wp:align>center</wp:align>
              </wp:positionH>
              <wp:positionV relativeFrom="paragraph">
                <wp:posOffset>0</wp:posOffset>
              </wp:positionV>
              <wp:extent cx="1828800" cy="1828800"/>
              <wp:effectExtent l="0" t="0" r="0" b="0"/>
              <wp:wrapNone/>
              <wp:docPr id="31"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99B898" w14:textId="77777777" w:rsidR="007D28D6" w:rsidRDefault="00000000">
                          <w:pPr>
                            <w:pStyle w:val="a6"/>
                            <w:ind w:firstLine="360"/>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1DE229" id="_x0000_t202" coordsize="21600,21600" o:spt="202" path="m,l,21600r21600,l21600,xe">
              <v:stroke joinstyle="miter"/>
              <v:path gradientshapeok="t" o:connecttype="rect"/>
            </v:shapetype>
            <v:shape id="文本框 28"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p w14:paraId="1B99B898" w14:textId="77777777" w:rsidR="007D28D6" w:rsidRDefault="00000000">
                    <w:pPr>
                      <w:pStyle w:val="a6"/>
                      <w:ind w:firstLine="360"/>
                    </w:pPr>
                    <w:r>
                      <w:fldChar w:fldCharType="begin"/>
                    </w:r>
                    <w:r>
                      <w:instrText xml:space="preserve"> PAGE  \* MERGEFORMAT </w:instrText>
                    </w:r>
                    <w:r>
                      <w:fldChar w:fldCharType="separate"/>
                    </w:r>
                    <w:r>
                      <w:t>59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5992A" w14:textId="77777777" w:rsidR="00713674" w:rsidRDefault="00713674">
      <w:pPr>
        <w:ind w:firstLine="480"/>
      </w:pPr>
      <w:r>
        <w:separator/>
      </w:r>
    </w:p>
  </w:footnote>
  <w:footnote w:type="continuationSeparator" w:id="0">
    <w:p w14:paraId="069A99E8" w14:textId="77777777" w:rsidR="00713674" w:rsidRDefault="0071367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F9D48" w14:textId="77777777" w:rsidR="007D28D6" w:rsidRDefault="007D28D6">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4BE4E" w14:textId="77777777" w:rsidR="007D28D6" w:rsidRDefault="007D28D6">
    <w:pPr>
      <w:pStyle w:val="a8"/>
      <w:ind w:firstLine="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749C8" w14:textId="77777777" w:rsidR="007D28D6" w:rsidRDefault="007D28D6">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08A3" w14:textId="77777777" w:rsidR="007D28D6" w:rsidRDefault="007D28D6">
    <w:pPr>
      <w:pStyle w:val="a8"/>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4688C" w14:textId="77777777" w:rsidR="007D28D6" w:rsidRDefault="007D28D6">
    <w:pPr>
      <w:pStyle w:val="a8"/>
      <w:ind w:firstLine="360"/>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BA8C2" w14:textId="77777777" w:rsidR="007D28D6" w:rsidRDefault="00000000">
    <w:pPr>
      <w:pStyle w:val="a8"/>
      <w:pBdr>
        <w:bottom w:val="single" w:sz="4" w:space="1" w:color="auto"/>
      </w:pBdr>
      <w:ind w:firstLineChars="0" w:firstLine="0"/>
      <w:jc w:val="center"/>
    </w:pPr>
    <w:r>
      <w:rPr>
        <w:rFonts w:hint="eastAsia"/>
      </w:rPr>
      <w:t>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47ED7" w14:textId="41778B01" w:rsidR="007D28D6" w:rsidRDefault="00000000">
    <w:pPr>
      <w:pStyle w:val="a8"/>
      <w:pBdr>
        <w:bottom w:val="single" w:sz="4" w:space="1" w:color="auto"/>
      </w:pBdr>
      <w:ind w:firstLineChars="0" w:firstLine="0"/>
      <w:jc w:val="center"/>
    </w:pPr>
    <w:r>
      <w:fldChar w:fldCharType="begin"/>
    </w:r>
    <w:r>
      <w:instrText xml:space="preserve"> STYLEREF "</w:instrText>
    </w:r>
    <w:r>
      <w:instrText>标题</w:instrText>
    </w:r>
    <w:r>
      <w:instrText xml:space="preserve"> 1"  \* MERGEFORMAT </w:instrText>
    </w:r>
    <w:r>
      <w:fldChar w:fldCharType="separate"/>
    </w:r>
    <w:r w:rsidR="00FE7398">
      <w:rPr>
        <w:rFonts w:hint="eastAsia"/>
        <w:noProof/>
      </w:rPr>
      <w:t>绪论</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BBFA4" w14:textId="77777777" w:rsidR="007D28D6" w:rsidRDefault="00000000">
    <w:pPr>
      <w:pStyle w:val="a8"/>
      <w:pBdr>
        <w:bottom w:val="single" w:sz="4" w:space="1" w:color="auto"/>
      </w:pBdr>
      <w:ind w:firstLineChars="0" w:firstLine="0"/>
      <w:jc w:val="center"/>
    </w:pPr>
    <w:r>
      <w:rPr>
        <w:rFonts w:hint="eastAsia"/>
      </w:rPr>
      <w:t>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BFE19" w14:textId="39D5C5AA" w:rsidR="007D28D6" w:rsidRDefault="00000000">
    <w:pPr>
      <w:pStyle w:val="a8"/>
      <w:pBdr>
        <w:bottom w:val="single" w:sz="4" w:space="1" w:color="auto"/>
      </w:pBdr>
      <w:ind w:firstLineChars="0" w:firstLine="0"/>
      <w:jc w:val="center"/>
    </w:pPr>
    <w:r>
      <w:fldChar w:fldCharType="begin"/>
    </w:r>
    <w:r>
      <w:instrText xml:space="preserve"> STYLEREF "</w:instrText>
    </w:r>
    <w:r>
      <w:instrText>标题</w:instrText>
    </w:r>
    <w:r>
      <w:instrText xml:space="preserve"> 1"  \* MERGEFORMAT </w:instrText>
    </w:r>
    <w:r>
      <w:fldChar w:fldCharType="separate"/>
    </w:r>
    <w:r w:rsidR="00E2773A">
      <w:rPr>
        <w:rFonts w:hint="eastAsia"/>
        <w:noProof/>
      </w:rPr>
      <w:t>医疗器械专利分类模型相关理论基础</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A2A3F" w14:textId="77777777" w:rsidR="007D28D6" w:rsidRDefault="00000000">
    <w:pPr>
      <w:pStyle w:val="a8"/>
      <w:pBdr>
        <w:bottom w:val="single" w:sz="4" w:space="1" w:color="auto"/>
      </w:pBdr>
      <w:ind w:firstLine="360"/>
      <w:jc w:val="center"/>
    </w:pPr>
    <w:r>
      <w:rPr>
        <w:rFonts w:hint="eastAsia"/>
      </w:rPr>
      <w:t>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C18EB" w14:textId="5E132F15" w:rsidR="007D28D6" w:rsidRDefault="00000000">
    <w:pPr>
      <w:pStyle w:val="a8"/>
      <w:pBdr>
        <w:bottom w:val="single" w:sz="4" w:space="1" w:color="auto"/>
      </w:pBdr>
      <w:ind w:firstLineChars="0" w:firstLine="0"/>
      <w:jc w:val="center"/>
    </w:pPr>
    <w:r>
      <w:fldChar w:fldCharType="begin"/>
    </w:r>
    <w:r>
      <w:instrText xml:space="preserve"> STYLEREF "</w:instrText>
    </w:r>
    <w:r>
      <w:instrText>标题</w:instrText>
    </w:r>
    <w:r>
      <w:instrText xml:space="preserve"> 1"  \* MERGEFORMAT </w:instrText>
    </w:r>
    <w:r w:rsidR="007566C0">
      <w:fldChar w:fldCharType="separate"/>
    </w:r>
    <w:r w:rsidR="00FE7398">
      <w:rPr>
        <w:rFonts w:hint="eastAsia"/>
        <w:noProof/>
      </w:rPr>
      <w:t>医疗器械专利分类模型相关理论基础</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89007" w14:textId="77777777" w:rsidR="007D28D6" w:rsidRDefault="00000000">
    <w:pPr>
      <w:pStyle w:val="a8"/>
      <w:pBdr>
        <w:bottom w:val="single" w:sz="4" w:space="1" w:color="auto"/>
      </w:pBdr>
      <w:ind w:firstLineChars="0" w:firstLine="0"/>
      <w:jc w:val="center"/>
    </w:pPr>
    <w:r>
      <w:rPr>
        <w:rFonts w:hint="eastAsia"/>
      </w:rPr>
      <w:t>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F7A23B"/>
    <w:multiLevelType w:val="singleLevel"/>
    <w:tmpl w:val="88F7A23B"/>
    <w:lvl w:ilvl="0">
      <w:start w:val="1"/>
      <w:numFmt w:val="decimal"/>
      <w:suff w:val="nothing"/>
      <w:lvlText w:val="（%1）"/>
      <w:lvlJc w:val="left"/>
    </w:lvl>
  </w:abstractNum>
  <w:abstractNum w:abstractNumId="1" w15:restartNumberingAfterBreak="0">
    <w:nsid w:val="A0BDC78A"/>
    <w:multiLevelType w:val="singleLevel"/>
    <w:tmpl w:val="A0BDC78A"/>
    <w:lvl w:ilvl="0">
      <w:start w:val="1"/>
      <w:numFmt w:val="decimal"/>
      <w:suff w:val="nothing"/>
      <w:lvlText w:val="（%1）"/>
      <w:lvlJc w:val="left"/>
    </w:lvl>
  </w:abstractNum>
  <w:abstractNum w:abstractNumId="2" w15:restartNumberingAfterBreak="0">
    <w:nsid w:val="A74E51C2"/>
    <w:multiLevelType w:val="singleLevel"/>
    <w:tmpl w:val="A74E51C2"/>
    <w:lvl w:ilvl="0">
      <w:start w:val="1"/>
      <w:numFmt w:val="decimal"/>
      <w:suff w:val="nothing"/>
      <w:lvlText w:val="（%1）"/>
      <w:lvlJc w:val="left"/>
    </w:lvl>
  </w:abstractNum>
  <w:abstractNum w:abstractNumId="3" w15:restartNumberingAfterBreak="0">
    <w:nsid w:val="AEF66BFA"/>
    <w:multiLevelType w:val="singleLevel"/>
    <w:tmpl w:val="AEF66BFA"/>
    <w:lvl w:ilvl="0">
      <w:start w:val="1"/>
      <w:numFmt w:val="decimal"/>
      <w:suff w:val="nothing"/>
      <w:lvlText w:val="（%1）"/>
      <w:lvlJc w:val="left"/>
    </w:lvl>
  </w:abstractNum>
  <w:abstractNum w:abstractNumId="4" w15:restartNumberingAfterBreak="0">
    <w:nsid w:val="AF55963A"/>
    <w:multiLevelType w:val="multilevel"/>
    <w:tmpl w:val="AF55963A"/>
    <w:lvl w:ilvl="0">
      <w:start w:val="1"/>
      <w:numFmt w:val="chineseCounting"/>
      <w:suff w:val="nothing"/>
      <w:lvlText w:val="第%1章 "/>
      <w:lvlJc w:val="left"/>
      <w:pPr>
        <w:tabs>
          <w:tab w:val="left" w:pos="0"/>
        </w:tabs>
        <w:ind w:left="425" w:hanging="425"/>
      </w:pPr>
      <w:rPr>
        <w:rFonts w:hint="eastAsia"/>
        <w:sz w:val="30"/>
        <w:szCs w:val="30"/>
      </w:rPr>
    </w:lvl>
    <w:lvl w:ilvl="1">
      <w:start w:val="1"/>
      <w:numFmt w:val="decimal"/>
      <w:isLgl/>
      <w:suff w:val="nothing"/>
      <w:lvlText w:val="%1.%2 "/>
      <w:lvlJc w:val="left"/>
      <w:pPr>
        <w:tabs>
          <w:tab w:val="left" w:pos="420"/>
        </w:tabs>
        <w:ind w:left="567" w:hanging="567"/>
      </w:pPr>
      <w:rPr>
        <w:rFonts w:hint="default"/>
        <w:sz w:val="28"/>
        <w:szCs w:val="28"/>
      </w:rPr>
    </w:lvl>
    <w:lvl w:ilvl="2">
      <w:start w:val="1"/>
      <w:numFmt w:val="decimal"/>
      <w:isLgl/>
      <w:suff w:val="nothing"/>
      <w:lvlText w:val="%1.%2.%3 "/>
      <w:lvlJc w:val="left"/>
      <w:pPr>
        <w:tabs>
          <w:tab w:val="left" w:pos="420"/>
        </w:tabs>
        <w:ind w:left="709" w:hanging="709"/>
      </w:pPr>
      <w:rPr>
        <w:rFonts w:hint="default"/>
        <w:sz w:val="24"/>
        <w:szCs w:val="24"/>
      </w:rPr>
    </w:lvl>
    <w:lvl w:ilvl="3">
      <w:start w:val="1"/>
      <w:numFmt w:val="decimal"/>
      <w:isLgl/>
      <w:suff w:val="nothing"/>
      <w:lvlText w:val="%1.%2.%3.%4 "/>
      <w:lvlJc w:val="left"/>
      <w:pPr>
        <w:tabs>
          <w:tab w:val="left" w:pos="420"/>
        </w:tabs>
        <w:ind w:left="850" w:hanging="850"/>
      </w:pPr>
      <w:rPr>
        <w:rFonts w:hint="eastAsia"/>
      </w:rPr>
    </w:lvl>
    <w:lvl w:ilvl="4">
      <w:start w:val="1"/>
      <w:numFmt w:val="decimal"/>
      <w:isLgl/>
      <w:lvlText w:val="%1.%2.%3.%4.%5."/>
      <w:lvlJc w:val="left"/>
      <w:pPr>
        <w:ind w:left="991" w:hanging="991"/>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5" w:hanging="1275"/>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8" w:hanging="1558"/>
      </w:pPr>
      <w:rPr>
        <w:rFonts w:hint="eastAsia"/>
      </w:rPr>
    </w:lvl>
  </w:abstractNum>
  <w:abstractNum w:abstractNumId="5" w15:restartNumberingAfterBreak="0">
    <w:nsid w:val="B80F0E2B"/>
    <w:multiLevelType w:val="singleLevel"/>
    <w:tmpl w:val="B80F0E2B"/>
    <w:lvl w:ilvl="0">
      <w:start w:val="1"/>
      <w:numFmt w:val="decimal"/>
      <w:suff w:val="nothing"/>
      <w:lvlText w:val="（%1）"/>
      <w:lvlJc w:val="left"/>
    </w:lvl>
  </w:abstractNum>
  <w:abstractNum w:abstractNumId="6" w15:restartNumberingAfterBreak="0">
    <w:nsid w:val="B9F3C476"/>
    <w:multiLevelType w:val="singleLevel"/>
    <w:tmpl w:val="B9F3C476"/>
    <w:lvl w:ilvl="0">
      <w:start w:val="1"/>
      <w:numFmt w:val="decimal"/>
      <w:suff w:val="nothing"/>
      <w:lvlText w:val="（%1）"/>
      <w:lvlJc w:val="left"/>
    </w:lvl>
  </w:abstractNum>
  <w:abstractNum w:abstractNumId="7" w15:restartNumberingAfterBreak="0">
    <w:nsid w:val="CCF77B1B"/>
    <w:multiLevelType w:val="singleLevel"/>
    <w:tmpl w:val="CCF77B1B"/>
    <w:lvl w:ilvl="0">
      <w:start w:val="1"/>
      <w:numFmt w:val="decimal"/>
      <w:suff w:val="nothing"/>
      <w:lvlText w:val="（%1）"/>
      <w:lvlJc w:val="left"/>
    </w:lvl>
  </w:abstractNum>
  <w:abstractNum w:abstractNumId="8" w15:restartNumberingAfterBreak="0">
    <w:nsid w:val="DC143FD9"/>
    <w:multiLevelType w:val="singleLevel"/>
    <w:tmpl w:val="DC143FD9"/>
    <w:lvl w:ilvl="0">
      <w:start w:val="1"/>
      <w:numFmt w:val="decimal"/>
      <w:suff w:val="nothing"/>
      <w:lvlText w:val="（%1）"/>
      <w:lvlJc w:val="left"/>
    </w:lvl>
  </w:abstractNum>
  <w:abstractNum w:abstractNumId="9" w15:restartNumberingAfterBreak="0">
    <w:nsid w:val="DE54D1DA"/>
    <w:multiLevelType w:val="singleLevel"/>
    <w:tmpl w:val="DE54D1DA"/>
    <w:lvl w:ilvl="0">
      <w:start w:val="1"/>
      <w:numFmt w:val="decimal"/>
      <w:suff w:val="nothing"/>
      <w:lvlText w:val="（%1）"/>
      <w:lvlJc w:val="left"/>
    </w:lvl>
  </w:abstractNum>
  <w:abstractNum w:abstractNumId="10" w15:restartNumberingAfterBreak="0">
    <w:nsid w:val="EF9E76AC"/>
    <w:multiLevelType w:val="singleLevel"/>
    <w:tmpl w:val="EF9E76AC"/>
    <w:lvl w:ilvl="0">
      <w:start w:val="1"/>
      <w:numFmt w:val="decimal"/>
      <w:suff w:val="nothing"/>
      <w:lvlText w:val="（%1）"/>
      <w:lvlJc w:val="left"/>
    </w:lvl>
  </w:abstractNum>
  <w:abstractNum w:abstractNumId="11" w15:restartNumberingAfterBreak="0">
    <w:nsid w:val="FF982225"/>
    <w:multiLevelType w:val="singleLevel"/>
    <w:tmpl w:val="FF982225"/>
    <w:lvl w:ilvl="0">
      <w:start w:val="1"/>
      <w:numFmt w:val="decimal"/>
      <w:suff w:val="nothing"/>
      <w:lvlText w:val="（%1）"/>
      <w:lvlJc w:val="left"/>
    </w:lvl>
  </w:abstractNum>
  <w:abstractNum w:abstractNumId="12" w15:restartNumberingAfterBreak="0">
    <w:nsid w:val="00A563DD"/>
    <w:multiLevelType w:val="singleLevel"/>
    <w:tmpl w:val="00A563DD"/>
    <w:lvl w:ilvl="0">
      <w:start w:val="1"/>
      <w:numFmt w:val="decimal"/>
      <w:suff w:val="nothing"/>
      <w:lvlText w:val="（%1）"/>
      <w:lvlJc w:val="left"/>
    </w:lvl>
  </w:abstractNum>
  <w:abstractNum w:abstractNumId="13" w15:restartNumberingAfterBreak="0">
    <w:nsid w:val="067E3060"/>
    <w:multiLevelType w:val="hybridMultilevel"/>
    <w:tmpl w:val="4FE20314"/>
    <w:lvl w:ilvl="0" w:tplc="1BDE7754">
      <w:start w:val="1"/>
      <w:numFmt w:val="decimal"/>
      <w:lvlText w:val="%1."/>
      <w:lvlJc w:val="left"/>
      <w:pPr>
        <w:ind w:left="720" w:hanging="30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183550A3"/>
    <w:multiLevelType w:val="singleLevel"/>
    <w:tmpl w:val="183550A3"/>
    <w:lvl w:ilvl="0">
      <w:start w:val="1"/>
      <w:numFmt w:val="decimal"/>
      <w:suff w:val="nothing"/>
      <w:lvlText w:val="（%1）"/>
      <w:lvlJc w:val="left"/>
    </w:lvl>
  </w:abstractNum>
  <w:abstractNum w:abstractNumId="15" w15:restartNumberingAfterBreak="0">
    <w:nsid w:val="23C14C71"/>
    <w:multiLevelType w:val="singleLevel"/>
    <w:tmpl w:val="A0BDC78A"/>
    <w:lvl w:ilvl="0">
      <w:start w:val="1"/>
      <w:numFmt w:val="decimal"/>
      <w:suff w:val="nothing"/>
      <w:lvlText w:val="（%1）"/>
      <w:lvlJc w:val="left"/>
    </w:lvl>
  </w:abstractNum>
  <w:abstractNum w:abstractNumId="16" w15:restartNumberingAfterBreak="0">
    <w:nsid w:val="26A368B8"/>
    <w:multiLevelType w:val="singleLevel"/>
    <w:tmpl w:val="3C09D5E0"/>
    <w:lvl w:ilvl="0">
      <w:start w:val="1"/>
      <w:numFmt w:val="decimal"/>
      <w:suff w:val="nothing"/>
      <w:lvlText w:val="（%1）"/>
      <w:lvlJc w:val="left"/>
    </w:lvl>
  </w:abstractNum>
  <w:abstractNum w:abstractNumId="17" w15:restartNumberingAfterBreak="0">
    <w:nsid w:val="329F0348"/>
    <w:multiLevelType w:val="singleLevel"/>
    <w:tmpl w:val="329F0348"/>
    <w:lvl w:ilvl="0">
      <w:start w:val="1"/>
      <w:numFmt w:val="decimal"/>
      <w:suff w:val="nothing"/>
      <w:lvlText w:val="（%1）"/>
      <w:lvlJc w:val="left"/>
    </w:lvl>
  </w:abstractNum>
  <w:abstractNum w:abstractNumId="18" w15:restartNumberingAfterBreak="0">
    <w:nsid w:val="3C09D5E0"/>
    <w:multiLevelType w:val="singleLevel"/>
    <w:tmpl w:val="3C09D5E0"/>
    <w:lvl w:ilvl="0">
      <w:start w:val="1"/>
      <w:numFmt w:val="decimal"/>
      <w:suff w:val="nothing"/>
      <w:lvlText w:val="（%1）"/>
      <w:lvlJc w:val="left"/>
    </w:lvl>
  </w:abstractNum>
  <w:abstractNum w:abstractNumId="19" w15:restartNumberingAfterBreak="0">
    <w:nsid w:val="3C3B66E0"/>
    <w:multiLevelType w:val="singleLevel"/>
    <w:tmpl w:val="3C09D5E0"/>
    <w:lvl w:ilvl="0">
      <w:start w:val="1"/>
      <w:numFmt w:val="decimal"/>
      <w:suff w:val="nothing"/>
      <w:lvlText w:val="（%1）"/>
      <w:lvlJc w:val="left"/>
    </w:lvl>
  </w:abstractNum>
  <w:abstractNum w:abstractNumId="20" w15:restartNumberingAfterBreak="0">
    <w:nsid w:val="440B27EA"/>
    <w:multiLevelType w:val="singleLevel"/>
    <w:tmpl w:val="A0BDC78A"/>
    <w:lvl w:ilvl="0">
      <w:start w:val="1"/>
      <w:numFmt w:val="decimal"/>
      <w:suff w:val="nothing"/>
      <w:lvlText w:val="（%1）"/>
      <w:lvlJc w:val="left"/>
    </w:lvl>
  </w:abstractNum>
  <w:abstractNum w:abstractNumId="21" w15:restartNumberingAfterBreak="0">
    <w:nsid w:val="48DEB965"/>
    <w:multiLevelType w:val="singleLevel"/>
    <w:tmpl w:val="48DEB965"/>
    <w:lvl w:ilvl="0">
      <w:start w:val="1"/>
      <w:numFmt w:val="decimal"/>
      <w:suff w:val="nothing"/>
      <w:lvlText w:val="（%1）"/>
      <w:lvlJc w:val="left"/>
    </w:lvl>
  </w:abstractNum>
  <w:abstractNum w:abstractNumId="22" w15:restartNumberingAfterBreak="0">
    <w:nsid w:val="4E2F30C0"/>
    <w:multiLevelType w:val="singleLevel"/>
    <w:tmpl w:val="A0BDC78A"/>
    <w:lvl w:ilvl="0">
      <w:start w:val="1"/>
      <w:numFmt w:val="decimal"/>
      <w:suff w:val="nothing"/>
      <w:lvlText w:val="（%1）"/>
      <w:lvlJc w:val="left"/>
    </w:lvl>
  </w:abstractNum>
  <w:abstractNum w:abstractNumId="23" w15:restartNumberingAfterBreak="0">
    <w:nsid w:val="594A3B03"/>
    <w:multiLevelType w:val="singleLevel"/>
    <w:tmpl w:val="A0BDC78A"/>
    <w:lvl w:ilvl="0">
      <w:start w:val="1"/>
      <w:numFmt w:val="decimal"/>
      <w:suff w:val="nothing"/>
      <w:lvlText w:val="（%1）"/>
      <w:lvlJc w:val="left"/>
    </w:lvl>
  </w:abstractNum>
  <w:abstractNum w:abstractNumId="24" w15:restartNumberingAfterBreak="0">
    <w:nsid w:val="5EB05F2C"/>
    <w:multiLevelType w:val="singleLevel"/>
    <w:tmpl w:val="5EB05F2C"/>
    <w:lvl w:ilvl="0">
      <w:start w:val="1"/>
      <w:numFmt w:val="decimal"/>
      <w:suff w:val="nothing"/>
      <w:lvlText w:val="（%1）"/>
      <w:lvlJc w:val="left"/>
    </w:lvl>
  </w:abstractNum>
  <w:abstractNum w:abstractNumId="25" w15:restartNumberingAfterBreak="0">
    <w:nsid w:val="79F86C14"/>
    <w:multiLevelType w:val="singleLevel"/>
    <w:tmpl w:val="3C09D5E0"/>
    <w:lvl w:ilvl="0">
      <w:start w:val="1"/>
      <w:numFmt w:val="decimal"/>
      <w:suff w:val="nothing"/>
      <w:lvlText w:val="（%1）"/>
      <w:lvlJc w:val="left"/>
    </w:lvl>
  </w:abstractNum>
  <w:abstractNum w:abstractNumId="26" w15:restartNumberingAfterBreak="0">
    <w:nsid w:val="7A08BD12"/>
    <w:multiLevelType w:val="singleLevel"/>
    <w:tmpl w:val="7A08BD12"/>
    <w:lvl w:ilvl="0">
      <w:start w:val="1"/>
      <w:numFmt w:val="decimal"/>
      <w:suff w:val="space"/>
      <w:lvlText w:val="%1."/>
      <w:lvlJc w:val="left"/>
    </w:lvl>
  </w:abstractNum>
  <w:abstractNum w:abstractNumId="27" w15:restartNumberingAfterBreak="0">
    <w:nsid w:val="7EACDF80"/>
    <w:multiLevelType w:val="singleLevel"/>
    <w:tmpl w:val="7EACDF80"/>
    <w:lvl w:ilvl="0">
      <w:start w:val="1"/>
      <w:numFmt w:val="decimal"/>
      <w:suff w:val="nothing"/>
      <w:lvlText w:val="（%1）"/>
      <w:lvlJc w:val="left"/>
    </w:lvl>
  </w:abstractNum>
  <w:num w:numId="1" w16cid:durableId="760295092">
    <w:abstractNumId w:val="4"/>
  </w:num>
  <w:num w:numId="2" w16cid:durableId="2099253659">
    <w:abstractNumId w:val="18"/>
  </w:num>
  <w:num w:numId="3" w16cid:durableId="1525482252">
    <w:abstractNumId w:val="1"/>
  </w:num>
  <w:num w:numId="4" w16cid:durableId="1182476618">
    <w:abstractNumId w:val="9"/>
  </w:num>
  <w:num w:numId="5" w16cid:durableId="640689750">
    <w:abstractNumId w:val="14"/>
  </w:num>
  <w:num w:numId="6" w16cid:durableId="398141606">
    <w:abstractNumId w:val="17"/>
  </w:num>
  <w:num w:numId="7" w16cid:durableId="480000389">
    <w:abstractNumId w:val="26"/>
  </w:num>
  <w:num w:numId="8" w16cid:durableId="690959209">
    <w:abstractNumId w:val="11"/>
  </w:num>
  <w:num w:numId="9" w16cid:durableId="1726760325">
    <w:abstractNumId w:val="5"/>
  </w:num>
  <w:num w:numId="10" w16cid:durableId="375012958">
    <w:abstractNumId w:val="10"/>
  </w:num>
  <w:num w:numId="11" w16cid:durableId="1165438519">
    <w:abstractNumId w:val="6"/>
  </w:num>
  <w:num w:numId="12" w16cid:durableId="76556874">
    <w:abstractNumId w:val="2"/>
  </w:num>
  <w:num w:numId="13" w16cid:durableId="1465468205">
    <w:abstractNumId w:val="0"/>
  </w:num>
  <w:num w:numId="14" w16cid:durableId="1236475955">
    <w:abstractNumId w:val="8"/>
  </w:num>
  <w:num w:numId="15" w16cid:durableId="1295673034">
    <w:abstractNumId w:val="21"/>
  </w:num>
  <w:num w:numId="16" w16cid:durableId="229194282">
    <w:abstractNumId w:val="12"/>
  </w:num>
  <w:num w:numId="17" w16cid:durableId="1709063063">
    <w:abstractNumId w:val="27"/>
  </w:num>
  <w:num w:numId="18" w16cid:durableId="1923679131">
    <w:abstractNumId w:val="3"/>
  </w:num>
  <w:num w:numId="19" w16cid:durableId="1536192351">
    <w:abstractNumId w:val="24"/>
  </w:num>
  <w:num w:numId="20" w16cid:durableId="2139569568">
    <w:abstractNumId w:val="7"/>
  </w:num>
  <w:num w:numId="21" w16cid:durableId="711997890">
    <w:abstractNumId w:val="16"/>
  </w:num>
  <w:num w:numId="22" w16cid:durableId="303856057">
    <w:abstractNumId w:val="25"/>
  </w:num>
  <w:num w:numId="23" w16cid:durableId="1565869905">
    <w:abstractNumId w:val="19"/>
  </w:num>
  <w:num w:numId="24" w16cid:durableId="367340325">
    <w:abstractNumId w:val="23"/>
  </w:num>
  <w:num w:numId="25" w16cid:durableId="1744715766">
    <w:abstractNumId w:val="22"/>
  </w:num>
  <w:num w:numId="26" w16cid:durableId="1944457080">
    <w:abstractNumId w:val="20"/>
  </w:num>
  <w:num w:numId="27" w16cid:durableId="1390181644">
    <w:abstractNumId w:val="15"/>
  </w:num>
  <w:num w:numId="28" w16cid:durableId="5604865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i zhai">
    <w15:presenceInfo w15:providerId="Windows Live" w15:userId="90dea29c7ea35e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embedSystemFonts/>
  <w:bordersDoNotSurroundHeader/>
  <w:bordersDoNotSurroundFooter/>
  <w:proofState w:spelling="clean" w:grammar="clean"/>
  <w:trackRevisions/>
  <w:defaultTabStop w:val="420"/>
  <w:evenAndOddHeaders/>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63"/>
    <w:rsid w:val="00002081"/>
    <w:rsid w:val="0001189F"/>
    <w:rsid w:val="00015950"/>
    <w:rsid w:val="000208C2"/>
    <w:rsid w:val="000333B0"/>
    <w:rsid w:val="00037526"/>
    <w:rsid w:val="000412AB"/>
    <w:rsid w:val="0004677B"/>
    <w:rsid w:val="00055A54"/>
    <w:rsid w:val="00056090"/>
    <w:rsid w:val="00060CF7"/>
    <w:rsid w:val="00064699"/>
    <w:rsid w:val="00066861"/>
    <w:rsid w:val="0007431A"/>
    <w:rsid w:val="00084BCF"/>
    <w:rsid w:val="000855DE"/>
    <w:rsid w:val="00087D95"/>
    <w:rsid w:val="00087EBC"/>
    <w:rsid w:val="00092E52"/>
    <w:rsid w:val="000A1732"/>
    <w:rsid w:val="000A62BE"/>
    <w:rsid w:val="000B168C"/>
    <w:rsid w:val="000B1C9D"/>
    <w:rsid w:val="000B4930"/>
    <w:rsid w:val="000C023E"/>
    <w:rsid w:val="000C1C2A"/>
    <w:rsid w:val="000C23D5"/>
    <w:rsid w:val="000C2F03"/>
    <w:rsid w:val="000E26B7"/>
    <w:rsid w:val="000E5959"/>
    <w:rsid w:val="000E77FA"/>
    <w:rsid w:val="000E7C61"/>
    <w:rsid w:val="000F3CED"/>
    <w:rsid w:val="000F45E5"/>
    <w:rsid w:val="00106414"/>
    <w:rsid w:val="00111D36"/>
    <w:rsid w:val="00113B92"/>
    <w:rsid w:val="00117214"/>
    <w:rsid w:val="0012137A"/>
    <w:rsid w:val="00127720"/>
    <w:rsid w:val="0013291D"/>
    <w:rsid w:val="001409CF"/>
    <w:rsid w:val="001421EB"/>
    <w:rsid w:val="00144D5A"/>
    <w:rsid w:val="00151006"/>
    <w:rsid w:val="0015249A"/>
    <w:rsid w:val="001529D2"/>
    <w:rsid w:val="00152F83"/>
    <w:rsid w:val="00154DE4"/>
    <w:rsid w:val="00156510"/>
    <w:rsid w:val="00174D64"/>
    <w:rsid w:val="001754DF"/>
    <w:rsid w:val="00177084"/>
    <w:rsid w:val="0019019E"/>
    <w:rsid w:val="001968E1"/>
    <w:rsid w:val="001A662E"/>
    <w:rsid w:val="001A7700"/>
    <w:rsid w:val="001B5FC7"/>
    <w:rsid w:val="001B7847"/>
    <w:rsid w:val="001D3AC7"/>
    <w:rsid w:val="001D6C5C"/>
    <w:rsid w:val="001E7605"/>
    <w:rsid w:val="001F083E"/>
    <w:rsid w:val="001F2819"/>
    <w:rsid w:val="00206C23"/>
    <w:rsid w:val="00207E98"/>
    <w:rsid w:val="002101AB"/>
    <w:rsid w:val="002164F6"/>
    <w:rsid w:val="002213BB"/>
    <w:rsid w:val="00224BA1"/>
    <w:rsid w:val="00227783"/>
    <w:rsid w:val="002344AB"/>
    <w:rsid w:val="00254AAB"/>
    <w:rsid w:val="00255218"/>
    <w:rsid w:val="00255A5B"/>
    <w:rsid w:val="00255E8E"/>
    <w:rsid w:val="002563F6"/>
    <w:rsid w:val="002669BE"/>
    <w:rsid w:val="002675F3"/>
    <w:rsid w:val="00273B7D"/>
    <w:rsid w:val="00274463"/>
    <w:rsid w:val="00275686"/>
    <w:rsid w:val="002774A6"/>
    <w:rsid w:val="0028019D"/>
    <w:rsid w:val="002A3B84"/>
    <w:rsid w:val="002A477F"/>
    <w:rsid w:val="002A5ADE"/>
    <w:rsid w:val="002B4431"/>
    <w:rsid w:val="002B5793"/>
    <w:rsid w:val="002C0AF8"/>
    <w:rsid w:val="002C428F"/>
    <w:rsid w:val="002C6015"/>
    <w:rsid w:val="002C60CF"/>
    <w:rsid w:val="002D79A4"/>
    <w:rsid w:val="002E3411"/>
    <w:rsid w:val="002E4785"/>
    <w:rsid w:val="002F045E"/>
    <w:rsid w:val="002F15EA"/>
    <w:rsid w:val="00301537"/>
    <w:rsid w:val="00304794"/>
    <w:rsid w:val="00305DFE"/>
    <w:rsid w:val="00310137"/>
    <w:rsid w:val="00310A7B"/>
    <w:rsid w:val="0031110D"/>
    <w:rsid w:val="00312FB1"/>
    <w:rsid w:val="00313533"/>
    <w:rsid w:val="00314224"/>
    <w:rsid w:val="003166A8"/>
    <w:rsid w:val="003172EF"/>
    <w:rsid w:val="00321094"/>
    <w:rsid w:val="00325F44"/>
    <w:rsid w:val="00326C2E"/>
    <w:rsid w:val="003331DC"/>
    <w:rsid w:val="00343084"/>
    <w:rsid w:val="00343A51"/>
    <w:rsid w:val="00347D61"/>
    <w:rsid w:val="00350B11"/>
    <w:rsid w:val="00352411"/>
    <w:rsid w:val="00354436"/>
    <w:rsid w:val="00360DB7"/>
    <w:rsid w:val="0036761E"/>
    <w:rsid w:val="00367D4D"/>
    <w:rsid w:val="00371334"/>
    <w:rsid w:val="00372B9C"/>
    <w:rsid w:val="00375167"/>
    <w:rsid w:val="0037588E"/>
    <w:rsid w:val="003835F1"/>
    <w:rsid w:val="0039253E"/>
    <w:rsid w:val="00396D03"/>
    <w:rsid w:val="003A137D"/>
    <w:rsid w:val="003A1F2E"/>
    <w:rsid w:val="003B74EC"/>
    <w:rsid w:val="003C3243"/>
    <w:rsid w:val="003C553E"/>
    <w:rsid w:val="003E37A8"/>
    <w:rsid w:val="003E3A39"/>
    <w:rsid w:val="003E6B36"/>
    <w:rsid w:val="003F2656"/>
    <w:rsid w:val="003F2EB3"/>
    <w:rsid w:val="003F3B6F"/>
    <w:rsid w:val="003F5907"/>
    <w:rsid w:val="003F672F"/>
    <w:rsid w:val="004051ED"/>
    <w:rsid w:val="00405F12"/>
    <w:rsid w:val="00410289"/>
    <w:rsid w:val="004155FF"/>
    <w:rsid w:val="00420A79"/>
    <w:rsid w:val="0042468D"/>
    <w:rsid w:val="004260C1"/>
    <w:rsid w:val="00427660"/>
    <w:rsid w:val="00437DB2"/>
    <w:rsid w:val="00442E08"/>
    <w:rsid w:val="00442FF3"/>
    <w:rsid w:val="00444201"/>
    <w:rsid w:val="00444EBD"/>
    <w:rsid w:val="004456C4"/>
    <w:rsid w:val="00451B1B"/>
    <w:rsid w:val="00460871"/>
    <w:rsid w:val="0046525C"/>
    <w:rsid w:val="004674D9"/>
    <w:rsid w:val="0047039B"/>
    <w:rsid w:val="004724FC"/>
    <w:rsid w:val="00480D6C"/>
    <w:rsid w:val="00483E11"/>
    <w:rsid w:val="004853B3"/>
    <w:rsid w:val="00486DF8"/>
    <w:rsid w:val="00491D9A"/>
    <w:rsid w:val="0049308D"/>
    <w:rsid w:val="00493DE8"/>
    <w:rsid w:val="00494AEF"/>
    <w:rsid w:val="00495AF0"/>
    <w:rsid w:val="004964CC"/>
    <w:rsid w:val="004A15E0"/>
    <w:rsid w:val="004A6A91"/>
    <w:rsid w:val="004B3FED"/>
    <w:rsid w:val="004B5D70"/>
    <w:rsid w:val="004D1F14"/>
    <w:rsid w:val="004E225E"/>
    <w:rsid w:val="004E27DD"/>
    <w:rsid w:val="004E31E1"/>
    <w:rsid w:val="004F53F6"/>
    <w:rsid w:val="00502C25"/>
    <w:rsid w:val="00505368"/>
    <w:rsid w:val="005062D6"/>
    <w:rsid w:val="00507E72"/>
    <w:rsid w:val="00511700"/>
    <w:rsid w:val="00511D11"/>
    <w:rsid w:val="0052765F"/>
    <w:rsid w:val="00530A14"/>
    <w:rsid w:val="00536FCE"/>
    <w:rsid w:val="00550216"/>
    <w:rsid w:val="0056021D"/>
    <w:rsid w:val="0056048D"/>
    <w:rsid w:val="00570D72"/>
    <w:rsid w:val="00574DB7"/>
    <w:rsid w:val="005753AD"/>
    <w:rsid w:val="00582716"/>
    <w:rsid w:val="00582F50"/>
    <w:rsid w:val="00584F5C"/>
    <w:rsid w:val="005874FF"/>
    <w:rsid w:val="00587AE6"/>
    <w:rsid w:val="005925D7"/>
    <w:rsid w:val="005967FA"/>
    <w:rsid w:val="005A2334"/>
    <w:rsid w:val="005A6C89"/>
    <w:rsid w:val="005A7088"/>
    <w:rsid w:val="005B5F45"/>
    <w:rsid w:val="005C5F40"/>
    <w:rsid w:val="005D0F79"/>
    <w:rsid w:val="005D310C"/>
    <w:rsid w:val="005E047A"/>
    <w:rsid w:val="005E51B4"/>
    <w:rsid w:val="005F20FE"/>
    <w:rsid w:val="005F3BBC"/>
    <w:rsid w:val="00603127"/>
    <w:rsid w:val="00611F33"/>
    <w:rsid w:val="0061323D"/>
    <w:rsid w:val="00616DEC"/>
    <w:rsid w:val="00624D15"/>
    <w:rsid w:val="00625A37"/>
    <w:rsid w:val="006404AF"/>
    <w:rsid w:val="0064355E"/>
    <w:rsid w:val="00650D15"/>
    <w:rsid w:val="00663E04"/>
    <w:rsid w:val="006710BC"/>
    <w:rsid w:val="00674210"/>
    <w:rsid w:val="00674D6B"/>
    <w:rsid w:val="0067532C"/>
    <w:rsid w:val="006775E8"/>
    <w:rsid w:val="006850CB"/>
    <w:rsid w:val="00686208"/>
    <w:rsid w:val="006A27D4"/>
    <w:rsid w:val="006A3571"/>
    <w:rsid w:val="006B2980"/>
    <w:rsid w:val="006B38FB"/>
    <w:rsid w:val="006B5BA3"/>
    <w:rsid w:val="006C4B5E"/>
    <w:rsid w:val="006D10D0"/>
    <w:rsid w:val="006D21E1"/>
    <w:rsid w:val="006D2DFF"/>
    <w:rsid w:val="006E09EA"/>
    <w:rsid w:val="006E2ABF"/>
    <w:rsid w:val="006F300E"/>
    <w:rsid w:val="00700740"/>
    <w:rsid w:val="00704ED5"/>
    <w:rsid w:val="00707496"/>
    <w:rsid w:val="00713674"/>
    <w:rsid w:val="007212CD"/>
    <w:rsid w:val="00722191"/>
    <w:rsid w:val="007233C1"/>
    <w:rsid w:val="00723C3E"/>
    <w:rsid w:val="007522EC"/>
    <w:rsid w:val="00755C1B"/>
    <w:rsid w:val="007566C0"/>
    <w:rsid w:val="00761625"/>
    <w:rsid w:val="00766007"/>
    <w:rsid w:val="00774B05"/>
    <w:rsid w:val="00782E4C"/>
    <w:rsid w:val="00785386"/>
    <w:rsid w:val="00785C69"/>
    <w:rsid w:val="007902D2"/>
    <w:rsid w:val="007911B6"/>
    <w:rsid w:val="007916EE"/>
    <w:rsid w:val="00792E41"/>
    <w:rsid w:val="00795AD0"/>
    <w:rsid w:val="00797257"/>
    <w:rsid w:val="007B0B55"/>
    <w:rsid w:val="007B1268"/>
    <w:rsid w:val="007B2F1D"/>
    <w:rsid w:val="007B70A0"/>
    <w:rsid w:val="007B7CBE"/>
    <w:rsid w:val="007C1D53"/>
    <w:rsid w:val="007C67E8"/>
    <w:rsid w:val="007C6806"/>
    <w:rsid w:val="007D28D6"/>
    <w:rsid w:val="007D3A8C"/>
    <w:rsid w:val="007D6AA0"/>
    <w:rsid w:val="007E2B15"/>
    <w:rsid w:val="007F1EEB"/>
    <w:rsid w:val="007F3885"/>
    <w:rsid w:val="007F47A8"/>
    <w:rsid w:val="007F61D7"/>
    <w:rsid w:val="00810D88"/>
    <w:rsid w:val="0081156C"/>
    <w:rsid w:val="00816A4D"/>
    <w:rsid w:val="008258D2"/>
    <w:rsid w:val="00830C92"/>
    <w:rsid w:val="00845B7C"/>
    <w:rsid w:val="008505C6"/>
    <w:rsid w:val="008535C3"/>
    <w:rsid w:val="008538B4"/>
    <w:rsid w:val="008547BC"/>
    <w:rsid w:val="008563BE"/>
    <w:rsid w:val="008571E7"/>
    <w:rsid w:val="008615EB"/>
    <w:rsid w:val="00865B7A"/>
    <w:rsid w:val="00867AE5"/>
    <w:rsid w:val="00870C6F"/>
    <w:rsid w:val="00874676"/>
    <w:rsid w:val="00881035"/>
    <w:rsid w:val="008814DB"/>
    <w:rsid w:val="00881EB8"/>
    <w:rsid w:val="00883C23"/>
    <w:rsid w:val="008863BB"/>
    <w:rsid w:val="008938F0"/>
    <w:rsid w:val="008951DB"/>
    <w:rsid w:val="00895707"/>
    <w:rsid w:val="008B112D"/>
    <w:rsid w:val="008C06FB"/>
    <w:rsid w:val="008C237A"/>
    <w:rsid w:val="008C31F1"/>
    <w:rsid w:val="008C3CC1"/>
    <w:rsid w:val="008E32ED"/>
    <w:rsid w:val="008E4737"/>
    <w:rsid w:val="008F42B0"/>
    <w:rsid w:val="00903EBB"/>
    <w:rsid w:val="00904440"/>
    <w:rsid w:val="009060E3"/>
    <w:rsid w:val="00907DA0"/>
    <w:rsid w:val="00911B4C"/>
    <w:rsid w:val="0091308D"/>
    <w:rsid w:val="009209F5"/>
    <w:rsid w:val="00936FBA"/>
    <w:rsid w:val="00945136"/>
    <w:rsid w:val="00945A52"/>
    <w:rsid w:val="00946D80"/>
    <w:rsid w:val="00951153"/>
    <w:rsid w:val="00951438"/>
    <w:rsid w:val="00952CCD"/>
    <w:rsid w:val="009570C6"/>
    <w:rsid w:val="00961C01"/>
    <w:rsid w:val="009627FA"/>
    <w:rsid w:val="00963971"/>
    <w:rsid w:val="0096677F"/>
    <w:rsid w:val="00966C50"/>
    <w:rsid w:val="009672F0"/>
    <w:rsid w:val="00970A24"/>
    <w:rsid w:val="00972CD8"/>
    <w:rsid w:val="0098014C"/>
    <w:rsid w:val="00982569"/>
    <w:rsid w:val="0098270E"/>
    <w:rsid w:val="009873C4"/>
    <w:rsid w:val="00993BD7"/>
    <w:rsid w:val="00994F9F"/>
    <w:rsid w:val="009A4E9F"/>
    <w:rsid w:val="009A5960"/>
    <w:rsid w:val="009A7DFE"/>
    <w:rsid w:val="009B2273"/>
    <w:rsid w:val="009B3166"/>
    <w:rsid w:val="009B34B7"/>
    <w:rsid w:val="009C38F2"/>
    <w:rsid w:val="009C64EB"/>
    <w:rsid w:val="009D780B"/>
    <w:rsid w:val="009E1FEC"/>
    <w:rsid w:val="009E3C3C"/>
    <w:rsid w:val="009E42D6"/>
    <w:rsid w:val="009E5FC6"/>
    <w:rsid w:val="009E64DE"/>
    <w:rsid w:val="009F24BF"/>
    <w:rsid w:val="009F543E"/>
    <w:rsid w:val="00A1379D"/>
    <w:rsid w:val="00A1731F"/>
    <w:rsid w:val="00A212B3"/>
    <w:rsid w:val="00A24022"/>
    <w:rsid w:val="00A26700"/>
    <w:rsid w:val="00A2740A"/>
    <w:rsid w:val="00A33259"/>
    <w:rsid w:val="00A33A82"/>
    <w:rsid w:val="00A459DA"/>
    <w:rsid w:val="00A4647F"/>
    <w:rsid w:val="00A46EAB"/>
    <w:rsid w:val="00A50A33"/>
    <w:rsid w:val="00A51145"/>
    <w:rsid w:val="00A52B63"/>
    <w:rsid w:val="00A605AC"/>
    <w:rsid w:val="00A6333E"/>
    <w:rsid w:val="00A8039B"/>
    <w:rsid w:val="00A82701"/>
    <w:rsid w:val="00A90BD0"/>
    <w:rsid w:val="00A9472A"/>
    <w:rsid w:val="00A95A1D"/>
    <w:rsid w:val="00AA6206"/>
    <w:rsid w:val="00AB2882"/>
    <w:rsid w:val="00AB3EBA"/>
    <w:rsid w:val="00AB406A"/>
    <w:rsid w:val="00AB6199"/>
    <w:rsid w:val="00AC475D"/>
    <w:rsid w:val="00AC5087"/>
    <w:rsid w:val="00AE327F"/>
    <w:rsid w:val="00AE6952"/>
    <w:rsid w:val="00AE768A"/>
    <w:rsid w:val="00AF1344"/>
    <w:rsid w:val="00AF4676"/>
    <w:rsid w:val="00AF473C"/>
    <w:rsid w:val="00B0448F"/>
    <w:rsid w:val="00B062AD"/>
    <w:rsid w:val="00B0732B"/>
    <w:rsid w:val="00B1139D"/>
    <w:rsid w:val="00B40C27"/>
    <w:rsid w:val="00B451ED"/>
    <w:rsid w:val="00B463CD"/>
    <w:rsid w:val="00B476C2"/>
    <w:rsid w:val="00B50FF2"/>
    <w:rsid w:val="00B510FB"/>
    <w:rsid w:val="00B5600C"/>
    <w:rsid w:val="00B60EBF"/>
    <w:rsid w:val="00B63D2A"/>
    <w:rsid w:val="00B65358"/>
    <w:rsid w:val="00B66060"/>
    <w:rsid w:val="00B70F88"/>
    <w:rsid w:val="00B73829"/>
    <w:rsid w:val="00B80F37"/>
    <w:rsid w:val="00B85971"/>
    <w:rsid w:val="00B8653E"/>
    <w:rsid w:val="00B96245"/>
    <w:rsid w:val="00B964D2"/>
    <w:rsid w:val="00BA0105"/>
    <w:rsid w:val="00BA0F49"/>
    <w:rsid w:val="00BA1453"/>
    <w:rsid w:val="00BA1A55"/>
    <w:rsid w:val="00BA5B7C"/>
    <w:rsid w:val="00BA7220"/>
    <w:rsid w:val="00BB0DB5"/>
    <w:rsid w:val="00BB1F06"/>
    <w:rsid w:val="00BB7254"/>
    <w:rsid w:val="00BC1835"/>
    <w:rsid w:val="00BD35DC"/>
    <w:rsid w:val="00BD427D"/>
    <w:rsid w:val="00BD446A"/>
    <w:rsid w:val="00BE42EA"/>
    <w:rsid w:val="00BE487C"/>
    <w:rsid w:val="00BF02F9"/>
    <w:rsid w:val="00BF1EFE"/>
    <w:rsid w:val="00BF45B2"/>
    <w:rsid w:val="00BF48C5"/>
    <w:rsid w:val="00C00E07"/>
    <w:rsid w:val="00C03C94"/>
    <w:rsid w:val="00C1639E"/>
    <w:rsid w:val="00C21395"/>
    <w:rsid w:val="00C232DA"/>
    <w:rsid w:val="00C2674B"/>
    <w:rsid w:val="00C27339"/>
    <w:rsid w:val="00C2735B"/>
    <w:rsid w:val="00C303CA"/>
    <w:rsid w:val="00C42AC8"/>
    <w:rsid w:val="00C45244"/>
    <w:rsid w:val="00C53695"/>
    <w:rsid w:val="00C56365"/>
    <w:rsid w:val="00C56A15"/>
    <w:rsid w:val="00C61E03"/>
    <w:rsid w:val="00C61F93"/>
    <w:rsid w:val="00C65C98"/>
    <w:rsid w:val="00C65CBB"/>
    <w:rsid w:val="00C66B55"/>
    <w:rsid w:val="00C72587"/>
    <w:rsid w:val="00C72781"/>
    <w:rsid w:val="00C7707A"/>
    <w:rsid w:val="00C80396"/>
    <w:rsid w:val="00C8178E"/>
    <w:rsid w:val="00C825EC"/>
    <w:rsid w:val="00C924EB"/>
    <w:rsid w:val="00C93662"/>
    <w:rsid w:val="00C94C1C"/>
    <w:rsid w:val="00C96E2C"/>
    <w:rsid w:val="00CA339D"/>
    <w:rsid w:val="00CB33B8"/>
    <w:rsid w:val="00CC1107"/>
    <w:rsid w:val="00CC26A5"/>
    <w:rsid w:val="00CC3964"/>
    <w:rsid w:val="00CC3E25"/>
    <w:rsid w:val="00CC5586"/>
    <w:rsid w:val="00CC7B0E"/>
    <w:rsid w:val="00CD0562"/>
    <w:rsid w:val="00CD0C4A"/>
    <w:rsid w:val="00CD63B6"/>
    <w:rsid w:val="00CE0893"/>
    <w:rsid w:val="00CE2315"/>
    <w:rsid w:val="00CE4BEF"/>
    <w:rsid w:val="00CF4B47"/>
    <w:rsid w:val="00CF5CBF"/>
    <w:rsid w:val="00D015CF"/>
    <w:rsid w:val="00D21C0E"/>
    <w:rsid w:val="00D24579"/>
    <w:rsid w:val="00D3138B"/>
    <w:rsid w:val="00D31FD9"/>
    <w:rsid w:val="00D34B69"/>
    <w:rsid w:val="00D42986"/>
    <w:rsid w:val="00D51D83"/>
    <w:rsid w:val="00D52DE6"/>
    <w:rsid w:val="00D5355E"/>
    <w:rsid w:val="00D543D1"/>
    <w:rsid w:val="00D56344"/>
    <w:rsid w:val="00D565BC"/>
    <w:rsid w:val="00D56917"/>
    <w:rsid w:val="00D6271C"/>
    <w:rsid w:val="00D638DA"/>
    <w:rsid w:val="00D64F5C"/>
    <w:rsid w:val="00D650AD"/>
    <w:rsid w:val="00D73839"/>
    <w:rsid w:val="00D73B50"/>
    <w:rsid w:val="00D75C5C"/>
    <w:rsid w:val="00D772D7"/>
    <w:rsid w:val="00D77A2C"/>
    <w:rsid w:val="00D90FD2"/>
    <w:rsid w:val="00D91DC7"/>
    <w:rsid w:val="00D963A1"/>
    <w:rsid w:val="00DA10C6"/>
    <w:rsid w:val="00DA549D"/>
    <w:rsid w:val="00DD7B2D"/>
    <w:rsid w:val="00DE0144"/>
    <w:rsid w:val="00DE5675"/>
    <w:rsid w:val="00DE5A0B"/>
    <w:rsid w:val="00DF2BAA"/>
    <w:rsid w:val="00E04423"/>
    <w:rsid w:val="00E16F49"/>
    <w:rsid w:val="00E20579"/>
    <w:rsid w:val="00E26174"/>
    <w:rsid w:val="00E2773A"/>
    <w:rsid w:val="00E35911"/>
    <w:rsid w:val="00E3597A"/>
    <w:rsid w:val="00E3665F"/>
    <w:rsid w:val="00E51192"/>
    <w:rsid w:val="00E53713"/>
    <w:rsid w:val="00E53FB5"/>
    <w:rsid w:val="00E54931"/>
    <w:rsid w:val="00E55E9C"/>
    <w:rsid w:val="00E66949"/>
    <w:rsid w:val="00E6753C"/>
    <w:rsid w:val="00E718B9"/>
    <w:rsid w:val="00E71FAE"/>
    <w:rsid w:val="00E818DA"/>
    <w:rsid w:val="00E832C2"/>
    <w:rsid w:val="00E861BF"/>
    <w:rsid w:val="00E87E01"/>
    <w:rsid w:val="00E944B8"/>
    <w:rsid w:val="00EA2B9E"/>
    <w:rsid w:val="00EA6BE9"/>
    <w:rsid w:val="00EB1FF3"/>
    <w:rsid w:val="00EB2DBF"/>
    <w:rsid w:val="00EC7AE3"/>
    <w:rsid w:val="00ED0A0A"/>
    <w:rsid w:val="00ED6CFF"/>
    <w:rsid w:val="00EF0402"/>
    <w:rsid w:val="00EF0787"/>
    <w:rsid w:val="00EF1CF9"/>
    <w:rsid w:val="00EF58BB"/>
    <w:rsid w:val="00EF759A"/>
    <w:rsid w:val="00F0133E"/>
    <w:rsid w:val="00F01F37"/>
    <w:rsid w:val="00F042E9"/>
    <w:rsid w:val="00F05F98"/>
    <w:rsid w:val="00F14F85"/>
    <w:rsid w:val="00F206DF"/>
    <w:rsid w:val="00F23400"/>
    <w:rsid w:val="00F2397D"/>
    <w:rsid w:val="00F2465C"/>
    <w:rsid w:val="00F26B1C"/>
    <w:rsid w:val="00F35A02"/>
    <w:rsid w:val="00F419A9"/>
    <w:rsid w:val="00F44AAD"/>
    <w:rsid w:val="00F54280"/>
    <w:rsid w:val="00F559CB"/>
    <w:rsid w:val="00F620E1"/>
    <w:rsid w:val="00F63B30"/>
    <w:rsid w:val="00F811D2"/>
    <w:rsid w:val="00F84BBD"/>
    <w:rsid w:val="00F926D7"/>
    <w:rsid w:val="00FA10B2"/>
    <w:rsid w:val="00FA6C6A"/>
    <w:rsid w:val="00FB7C19"/>
    <w:rsid w:val="00FC0978"/>
    <w:rsid w:val="00FC259E"/>
    <w:rsid w:val="00FE48D3"/>
    <w:rsid w:val="00FE7398"/>
    <w:rsid w:val="00FF0269"/>
    <w:rsid w:val="00FF12AF"/>
    <w:rsid w:val="00FF177B"/>
    <w:rsid w:val="012F0C91"/>
    <w:rsid w:val="015C4E83"/>
    <w:rsid w:val="02001ACA"/>
    <w:rsid w:val="02245871"/>
    <w:rsid w:val="022C21A4"/>
    <w:rsid w:val="02585732"/>
    <w:rsid w:val="02E910F0"/>
    <w:rsid w:val="02FF6BBC"/>
    <w:rsid w:val="031C10D7"/>
    <w:rsid w:val="03EE3EEF"/>
    <w:rsid w:val="04422673"/>
    <w:rsid w:val="047D7964"/>
    <w:rsid w:val="04BA53B0"/>
    <w:rsid w:val="05663A99"/>
    <w:rsid w:val="05FE4F98"/>
    <w:rsid w:val="06017F04"/>
    <w:rsid w:val="061E4834"/>
    <w:rsid w:val="073B1607"/>
    <w:rsid w:val="07850251"/>
    <w:rsid w:val="08741249"/>
    <w:rsid w:val="09087B7F"/>
    <w:rsid w:val="0A5E5C25"/>
    <w:rsid w:val="0ABB4D47"/>
    <w:rsid w:val="0B7A69B0"/>
    <w:rsid w:val="0BC63052"/>
    <w:rsid w:val="0BDB44E9"/>
    <w:rsid w:val="0C6F1A68"/>
    <w:rsid w:val="0CA32E1E"/>
    <w:rsid w:val="0CB11B60"/>
    <w:rsid w:val="0D49488C"/>
    <w:rsid w:val="0D727E7E"/>
    <w:rsid w:val="0D7362E8"/>
    <w:rsid w:val="0DC25AE2"/>
    <w:rsid w:val="0DFB18C2"/>
    <w:rsid w:val="0E2F3F20"/>
    <w:rsid w:val="0E4A4418"/>
    <w:rsid w:val="0E7F7A02"/>
    <w:rsid w:val="0E963B01"/>
    <w:rsid w:val="0EA6675B"/>
    <w:rsid w:val="0EB6385C"/>
    <w:rsid w:val="0ED24B54"/>
    <w:rsid w:val="0F5D008C"/>
    <w:rsid w:val="0F8E594E"/>
    <w:rsid w:val="0F9028B3"/>
    <w:rsid w:val="0FB8503A"/>
    <w:rsid w:val="10921754"/>
    <w:rsid w:val="10E34B41"/>
    <w:rsid w:val="10EB2EDA"/>
    <w:rsid w:val="110D5F06"/>
    <w:rsid w:val="116729A4"/>
    <w:rsid w:val="118C636C"/>
    <w:rsid w:val="11F75647"/>
    <w:rsid w:val="120766D3"/>
    <w:rsid w:val="125448F5"/>
    <w:rsid w:val="13695A71"/>
    <w:rsid w:val="14942097"/>
    <w:rsid w:val="14CD59AD"/>
    <w:rsid w:val="14FF6F54"/>
    <w:rsid w:val="15793835"/>
    <w:rsid w:val="15915022"/>
    <w:rsid w:val="15CC7E09"/>
    <w:rsid w:val="15F01D49"/>
    <w:rsid w:val="161F262E"/>
    <w:rsid w:val="16214DEF"/>
    <w:rsid w:val="162E2871"/>
    <w:rsid w:val="167B11B6"/>
    <w:rsid w:val="169D53AA"/>
    <w:rsid w:val="17AD57E5"/>
    <w:rsid w:val="17FF4F97"/>
    <w:rsid w:val="185C3635"/>
    <w:rsid w:val="188D5A23"/>
    <w:rsid w:val="18D15CFF"/>
    <w:rsid w:val="18F0265B"/>
    <w:rsid w:val="19BD49C8"/>
    <w:rsid w:val="1A616756"/>
    <w:rsid w:val="1A7A7554"/>
    <w:rsid w:val="1A825833"/>
    <w:rsid w:val="1AE95EC6"/>
    <w:rsid w:val="1B5E4ACA"/>
    <w:rsid w:val="1B9A0C46"/>
    <w:rsid w:val="1BB47E61"/>
    <w:rsid w:val="1C09341C"/>
    <w:rsid w:val="1C8E7BFF"/>
    <w:rsid w:val="1CAC7FFA"/>
    <w:rsid w:val="1CD83537"/>
    <w:rsid w:val="1CD867B6"/>
    <w:rsid w:val="1CDE7254"/>
    <w:rsid w:val="1D181B85"/>
    <w:rsid w:val="1D497EC4"/>
    <w:rsid w:val="1D812A56"/>
    <w:rsid w:val="1DDD21D6"/>
    <w:rsid w:val="1E253203"/>
    <w:rsid w:val="1E34479D"/>
    <w:rsid w:val="1E555448"/>
    <w:rsid w:val="1E7A39C3"/>
    <w:rsid w:val="1E816080"/>
    <w:rsid w:val="1F0F73FB"/>
    <w:rsid w:val="1F3F61F7"/>
    <w:rsid w:val="200E1F83"/>
    <w:rsid w:val="20234AC9"/>
    <w:rsid w:val="203E4B48"/>
    <w:rsid w:val="20964804"/>
    <w:rsid w:val="21197C6C"/>
    <w:rsid w:val="2180399D"/>
    <w:rsid w:val="224C49F2"/>
    <w:rsid w:val="22AA7366"/>
    <w:rsid w:val="22CA49AE"/>
    <w:rsid w:val="22DC4E21"/>
    <w:rsid w:val="22DF6967"/>
    <w:rsid w:val="230961F8"/>
    <w:rsid w:val="23450B58"/>
    <w:rsid w:val="24437EF8"/>
    <w:rsid w:val="2457471E"/>
    <w:rsid w:val="246359A6"/>
    <w:rsid w:val="24641342"/>
    <w:rsid w:val="25783D19"/>
    <w:rsid w:val="25B35B86"/>
    <w:rsid w:val="25FA6BAC"/>
    <w:rsid w:val="25FD3DB9"/>
    <w:rsid w:val="262048F9"/>
    <w:rsid w:val="26650806"/>
    <w:rsid w:val="266601FB"/>
    <w:rsid w:val="27B76AB5"/>
    <w:rsid w:val="28750EB3"/>
    <w:rsid w:val="28C66939"/>
    <w:rsid w:val="293B10D5"/>
    <w:rsid w:val="293E4722"/>
    <w:rsid w:val="2958608A"/>
    <w:rsid w:val="298A5BB9"/>
    <w:rsid w:val="299F5316"/>
    <w:rsid w:val="29EC500B"/>
    <w:rsid w:val="2A033A63"/>
    <w:rsid w:val="2A146738"/>
    <w:rsid w:val="2A3F0EF2"/>
    <w:rsid w:val="2A575DBA"/>
    <w:rsid w:val="2A785553"/>
    <w:rsid w:val="2AFB18E4"/>
    <w:rsid w:val="2BC76878"/>
    <w:rsid w:val="2C022066"/>
    <w:rsid w:val="2C2B2026"/>
    <w:rsid w:val="2C3229FF"/>
    <w:rsid w:val="2CB8403C"/>
    <w:rsid w:val="2CB8438F"/>
    <w:rsid w:val="2CFE784A"/>
    <w:rsid w:val="2D606F0F"/>
    <w:rsid w:val="2D865AD4"/>
    <w:rsid w:val="2D9F7082"/>
    <w:rsid w:val="2DD408F3"/>
    <w:rsid w:val="2E4A1A89"/>
    <w:rsid w:val="2E612507"/>
    <w:rsid w:val="2EAD4823"/>
    <w:rsid w:val="2F2F683F"/>
    <w:rsid w:val="2F3E203D"/>
    <w:rsid w:val="2F822586"/>
    <w:rsid w:val="2FAB0B10"/>
    <w:rsid w:val="2FC647D1"/>
    <w:rsid w:val="30AB4416"/>
    <w:rsid w:val="30BA4FD6"/>
    <w:rsid w:val="30D72AF4"/>
    <w:rsid w:val="31315C42"/>
    <w:rsid w:val="315C20B8"/>
    <w:rsid w:val="319E7876"/>
    <w:rsid w:val="31FF307E"/>
    <w:rsid w:val="3202689B"/>
    <w:rsid w:val="32924E88"/>
    <w:rsid w:val="32B77FEB"/>
    <w:rsid w:val="32DC4FA3"/>
    <w:rsid w:val="32F825DE"/>
    <w:rsid w:val="3341553A"/>
    <w:rsid w:val="334B63B9"/>
    <w:rsid w:val="33514297"/>
    <w:rsid w:val="33582884"/>
    <w:rsid w:val="33A0604C"/>
    <w:rsid w:val="33DE035B"/>
    <w:rsid w:val="34376A99"/>
    <w:rsid w:val="343B7963"/>
    <w:rsid w:val="34621C0C"/>
    <w:rsid w:val="348341CB"/>
    <w:rsid w:val="34B425D2"/>
    <w:rsid w:val="35163E4C"/>
    <w:rsid w:val="3525070E"/>
    <w:rsid w:val="354C3B03"/>
    <w:rsid w:val="356B3EAB"/>
    <w:rsid w:val="359D6409"/>
    <w:rsid w:val="35A10580"/>
    <w:rsid w:val="361F1978"/>
    <w:rsid w:val="367E4A76"/>
    <w:rsid w:val="36A42101"/>
    <w:rsid w:val="36AD70DB"/>
    <w:rsid w:val="36B35215"/>
    <w:rsid w:val="36CE75A7"/>
    <w:rsid w:val="36E0194A"/>
    <w:rsid w:val="36E36908"/>
    <w:rsid w:val="36E44089"/>
    <w:rsid w:val="37047564"/>
    <w:rsid w:val="371A7C27"/>
    <w:rsid w:val="377037F6"/>
    <w:rsid w:val="37A81254"/>
    <w:rsid w:val="37AF29E9"/>
    <w:rsid w:val="37E86F0F"/>
    <w:rsid w:val="381E4888"/>
    <w:rsid w:val="38683569"/>
    <w:rsid w:val="3885236D"/>
    <w:rsid w:val="38B3351B"/>
    <w:rsid w:val="39381EFD"/>
    <w:rsid w:val="39FE2691"/>
    <w:rsid w:val="3A5B1F3A"/>
    <w:rsid w:val="3AA7481D"/>
    <w:rsid w:val="3AAD2378"/>
    <w:rsid w:val="3ABA3B8B"/>
    <w:rsid w:val="3AC16B02"/>
    <w:rsid w:val="3ACC5134"/>
    <w:rsid w:val="3ADC38B4"/>
    <w:rsid w:val="3B024F0B"/>
    <w:rsid w:val="3B037579"/>
    <w:rsid w:val="3B2D393F"/>
    <w:rsid w:val="3B5E431C"/>
    <w:rsid w:val="3B78414B"/>
    <w:rsid w:val="3B86193A"/>
    <w:rsid w:val="3BA3035E"/>
    <w:rsid w:val="3BB62BE8"/>
    <w:rsid w:val="3BBE0795"/>
    <w:rsid w:val="3BC136BC"/>
    <w:rsid w:val="3BF3780A"/>
    <w:rsid w:val="3C025DA2"/>
    <w:rsid w:val="3C4C0023"/>
    <w:rsid w:val="3C8A1488"/>
    <w:rsid w:val="3D516B41"/>
    <w:rsid w:val="3D580050"/>
    <w:rsid w:val="3D696D70"/>
    <w:rsid w:val="3D950C61"/>
    <w:rsid w:val="3E642CE2"/>
    <w:rsid w:val="3F0E4029"/>
    <w:rsid w:val="3F9421F4"/>
    <w:rsid w:val="3FA60A28"/>
    <w:rsid w:val="3FEC4A80"/>
    <w:rsid w:val="3FF43FD3"/>
    <w:rsid w:val="407924B5"/>
    <w:rsid w:val="40A335F7"/>
    <w:rsid w:val="40FF0993"/>
    <w:rsid w:val="41966C29"/>
    <w:rsid w:val="41B33AA7"/>
    <w:rsid w:val="425F45F1"/>
    <w:rsid w:val="427E58D8"/>
    <w:rsid w:val="43222685"/>
    <w:rsid w:val="432602A9"/>
    <w:rsid w:val="444B6AAA"/>
    <w:rsid w:val="44784D45"/>
    <w:rsid w:val="45043F93"/>
    <w:rsid w:val="45B778DE"/>
    <w:rsid w:val="45BD24D3"/>
    <w:rsid w:val="45C74F7C"/>
    <w:rsid w:val="460913D3"/>
    <w:rsid w:val="460C3B5D"/>
    <w:rsid w:val="464242FA"/>
    <w:rsid w:val="464476A6"/>
    <w:rsid w:val="46771E8F"/>
    <w:rsid w:val="46780578"/>
    <w:rsid w:val="46AC2993"/>
    <w:rsid w:val="474419DA"/>
    <w:rsid w:val="47493072"/>
    <w:rsid w:val="47636CC4"/>
    <w:rsid w:val="47B45253"/>
    <w:rsid w:val="47DD4C0C"/>
    <w:rsid w:val="47DD7AD0"/>
    <w:rsid w:val="48084421"/>
    <w:rsid w:val="48A17848"/>
    <w:rsid w:val="490F2643"/>
    <w:rsid w:val="493D4B4E"/>
    <w:rsid w:val="49493A19"/>
    <w:rsid w:val="49C526F4"/>
    <w:rsid w:val="49CF2ED9"/>
    <w:rsid w:val="49E04914"/>
    <w:rsid w:val="4A413C1A"/>
    <w:rsid w:val="4A465674"/>
    <w:rsid w:val="4ACB7688"/>
    <w:rsid w:val="4AF17D21"/>
    <w:rsid w:val="4B043E66"/>
    <w:rsid w:val="4B337A07"/>
    <w:rsid w:val="4C0264E9"/>
    <w:rsid w:val="4C4C2590"/>
    <w:rsid w:val="4C59349D"/>
    <w:rsid w:val="4C846ECA"/>
    <w:rsid w:val="4CA1625A"/>
    <w:rsid w:val="4CA3785C"/>
    <w:rsid w:val="4CAE7A0D"/>
    <w:rsid w:val="4D0D3D6D"/>
    <w:rsid w:val="4DCF61BF"/>
    <w:rsid w:val="4E3E34B5"/>
    <w:rsid w:val="4EB46B62"/>
    <w:rsid w:val="4EF77942"/>
    <w:rsid w:val="4F0C3101"/>
    <w:rsid w:val="4F7640F5"/>
    <w:rsid w:val="4F815F97"/>
    <w:rsid w:val="4FC17CDE"/>
    <w:rsid w:val="4FE647B0"/>
    <w:rsid w:val="507A3A97"/>
    <w:rsid w:val="50852AB2"/>
    <w:rsid w:val="50A17466"/>
    <w:rsid w:val="50EF211F"/>
    <w:rsid w:val="516E5C3E"/>
    <w:rsid w:val="5180042D"/>
    <w:rsid w:val="51BD037A"/>
    <w:rsid w:val="526F5D91"/>
    <w:rsid w:val="53251CD0"/>
    <w:rsid w:val="53505BC6"/>
    <w:rsid w:val="53560736"/>
    <w:rsid w:val="53843B25"/>
    <w:rsid w:val="540C5D72"/>
    <w:rsid w:val="542A24AA"/>
    <w:rsid w:val="5458228C"/>
    <w:rsid w:val="54A764C1"/>
    <w:rsid w:val="54EC26AA"/>
    <w:rsid w:val="54FA7A9E"/>
    <w:rsid w:val="553064E9"/>
    <w:rsid w:val="553D637D"/>
    <w:rsid w:val="56217714"/>
    <w:rsid w:val="568E5B9B"/>
    <w:rsid w:val="56A676EB"/>
    <w:rsid w:val="56C4643B"/>
    <w:rsid w:val="56E006CE"/>
    <w:rsid w:val="572A5A70"/>
    <w:rsid w:val="5750411A"/>
    <w:rsid w:val="57863747"/>
    <w:rsid w:val="584E0792"/>
    <w:rsid w:val="58D324F7"/>
    <w:rsid w:val="59017499"/>
    <w:rsid w:val="59555AFD"/>
    <w:rsid w:val="597045F3"/>
    <w:rsid w:val="597F7DE2"/>
    <w:rsid w:val="59A629D0"/>
    <w:rsid w:val="5A9A07E3"/>
    <w:rsid w:val="5AB75AE4"/>
    <w:rsid w:val="5AF50ACF"/>
    <w:rsid w:val="5B2A513B"/>
    <w:rsid w:val="5B843542"/>
    <w:rsid w:val="5BB6088D"/>
    <w:rsid w:val="5C473E4D"/>
    <w:rsid w:val="5C6A6763"/>
    <w:rsid w:val="5C8D4726"/>
    <w:rsid w:val="5D4E0737"/>
    <w:rsid w:val="5D953969"/>
    <w:rsid w:val="5DBC348C"/>
    <w:rsid w:val="5DF03C42"/>
    <w:rsid w:val="5E0B087C"/>
    <w:rsid w:val="5E242507"/>
    <w:rsid w:val="5E2E3013"/>
    <w:rsid w:val="5E54656D"/>
    <w:rsid w:val="5E5A203A"/>
    <w:rsid w:val="5EA762EA"/>
    <w:rsid w:val="5F517FEB"/>
    <w:rsid w:val="5FB30ED5"/>
    <w:rsid w:val="5FB96354"/>
    <w:rsid w:val="5FF849B0"/>
    <w:rsid w:val="60A928F5"/>
    <w:rsid w:val="60AC0895"/>
    <w:rsid w:val="60C03693"/>
    <w:rsid w:val="610C1F51"/>
    <w:rsid w:val="61474223"/>
    <w:rsid w:val="615D357C"/>
    <w:rsid w:val="61EA0670"/>
    <w:rsid w:val="61EB473F"/>
    <w:rsid w:val="622B50F0"/>
    <w:rsid w:val="624C307F"/>
    <w:rsid w:val="62986C7A"/>
    <w:rsid w:val="63323E90"/>
    <w:rsid w:val="63597E24"/>
    <w:rsid w:val="63923686"/>
    <w:rsid w:val="64B22D8B"/>
    <w:rsid w:val="65117739"/>
    <w:rsid w:val="653D7CA3"/>
    <w:rsid w:val="655C7271"/>
    <w:rsid w:val="65E25C80"/>
    <w:rsid w:val="65F46891"/>
    <w:rsid w:val="66525E15"/>
    <w:rsid w:val="66873AE4"/>
    <w:rsid w:val="66B06F8E"/>
    <w:rsid w:val="66F24689"/>
    <w:rsid w:val="67410D56"/>
    <w:rsid w:val="67B20F17"/>
    <w:rsid w:val="67C24A44"/>
    <w:rsid w:val="67F073BE"/>
    <w:rsid w:val="68010C18"/>
    <w:rsid w:val="682F0E28"/>
    <w:rsid w:val="686C3165"/>
    <w:rsid w:val="687A681D"/>
    <w:rsid w:val="68927F63"/>
    <w:rsid w:val="68C83319"/>
    <w:rsid w:val="68D66648"/>
    <w:rsid w:val="68E007FE"/>
    <w:rsid w:val="69027FDB"/>
    <w:rsid w:val="69097E8C"/>
    <w:rsid w:val="691A3C19"/>
    <w:rsid w:val="6A187379"/>
    <w:rsid w:val="6ABE14AD"/>
    <w:rsid w:val="6B607F4C"/>
    <w:rsid w:val="6B6C7832"/>
    <w:rsid w:val="6BAD76D9"/>
    <w:rsid w:val="6C0A21F8"/>
    <w:rsid w:val="6C152AE5"/>
    <w:rsid w:val="6C25069C"/>
    <w:rsid w:val="6CF43042"/>
    <w:rsid w:val="6D286848"/>
    <w:rsid w:val="6D87412D"/>
    <w:rsid w:val="6DB7546C"/>
    <w:rsid w:val="6E1C6AC3"/>
    <w:rsid w:val="6EB03039"/>
    <w:rsid w:val="6ED816BC"/>
    <w:rsid w:val="6F2968A7"/>
    <w:rsid w:val="6F3E2828"/>
    <w:rsid w:val="6F6A72D7"/>
    <w:rsid w:val="6F7271AA"/>
    <w:rsid w:val="6FB6638D"/>
    <w:rsid w:val="6FE55EDD"/>
    <w:rsid w:val="6FEA266A"/>
    <w:rsid w:val="6FFC7634"/>
    <w:rsid w:val="70223DF2"/>
    <w:rsid w:val="70362992"/>
    <w:rsid w:val="705D2381"/>
    <w:rsid w:val="70C8125E"/>
    <w:rsid w:val="70FA5E92"/>
    <w:rsid w:val="712B4B60"/>
    <w:rsid w:val="71C9076D"/>
    <w:rsid w:val="71CF3736"/>
    <w:rsid w:val="71F87FE7"/>
    <w:rsid w:val="72084CEF"/>
    <w:rsid w:val="724F4877"/>
    <w:rsid w:val="73A87BE1"/>
    <w:rsid w:val="743624CE"/>
    <w:rsid w:val="74B86703"/>
    <w:rsid w:val="75932809"/>
    <w:rsid w:val="75B034CD"/>
    <w:rsid w:val="75C21AE1"/>
    <w:rsid w:val="76322E1E"/>
    <w:rsid w:val="764D5571"/>
    <w:rsid w:val="76966F18"/>
    <w:rsid w:val="76C1043C"/>
    <w:rsid w:val="774E76A8"/>
    <w:rsid w:val="77C17FC5"/>
    <w:rsid w:val="78272E80"/>
    <w:rsid w:val="7872473C"/>
    <w:rsid w:val="789C2C49"/>
    <w:rsid w:val="78A71634"/>
    <w:rsid w:val="78FB2499"/>
    <w:rsid w:val="79B156AC"/>
    <w:rsid w:val="79FB7128"/>
    <w:rsid w:val="7A1136B2"/>
    <w:rsid w:val="7A526DB4"/>
    <w:rsid w:val="7A640A40"/>
    <w:rsid w:val="7B0251E6"/>
    <w:rsid w:val="7B1448AF"/>
    <w:rsid w:val="7B1D733E"/>
    <w:rsid w:val="7B87251F"/>
    <w:rsid w:val="7C4A67DB"/>
    <w:rsid w:val="7C7C2599"/>
    <w:rsid w:val="7D4D5E56"/>
    <w:rsid w:val="7D7D03C5"/>
    <w:rsid w:val="7E877E1C"/>
    <w:rsid w:val="7E971850"/>
    <w:rsid w:val="7EED169F"/>
    <w:rsid w:val="7EF83897"/>
    <w:rsid w:val="7FA34AC0"/>
    <w:rsid w:val="7FF82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4A66BBC"/>
  <w15:docId w15:val="{C28F1EA9-AF66-F745-8DD3-5AC9FB69D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Body Text Indent" w:qFormat="1"/>
    <w:lsdException w:name="Subtitle" w:qFormat="1"/>
    <w:lsdException w:name="Body Text First Indent 2" w:qFormat="1"/>
    <w:lsdException w:name="Hyperlink"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200"/>
      <w:jc w:val="both"/>
    </w:pPr>
    <w:rPr>
      <w:rFonts w:cstheme="minorBidi"/>
      <w:kern w:val="2"/>
      <w:sz w:val="24"/>
      <w:szCs w:val="24"/>
    </w:rPr>
  </w:style>
  <w:style w:type="paragraph" w:styleId="1">
    <w:name w:val="heading 1"/>
    <w:basedOn w:val="a"/>
    <w:next w:val="a"/>
    <w:link w:val="10"/>
    <w:qFormat/>
    <w:pPr>
      <w:keepNext/>
      <w:keepLines/>
      <w:spacing w:before="340" w:after="330"/>
      <w:ind w:firstLineChars="0" w:firstLine="0"/>
      <w:jc w:val="center"/>
      <w:outlineLvl w:val="0"/>
    </w:pPr>
    <w:rPr>
      <w:rFonts w:eastAsia="黑体"/>
      <w:kern w:val="44"/>
      <w:sz w:val="32"/>
      <w:szCs w:val="32"/>
    </w:rPr>
  </w:style>
  <w:style w:type="paragraph" w:styleId="2">
    <w:name w:val="heading 2"/>
    <w:basedOn w:val="a"/>
    <w:next w:val="a"/>
    <w:unhideWhenUsed/>
    <w:qFormat/>
    <w:pPr>
      <w:keepNext/>
      <w:keepLines/>
      <w:spacing w:before="260" w:after="260" w:line="413" w:lineRule="auto"/>
      <w:ind w:firstLineChars="0" w:firstLine="0"/>
      <w:jc w:val="left"/>
      <w:outlineLvl w:val="1"/>
    </w:pPr>
    <w:rPr>
      <w:rFonts w:eastAsia="黑体"/>
      <w:sz w:val="28"/>
      <w:szCs w:val="28"/>
    </w:rPr>
  </w:style>
  <w:style w:type="paragraph" w:styleId="3">
    <w:name w:val="heading 3"/>
    <w:basedOn w:val="a"/>
    <w:next w:val="a"/>
    <w:link w:val="30"/>
    <w:unhideWhenUsed/>
    <w:qFormat/>
    <w:pPr>
      <w:keepNext/>
      <w:keepLines/>
      <w:spacing w:before="260" w:after="260" w:line="415" w:lineRule="auto"/>
      <w:ind w:firstLineChars="0" w:firstLine="0"/>
      <w:jc w:val="left"/>
      <w:outlineLvl w:val="2"/>
    </w:pPr>
    <w:rPr>
      <w:rFonts w:eastAsia="黑体"/>
      <w:bCs/>
      <w:szCs w:val="32"/>
    </w:rPr>
  </w:style>
  <w:style w:type="paragraph" w:styleId="4">
    <w:name w:val="heading 4"/>
    <w:basedOn w:val="a"/>
    <w:next w:val="a"/>
    <w:link w:val="40"/>
    <w:semiHidden/>
    <w:unhideWhenUsed/>
    <w:qFormat/>
    <w:rsid w:val="00396D0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after="120"/>
      <w:ind w:leftChars="200" w:left="420"/>
    </w:pPr>
  </w:style>
  <w:style w:type="paragraph" w:styleId="TOC3">
    <w:name w:val="toc 3"/>
    <w:basedOn w:val="a"/>
    <w:next w:val="a"/>
    <w:autoRedefine/>
    <w:uiPriority w:val="39"/>
    <w:qFormat/>
    <w:pPr>
      <w:ind w:leftChars="400" w:left="840" w:firstLineChars="0" w:firstLine="0"/>
    </w:pPr>
    <w:rPr>
      <w:rFonts w:eastAsia="黑体"/>
    </w:rPr>
  </w:style>
  <w:style w:type="paragraph" w:styleId="a5">
    <w:name w:val="Plain Text"/>
    <w:basedOn w:val="a"/>
    <w:qFormat/>
    <w:rPr>
      <w:rFonts w:ascii="宋体" w:hAnsi="Courier New" w:cs="Times New Roman"/>
      <w:sz w:val="21"/>
      <w:szCs w:val="21"/>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autoRedefine/>
    <w:uiPriority w:val="39"/>
    <w:qFormat/>
    <w:pPr>
      <w:ind w:firstLineChars="0" w:firstLine="0"/>
    </w:pPr>
    <w:rPr>
      <w:rFonts w:eastAsia="黑体"/>
    </w:rPr>
  </w:style>
  <w:style w:type="paragraph" w:styleId="TOC2">
    <w:name w:val="toc 2"/>
    <w:basedOn w:val="a"/>
    <w:next w:val="a"/>
    <w:autoRedefine/>
    <w:uiPriority w:val="39"/>
    <w:qFormat/>
    <w:pPr>
      <w:tabs>
        <w:tab w:val="right" w:leader="dot" w:pos="9062"/>
      </w:tabs>
      <w:ind w:firstLine="480"/>
    </w:pPr>
    <w:rPr>
      <w:rFonts w:eastAsia="黑体"/>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paragraph" w:styleId="a9">
    <w:name w:val="Normal (Web)"/>
    <w:basedOn w:val="a"/>
    <w:qFormat/>
    <w:pPr>
      <w:spacing w:beforeAutospacing="1" w:afterAutospacing="1"/>
      <w:jc w:val="left"/>
    </w:pPr>
    <w:rPr>
      <w:rFonts w:cs="Times New Roman"/>
      <w:kern w:val="0"/>
    </w:rPr>
  </w:style>
  <w:style w:type="paragraph" w:styleId="20">
    <w:name w:val="Body Text First Indent 2"/>
    <w:basedOn w:val="a3"/>
    <w:link w:val="21"/>
    <w:qFormat/>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Hyperlink"/>
    <w:basedOn w:val="a0"/>
    <w:uiPriority w:val="99"/>
    <w:unhideWhenUsed/>
    <w:qFormat/>
    <w:rPr>
      <w:color w:val="0026E5" w:themeColor="hyperlink"/>
      <w:u w:val="single"/>
    </w:rPr>
  </w:style>
  <w:style w:type="character" w:customStyle="1" w:styleId="a4">
    <w:name w:val="正文文本缩进 字符"/>
    <w:basedOn w:val="a0"/>
    <w:link w:val="a3"/>
    <w:qFormat/>
    <w:rPr>
      <w:rFonts w:ascii="Times New Roman" w:eastAsia="宋体" w:hAnsi="Times New Roman"/>
      <w:kern w:val="2"/>
      <w:sz w:val="24"/>
      <w:szCs w:val="24"/>
    </w:rPr>
  </w:style>
  <w:style w:type="character" w:customStyle="1" w:styleId="21">
    <w:name w:val="正文文本首行缩进 2 字符"/>
    <w:basedOn w:val="a4"/>
    <w:link w:val="20"/>
    <w:qFormat/>
    <w:rPr>
      <w:rFonts w:ascii="Times New Roman" w:eastAsia="宋体" w:hAnsi="Times New Roman"/>
      <w:kern w:val="2"/>
      <w:sz w:val="24"/>
      <w:szCs w:val="24"/>
    </w:rPr>
  </w:style>
  <w:style w:type="character" w:customStyle="1" w:styleId="10">
    <w:name w:val="标题 1 字符"/>
    <w:basedOn w:val="a0"/>
    <w:link w:val="1"/>
    <w:qFormat/>
    <w:rPr>
      <w:rFonts w:ascii="Times New Roman" w:eastAsia="黑体" w:hAnsi="Times New Roman"/>
      <w:kern w:val="44"/>
      <w:sz w:val="32"/>
      <w:szCs w:val="32"/>
    </w:rPr>
  </w:style>
  <w:style w:type="character" w:customStyle="1" w:styleId="30">
    <w:name w:val="标题 3 字符"/>
    <w:basedOn w:val="a0"/>
    <w:link w:val="3"/>
    <w:qFormat/>
    <w:rPr>
      <w:rFonts w:ascii="Times New Roman" w:eastAsia="黑体" w:hAnsi="Times New Roman"/>
      <w:bCs/>
      <w:kern w:val="2"/>
      <w:sz w:val="24"/>
      <w:szCs w:val="32"/>
    </w:rPr>
  </w:style>
  <w:style w:type="paragraph" w:styleId="ad">
    <w:name w:val="List Paragraph"/>
    <w:basedOn w:val="a"/>
    <w:uiPriority w:val="99"/>
    <w:qFormat/>
    <w:pPr>
      <w:ind w:firstLine="420"/>
    </w:pPr>
  </w:style>
  <w:style w:type="paragraph" w:customStyle="1" w:styleId="ae">
    <w:name w:val="图表"/>
    <w:basedOn w:val="a"/>
    <w:link w:val="Char"/>
    <w:qFormat/>
    <w:pPr>
      <w:ind w:firstLineChars="0" w:firstLine="0"/>
      <w:jc w:val="center"/>
    </w:pPr>
    <w:rPr>
      <w:rFonts w:eastAsia="黑体" w:hint="eastAsia"/>
      <w:sz w:val="21"/>
    </w:rPr>
  </w:style>
  <w:style w:type="paragraph" w:customStyle="1" w:styleId="af">
    <w:name w:val="表内"/>
    <w:basedOn w:val="a"/>
    <w:qFormat/>
    <w:pPr>
      <w:ind w:firstLineChars="0" w:firstLine="0"/>
      <w:jc w:val="center"/>
    </w:pPr>
    <w:rPr>
      <w:rFonts w:hint="eastAsia"/>
      <w:sz w:val="21"/>
      <w:szCs w:val="21"/>
    </w:rPr>
  </w:style>
  <w:style w:type="character" w:customStyle="1" w:styleId="Char">
    <w:name w:val="图表 Char"/>
    <w:link w:val="ae"/>
    <w:qFormat/>
    <w:rPr>
      <w:rFonts w:eastAsia="黑体" w:hint="eastAsia"/>
      <w:sz w:val="21"/>
    </w:rPr>
  </w:style>
  <w:style w:type="paragraph" w:customStyle="1" w:styleId="11">
    <w:name w:val="书目1"/>
    <w:basedOn w:val="a"/>
    <w:next w:val="a"/>
    <w:uiPriority w:val="37"/>
    <w:unhideWhenUsed/>
    <w:qFormat/>
    <w:pPr>
      <w:tabs>
        <w:tab w:val="left" w:pos="384"/>
      </w:tabs>
      <w:spacing w:line="240" w:lineRule="auto"/>
      <w:ind w:left="384" w:hanging="384"/>
    </w:pPr>
  </w:style>
  <w:style w:type="character" w:customStyle="1" w:styleId="12">
    <w:name w:val="未处理的提及1"/>
    <w:basedOn w:val="a0"/>
    <w:uiPriority w:val="99"/>
    <w:semiHidden/>
    <w:unhideWhenUsed/>
    <w:qFormat/>
    <w:rPr>
      <w:color w:val="605E5C"/>
      <w:shd w:val="clear" w:color="auto" w:fill="E1DFDD"/>
    </w:rPr>
  </w:style>
  <w:style w:type="paragraph" w:customStyle="1" w:styleId="af0">
    <w:name w:val="参考文献正文"/>
    <w:basedOn w:val="a"/>
    <w:link w:val="af1"/>
    <w:qFormat/>
    <w:pPr>
      <w:ind w:firstLine="480"/>
    </w:pPr>
    <w:rPr>
      <w:rFonts w:cs="宋体"/>
      <w:sz w:val="21"/>
      <w:vertAlign w:val="superscript"/>
    </w:rPr>
  </w:style>
  <w:style w:type="paragraph" w:customStyle="1" w:styleId="af2">
    <w:name w:val="参考文献"/>
    <w:basedOn w:val="a"/>
    <w:link w:val="af3"/>
    <w:qFormat/>
    <w:pPr>
      <w:spacing w:line="240" w:lineRule="auto"/>
      <w:ind w:left="200" w:hangingChars="200" w:hanging="200"/>
      <w:jc w:val="left"/>
    </w:pPr>
    <w:rPr>
      <w:sz w:val="21"/>
    </w:rPr>
  </w:style>
  <w:style w:type="character" w:customStyle="1" w:styleId="af1">
    <w:name w:val="参考文献正文 字符"/>
    <w:basedOn w:val="a0"/>
    <w:link w:val="af0"/>
    <w:qFormat/>
    <w:rPr>
      <w:rFonts w:cs="宋体"/>
      <w:kern w:val="2"/>
      <w:sz w:val="21"/>
      <w:szCs w:val="24"/>
      <w:vertAlign w:val="superscript"/>
    </w:rPr>
  </w:style>
  <w:style w:type="character" w:customStyle="1" w:styleId="af3">
    <w:name w:val="参考文献 字符"/>
    <w:basedOn w:val="a0"/>
    <w:link w:val="af2"/>
    <w:qFormat/>
    <w:rPr>
      <w:rFonts w:cstheme="minorBidi"/>
      <w:kern w:val="2"/>
      <w:sz w:val="21"/>
      <w:szCs w:val="24"/>
    </w:rPr>
  </w:style>
  <w:style w:type="character" w:styleId="af4">
    <w:name w:val="Placeholder Text"/>
    <w:basedOn w:val="a0"/>
    <w:uiPriority w:val="99"/>
    <w:semiHidden/>
    <w:qFormat/>
    <w:rPr>
      <w:color w:val="808080"/>
    </w:rPr>
  </w:style>
  <w:style w:type="character" w:customStyle="1" w:styleId="a7">
    <w:name w:val="页脚 字符"/>
    <w:basedOn w:val="a0"/>
    <w:link w:val="a6"/>
    <w:uiPriority w:val="99"/>
    <w:qFormat/>
    <w:rPr>
      <w:rFonts w:cstheme="minorBidi"/>
      <w:kern w:val="2"/>
      <w:sz w:val="18"/>
      <w:szCs w:val="24"/>
    </w:rPr>
  </w:style>
  <w:style w:type="paragraph" w:customStyle="1" w:styleId="22">
    <w:name w:val="书目2"/>
    <w:basedOn w:val="a"/>
    <w:next w:val="a"/>
    <w:uiPriority w:val="37"/>
    <w:unhideWhenUsed/>
    <w:qFormat/>
  </w:style>
  <w:style w:type="paragraph" w:styleId="af5">
    <w:name w:val="Revision"/>
    <w:hidden/>
    <w:uiPriority w:val="99"/>
    <w:semiHidden/>
    <w:rsid w:val="00FF0269"/>
    <w:rPr>
      <w:rFonts w:cstheme="minorBidi"/>
      <w:kern w:val="2"/>
      <w:sz w:val="24"/>
      <w:szCs w:val="24"/>
    </w:rPr>
  </w:style>
  <w:style w:type="character" w:customStyle="1" w:styleId="40">
    <w:name w:val="标题 4 字符"/>
    <w:basedOn w:val="a0"/>
    <w:link w:val="4"/>
    <w:semiHidden/>
    <w:rsid w:val="00396D03"/>
    <w:rPr>
      <w:rFonts w:asciiTheme="majorHAnsi" w:eastAsiaTheme="majorEastAsia" w:hAnsiTheme="majorHAnsi" w:cstheme="majorBidi"/>
      <w:b/>
      <w:bCs/>
      <w:kern w:val="2"/>
      <w:sz w:val="28"/>
      <w:szCs w:val="28"/>
    </w:rPr>
  </w:style>
  <w:style w:type="character" w:styleId="af6">
    <w:name w:val="Unresolved Mention"/>
    <w:basedOn w:val="a0"/>
    <w:uiPriority w:val="99"/>
    <w:semiHidden/>
    <w:unhideWhenUsed/>
    <w:rsid w:val="00BD4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341037">
      <w:bodyDiv w:val="1"/>
      <w:marLeft w:val="0"/>
      <w:marRight w:val="0"/>
      <w:marTop w:val="0"/>
      <w:marBottom w:val="0"/>
      <w:divBdr>
        <w:top w:val="none" w:sz="0" w:space="0" w:color="auto"/>
        <w:left w:val="none" w:sz="0" w:space="0" w:color="auto"/>
        <w:bottom w:val="none" w:sz="0" w:space="0" w:color="auto"/>
        <w:right w:val="none" w:sz="0" w:space="0" w:color="auto"/>
      </w:divBdr>
    </w:div>
    <w:div w:id="748429165">
      <w:bodyDiv w:val="1"/>
      <w:marLeft w:val="0"/>
      <w:marRight w:val="0"/>
      <w:marTop w:val="0"/>
      <w:marBottom w:val="0"/>
      <w:divBdr>
        <w:top w:val="none" w:sz="0" w:space="0" w:color="auto"/>
        <w:left w:val="none" w:sz="0" w:space="0" w:color="auto"/>
        <w:bottom w:val="none" w:sz="0" w:space="0" w:color="auto"/>
        <w:right w:val="none" w:sz="0" w:space="0" w:color="auto"/>
      </w:divBdr>
    </w:div>
    <w:div w:id="916133055">
      <w:bodyDiv w:val="1"/>
      <w:marLeft w:val="0"/>
      <w:marRight w:val="0"/>
      <w:marTop w:val="0"/>
      <w:marBottom w:val="0"/>
      <w:divBdr>
        <w:top w:val="none" w:sz="0" w:space="0" w:color="auto"/>
        <w:left w:val="none" w:sz="0" w:space="0" w:color="auto"/>
        <w:bottom w:val="none" w:sz="0" w:space="0" w:color="auto"/>
        <w:right w:val="none" w:sz="0" w:space="0" w:color="auto"/>
      </w:divBdr>
    </w:div>
    <w:div w:id="1632519229">
      <w:bodyDiv w:val="1"/>
      <w:marLeft w:val="0"/>
      <w:marRight w:val="0"/>
      <w:marTop w:val="0"/>
      <w:marBottom w:val="0"/>
      <w:divBdr>
        <w:top w:val="none" w:sz="0" w:space="0" w:color="auto"/>
        <w:left w:val="none" w:sz="0" w:space="0" w:color="auto"/>
        <w:bottom w:val="none" w:sz="0" w:space="0" w:color="auto"/>
        <w:right w:val="none" w:sz="0" w:space="0" w:color="auto"/>
      </w:divBdr>
    </w:div>
    <w:div w:id="1996831490">
      <w:bodyDiv w:val="1"/>
      <w:marLeft w:val="0"/>
      <w:marRight w:val="0"/>
      <w:marTop w:val="0"/>
      <w:marBottom w:val="0"/>
      <w:divBdr>
        <w:top w:val="none" w:sz="0" w:space="0" w:color="auto"/>
        <w:left w:val="none" w:sz="0" w:space="0" w:color="auto"/>
        <w:bottom w:val="none" w:sz="0" w:space="0" w:color="auto"/>
        <w:right w:val="none" w:sz="0" w:space="0" w:color="auto"/>
      </w:divBdr>
      <w:divsChild>
        <w:div w:id="676615407">
          <w:marLeft w:val="0"/>
          <w:marRight w:val="0"/>
          <w:marTop w:val="0"/>
          <w:marBottom w:val="0"/>
          <w:divBdr>
            <w:top w:val="none" w:sz="0" w:space="0" w:color="auto"/>
            <w:left w:val="none" w:sz="0" w:space="0" w:color="auto"/>
            <w:bottom w:val="none" w:sz="0" w:space="0" w:color="auto"/>
            <w:right w:val="none" w:sz="0" w:space="0" w:color="auto"/>
          </w:divBdr>
        </w:div>
      </w:divsChild>
    </w:div>
    <w:div w:id="2056660891">
      <w:bodyDiv w:val="1"/>
      <w:marLeft w:val="0"/>
      <w:marRight w:val="0"/>
      <w:marTop w:val="0"/>
      <w:marBottom w:val="0"/>
      <w:divBdr>
        <w:top w:val="none" w:sz="0" w:space="0" w:color="auto"/>
        <w:left w:val="none" w:sz="0" w:space="0" w:color="auto"/>
        <w:bottom w:val="none" w:sz="0" w:space="0" w:color="auto"/>
        <w:right w:val="none" w:sz="0" w:space="0" w:color="auto"/>
      </w:divBdr>
      <w:divsChild>
        <w:div w:id="5116019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9.xml"/><Relationship Id="rId39" Type="http://schemas.openxmlformats.org/officeDocument/2006/relationships/footer" Target="footer13.xml"/><Relationship Id="rId21" Type="http://schemas.openxmlformats.org/officeDocument/2006/relationships/footer" Target="footer6.xml"/><Relationship Id="rId34" Type="http://schemas.openxmlformats.org/officeDocument/2006/relationships/image" Target="media/image6.png"/><Relationship Id="rId42" Type="http://schemas.openxmlformats.org/officeDocument/2006/relationships/image" Target="media/image12.png"/><Relationship Id="rId47" Type="http://schemas.openxmlformats.org/officeDocument/2006/relationships/header" Target="header9.xml"/><Relationship Id="rId50" Type="http://schemas.openxmlformats.org/officeDocument/2006/relationships/footer" Target="footer15.xm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footer" Target="footer11.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footer" Target="footer16.xml"/><Relationship Id="rId5" Type="http://schemas.openxmlformats.org/officeDocument/2006/relationships/styles" Target="styles.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image" Target="media/image1.png"/><Relationship Id="rId30" Type="http://schemas.openxmlformats.org/officeDocument/2006/relationships/image" Target="media/image2.png"/><Relationship Id="rId35" Type="http://schemas.openxmlformats.org/officeDocument/2006/relationships/image" Target="media/image7.png"/><Relationship Id="rId43" Type="http://schemas.openxmlformats.org/officeDocument/2006/relationships/image" Target="media/image13.png"/><Relationship Id="rId48" Type="http://schemas.openxmlformats.org/officeDocument/2006/relationships/header" Target="header10.xml"/><Relationship Id="rId56" Type="http://schemas.microsoft.com/office/2011/relationships/people" Target="people.xml"/><Relationship Id="rId8" Type="http://schemas.openxmlformats.org/officeDocument/2006/relationships/footnotes" Target="footnotes.xml"/><Relationship Id="rId51" Type="http://schemas.openxmlformats.org/officeDocument/2006/relationships/header" Target="header1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5.png"/><Relationship Id="rId38" Type="http://schemas.openxmlformats.org/officeDocument/2006/relationships/footer" Target="footer12.xml"/><Relationship Id="rId46" Type="http://schemas.openxmlformats.org/officeDocument/2006/relationships/image" Target="media/image16.png"/><Relationship Id="rId20" Type="http://schemas.openxmlformats.org/officeDocument/2006/relationships/header" Target="header6.xml"/><Relationship Id="rId41" Type="http://schemas.openxmlformats.org/officeDocument/2006/relationships/image" Target="media/image11.png"/><Relationship Id="rId54"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image" Target="media/image8.png"/><Relationship Id="rId49" Type="http://schemas.openxmlformats.org/officeDocument/2006/relationships/footer" Target="footer14.xm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image" Target="media/image3.png"/><Relationship Id="rId44" Type="http://schemas.openxmlformats.org/officeDocument/2006/relationships/image" Target="media/image14.png"/><Relationship Id="rId52" Type="http://schemas.openxmlformats.org/officeDocument/2006/relationships/header" Target="header1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actReview xmlns="http://schemas.wps.cn/vas-ai-hub/contract-review">
  <reviewItems>
    <reviewItem>
      <errorID>d26291da-4577-4208-a88b-13de9b8ea847</errorID>
      <errorWord>二零二</errorWord>
      <group>L1_Word</group>
      <groupName>字词问题</groupName>
      <ability>L2_Alias</ability>
      <abilityName>也作/曾用词</abilityName>
      <candidateList>
        <item>二○二</item>
      </candidateList>
      <explain>词汇[二零二]为不规范表述或旧称，其规范书面表述为[二○二]。</explain>
      <paraID> E612CF7</paraID>
      <start>9</start>
      <end>12</end>
      <status>unmodified</status>
      <modifiedWord/>
      <trackRevisions>false</trackRevisions>
    </reviewItem>
    <reviewItem>
      <errorID>22e796c2-f7d4-4a4a-97e8-02679411bc70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698F8C7F</paraID>
      <start>0</start>
      <end>2</end>
      <status>unmodified</status>
      <modifiedWord/>
      <trackRevisions>false</trackRevisions>
    </reviewItem>
    <reviewItem>
      <errorID>2776bdfd-6fbf-43bf-ab9c-e7ab46526054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430DCE16</paraID>
      <start>0</start>
      <end>2</end>
      <status>unmodified</status>
      <modifiedWord/>
      <trackRevisions>false</trackRevisions>
    </reviewItem>
    <reviewItem>
      <errorID>f3c26a3d-b969-4cba-8da9-8e88dc694e34</errorID>
      <errorWord>公</errorWord>
      <group>L1_Word</group>
      <groupName>字词问题</groupName>
      <ability>L2_Typo</ability>
      <abilityName>字词错误</abilityName>
      <candidateList>
        <item>共</item>
      </candidateList>
      <explain/>
      <paraID>6EC969DC</paraID>
      <start>2</start>
      <end>3</end>
      <status>unmodified</status>
      <modifiedWord/>
      <trackRevisions>false</trackRevisions>
    </reviewItem>
    <reviewItem>
      <errorID>861113ca-7580-411c-8824-797c58349445</errorID>
      <errorWord>第三章为</errorWord>
      <group>L1_Word</group>
      <groupName>字词问题</groupName>
      <ability>L2_Typo</ability>
      <abilityName>字词错误</abilityName>
      <candidateList>
        <item>第三章</item>
      </candidateList>
      <explain/>
      <paraID>2F0E7B2E</paraID>
      <start>0</start>
      <end>4</end>
      <status>unmodified</status>
      <modifiedWord/>
      <trackRevisions>false</trackRevisions>
    </reviewItem>
    <reviewItem>
      <errorID>93bf9945-71f8-47ac-957d-1afdd0d0edc7</errorID>
      <errorWord>第五章为</errorWord>
      <group>L1_Word</group>
      <groupName>字词问题</groupName>
      <ability>L2_Typo</ability>
      <abilityName>字词错误</abilityName>
      <candidateList>
        <item>第五章</item>
      </candidateList>
      <explain/>
      <paraID>46CF55FB</paraID>
      <start>0</start>
      <end>4</end>
      <status>unmodified</status>
      <modifiedWord/>
      <trackRevisions>false</trackRevisions>
    </reviewItem>
    <reviewItem>
      <errorID>ff3e15a0-9f17-4ab4-ad28-01b25fd868a9</errorID>
      <errorWord>第六章为</errorWord>
      <group>L1_Word</group>
      <groupName>字词问题</groupName>
      <ability>L2_Typo</ability>
      <abilityName>字词错误</abilityName>
      <candidateList>
        <item>第六章</item>
      </candidateList>
      <explain/>
      <paraID>1B22661D</paraID>
      <start>0</start>
      <end>4</end>
      <status>unmodified</status>
      <modifiedWord/>
      <trackRevisions>false</trackRevisions>
    </reviewItem>
    <reviewItem>
      <errorID>6858e0b1-32ea-4460-a41f-16c1735190e1</errorID>
      <errorWord>...</errorWord>
      <group>L1_Punc</group>
      <groupName>标点问题</groupName>
      <ability>L2_Punc</ability>
      <abilityName>标点符号检查</abilityName>
      <candidateList>
        <item>……</item>
      </candidateList>
      <explain>省略号错误。</explain>
      <paraID>66B33D88</paraID>
      <start>23</start>
      <end>26</end>
      <status>unmodified</status>
      <modifiedWord/>
      <trackRevisions>false</trackRevisions>
    </reviewItem>
    <reviewItem>
      <errorID>698873fc-a776-4fe8-b6bb-63a64e69bdda</errorID>
      <errorWord>国家食品药品监督管理总局</errorWord>
      <group>L1_Knowledge</group>
      <groupName>知识性问题</groupName>
      <ability>L2_Organization</ability>
      <abilityName>机构检查</abilityName>
      <candidateList/>
      <explain>2018年3月，中共中央印发了《深化党和国家机构改革方案》，国家食品药品监督管理总局的职责整合到新组建的国家市场监督管理总局。不再保留国家质量监督检验检疫总局。</explain>
      <paraID>11AAB52D</paraID>
      <start>46</start>
      <end>58</end>
      <status>unmodified</status>
      <modifiedWord/>
      <trackRevisions>false</trackRevisions>
    </reviewItem>
    <reviewItem>
      <errorID>5ad433fd-d63d-4a23-8f56-afca32a8652c</errorID>
      <errorWord>幅值</errorWord>
      <group>L1_Word</group>
      <groupName>字词问题</groupName>
      <ability>L2_Typo</ability>
      <abilityName>字词错误</abilityName>
      <candidateList>
        <item>赋值</item>
      </candidateList>
      <explain/>
      <paraID> F56DF83</paraID>
      <start>71</start>
      <end>73</end>
      <status>modified</status>
      <modifiedWord>赋值</modifiedWord>
      <trackRevisions>false</trackRevisions>
    </reviewItem>
    <reviewItem>
      <errorID>4ea5b0bc-65cf-4a9c-b77f-02e49c20adc1</errorID>
      <errorWord>显式</errorWord>
      <group>L1_Word</group>
      <groupName>字词问题</groupName>
      <ability>L2_Typo</ability>
      <abilityName>字词错误</abilityName>
      <candidateList>
        <item>显示</item>
      </candidateList>
      <explain>〈动〉明显地表现：～威力｜作品～了作者纯熟的写作技巧。</explain>
      <paraID>48ACD0D7</paraID>
      <start>12</start>
      <end>14</end>
      <status>unmodified</status>
      <modifiedWord/>
      <trackRevisions>false</trackRevisions>
    </reviewItem>
    <reviewItem>
      <errorID>c984d915-7e11-43c6-a68e-cee4f4b1bdb2</errorID>
      <errorWord>分裂</errorWord>
      <group>L1_Word</group>
      <groupName>字词问题</groupName>
      <ability>L2_Typo</ability>
      <abilityName>字词错误</abilityName>
      <candidateList>
        <item>分类</item>
      </candidateList>
      <explain/>
      <paraID>22F8798C</paraID>
      <start>27</start>
      <end>29</end>
      <status>unmodified</status>
      <modifiedWord/>
      <trackRevisions>false</trackRevisions>
    </reviewItem>
    <reviewItem>
      <errorID>25cf6141-43bd-4dae-8041-ee4885b26523</errorID>
      <errorWord>：</errorWord>
      <group>L1_Punc</group>
      <groupName>标点问题</groupName>
      <ability>L2_Punc</ability>
      <abilityName>标点符号检查</abilityName>
      <candidateList/>
      <explain/>
      <paraID>23281EEE</paraID>
      <start>7</start>
      <end>8</end>
      <status>unmodified</status>
      <modifiedWord/>
      <trackRevisions>false</trackRevisions>
    </reviewItem>
    <reviewItem>
      <errorID>7be4b684-2c5d-4121-b33f-37125213fc98</errorID>
      <errorWord>是否是</errorWord>
      <group>L1_Word</group>
      <groupName>字词问题</groupName>
      <ability>L2_Typo</ability>
      <abilityName>字词错误</abilityName>
      <candidateList>
        <item>是不是</item>
      </candidateList>
      <explain/>
      <paraID>7609FFE5</paraID>
      <start>26</start>
      <end>29</end>
      <status>unmodified</status>
      <modifiedWord/>
      <trackRevisions>false</trackRevisions>
    </reviewItem>
    <reviewItem>
      <errorID>528204ce-9fbc-465a-9767-9dff026b2ca8</errorID>
      <errorWord>,</errorWord>
      <group>L1_Format</group>
      <groupName>格式问题</groupName>
      <ability>L2_HalfPunc</ability>
      <abilityName>全半角检查</abilityName>
      <candidateList>
        <item>，</item>
      </candidateList>
      <explain>文本全半角错误。</explain>
      <paraID>55D5E144</paraID>
      <start>9</start>
      <end>10</end>
      <status>unmodified</status>
      <modifiedWord/>
      <trackRevisions>false</trackRevisions>
    </reviewItem>
    <reviewItem>
      <errorID>c01b50d1-da37-4218-8ae5-ca5507fe95bc</errorID>
      <errorWord>，</errorWord>
      <group>L1_Word</group>
      <groupName>字词问题</groupName>
      <ability>L2_Typo</ability>
      <abilityName>字词错误</abilityName>
      <candidateList>
        <item>，以</item>
      </candidateList>
      <explain/>
      <paraID> 3735A67</paraID>
      <start>19</start>
      <end>20</end>
      <status>unmodified</status>
      <modifiedWord/>
      <trackRevisions>false</trackRevisions>
    </reviewItem>
    <reviewItem>
      <errorID>f85efe72-c968-47b1-a5e1-0480b4c2614c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2210D626</paraID>
      <start>20</start>
      <end>21</end>
      <status>modified</status>
      <modifiedWord>地</modifiedWord>
      <trackRevisions>false</trackRevisions>
    </reviewItem>
    <reviewItem>
      <errorID>8c69f05e-61d4-4769-9f35-cfdf852117c3</errorID>
      <errorWord>插值</errorWord>
      <group>L1_Word</group>
      <groupName>字词问题</groupName>
      <ability>L2_Typo</ability>
      <abilityName>字词错误</abilityName>
      <candidateList>
        <item>插字</item>
      </candidateList>
      <explain/>
      <paraID>602BD118</paraID>
      <start>32</start>
      <end>34</end>
      <status>unmodified</status>
      <modifiedWord/>
      <trackRevisions>false</trackRevisions>
    </reviewItem>
    <reviewItem>
      <errorID>5949cc4f-392b-4bd6-a407-ff7a5ed4a9b9</errorID>
      <errorWord>-</errorWord>
      <group>L1_Format</group>
      <groupName>格式问题</groupName>
      <ability>L2_HalfPunc</ability>
      <abilityName>全半角检查</abilityName>
      <candidateList>
        <item>－</item>
      </candidateList>
      <explain>文本全半角错误。</explain>
      <paraID>602BD118</paraID>
      <start>59</start>
      <end>60</end>
      <status>unmodified</status>
      <modifiedWord/>
      <trackRevisions>false</trackRevisions>
    </reviewItem>
    <reviewItem>
      <errorID>8b9f5929-0304-4cb4-83b9-8242e5f58b9c</errorID>
      <errorWord>&gt;、</errorWord>
      <group>L1_Punc</group>
      <groupName>标点问题</groupName>
      <ability>L2_Punc</ability>
      <abilityName>标点符号检查</abilityName>
      <candidateList>
        <item>&gt;</item>
      </candidateList>
      <explain/>
      <paraID>6C9D9721</paraID>
      <start>35</start>
      <end>37</end>
      <status>unmodified</status>
      <modifiedWord/>
      <trackRevisions>false</trackRevisions>
    </reviewItem>
    <reviewItem>
      <errorID>268411ee-c9f1-4bdd-b610-28dda651f8e6</errorID>
      <errorWord>。。</errorWord>
      <group>L1_Punc</group>
      <groupName>标点问题</groupName>
      <ability>L2_Punc</ability>
      <abilityName>标点符号检查</abilityName>
      <candidateList>
        <item>。</item>
      </candidateList>
      <explain/>
      <paraID>2AC98F80</paraID>
      <start>120</start>
      <end>122</end>
      <status>unmodified</status>
      <modifiedWord/>
      <trackRevisions>false</trackRevisions>
    </reviewItem>
    <reviewItem>
      <errorID>f4712783-96c3-40be-86e0-184d4308561b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5EC39D15</paraID>
      <start>47</start>
      <end>50</end>
      <status>unmodified</status>
      <modifiedWord/>
      <trackRevisions>false</trackRevisions>
    </reviewItem>
    <reviewItem>
      <errorID>fb630a0b-2803-4bad-82b0-7908369c0cf8</errorID>
      <errorWord>外科</errorWord>
      <group>L1_Word</group>
      <groupName>字词问题</groupName>
      <ability>L2_Typo</ability>
      <abilityName>字词错误</abilityName>
      <candidateList>
        <item>外壳</item>
      </candidateList>
      <explain/>
      <paraID> B2B5621</paraID>
      <start>12</start>
      <end>14</end>
      <status>unmodified</status>
      <modifiedWord/>
      <trackRevisions>false</trackRevisions>
    </reviewItem>
    <reviewItem>
      <errorID>cd235173-3f49-49e5-a385-9579f4dc3580</errorID>
      <errorWord>数量取</errorWord>
      <group>L1_Word</group>
      <groupName>字词问题</groupName>
      <ability>L2_Typo</ability>
      <abilityName>字词错误</abilityName>
      <candidateList>
        <item>数量</item>
      </candidateList>
      <explain/>
      <paraID>62ED84F6</paraID>
      <start>197</start>
      <end>200</end>
      <status>unmodified</status>
      <modifiedWord/>
      <trackRevisions>false</trackRevisions>
    </reviewItem>
    <reviewItem>
      <errorID>d12af70a-8bbd-4b28-b96f-06bfc4e3a71f</errorID>
      <errorWord>.</errorWord>
      <group>L1_Format</group>
      <groupName>格式问题</groupName>
      <ability>L2_HalfPunc</ability>
      <abilityName>全半角检查</abilityName>
      <candidateList>
        <item>。</item>
      </candidateList>
      <explain>文本全半角错误。</explain>
      <paraID>2D5EC728</paraID>
      <start>32</start>
      <end>33</end>
      <status>unmodified</status>
      <modifiedWord/>
      <trackRevisions>false</trackRevisions>
    </reviewItem>
    <reviewItem>
      <errorID>19ed01ed-9d66-414a-83a1-3ce0691b2df6</errorID>
      <errorWord>,…,</errorWord>
      <group>L1_Punc</group>
      <groupName>标点问题</groupName>
      <ability>L2_Punc</ability>
      <abilityName>标点符号检查</abilityName>
      <candidateList>
        <item>,</item>
      </candidateList>
      <explain/>
      <paraID>2D5EC728</paraID>
      <start>85</start>
      <end>88</end>
      <status>unmodified</status>
      <modifiedWord/>
      <trackRevisions>false</trackRevisions>
    </reviewItem>
    <reviewItem>
      <errorID>6f7c972d-6391-4e0f-9596-d628b79ab35a</errorID>
      <errorWord>'</errorWord>
      <group>L1_Format</group>
      <groupName>格式问题</groupName>
      <ability>L2_HalfPunc</ability>
      <abilityName>全半角检查</abilityName>
      <candidateList/>
      <explain>文本全半角错误。</explain>
      <paraID>2D5EC728</paraID>
      <start>193</start>
      <end>194</end>
      <status>unmodified</status>
      <modifiedWord/>
      <trackRevisions>false</trackRevisions>
    </reviewItem>
    <reviewItem>
      <errorID>a3e1e2f2-bc98-48cf-b4db-07fa2422c038</errorID>
      <errorWord>了即</errorWord>
      <group>L1_Word</group>
      <groupName>字词问题</groupName>
      <ability>L2_Typo</ability>
      <abilityName>字词错误</abilityName>
      <candidateList>
        <item>了</item>
      </candidateList>
      <explain>（瞭）liǎo明白；懂得：～然｜～解｜明～｜～如指掌。</explain>
      <paraID>7BD7732B</paraID>
      <start>115</start>
      <end>117</end>
      <status>unmodified</status>
      <modifiedWord/>
      <trackRevisions>false</trackRevisions>
    </reviewItem>
    <reviewItem>
      <errorID>eb61303e-5c71-4edc-b9e3-be7d0a95775d</errorID>
      <errorWord>条</errorWord>
      <group>L1_Knowledge</group>
      <groupName>知识性问题</groupName>
      <ability>L2_Knowledge</ability>
      <abilityName>其他知识</abilityName>
      <candidateList>
        <item>个</item>
      </candidateList>
      <explain/>
      <paraID> 6FE44A5</paraID>
      <start>85</start>
      <end>86</end>
      <status>unmodified</status>
      <modifiedWord/>
      <trackRevisions>false</trackRevisions>
    </reviewItem>
    <reviewItem>
      <errorID>cc15072c-0a7f-45fa-8f65-9e218d924231</errorID>
      <errorWord>显存</errorWord>
      <group>L1_Word</group>
      <groupName>字词问题</groupName>
      <ability>L2_Typo</ability>
      <abilityName>字词错误</abilityName>
      <candidateList>
        <item>现存</item>
      </candidateList>
      <explain/>
      <paraID>78AF3F86</paraID>
      <start>0</start>
      <end>2</end>
      <status>unmodified</status>
      <modifiedWord/>
      <trackRevisions>false</trackRevisions>
    </reviewItem>
    <reviewItem>
      <errorID>6b0d19b0-ff97-4c0c-9fd7-3204e578c240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22C70E84</paraID>
      <start>58</start>
      <end>61</end>
      <status>unmodified</status>
      <modifiedWord/>
      <trackRevisions>false</trackRevisions>
    </reviewItem>
    <reviewItem>
      <errorID>289d9db4-0606-4c53-a556-5211f4ca79bc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214C5509</paraID>
      <start>29</start>
      <end>32</end>
      <status>unmodified</status>
      <modifiedWord/>
      <trackRevisions>false</trackRevisions>
    </reviewItem>
    <reviewItem>
      <errorID>6a9664d9-32cc-4dba-aa97-71597d96236f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3A2AC11F</paraID>
      <start>32</start>
      <end>35</end>
      <status>unmodified</status>
      <modifiedWord/>
      <trackRevisions>false</trackRevisions>
    </reviewItem>
    <reviewItem>
      <errorID>08e25942-e874-43eb-a4d6-6e75c9a6d8c0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13929050</paraID>
      <start>48</start>
      <end>51</end>
      <status>unmodified</status>
      <modifiedWord/>
      <trackRevisions>false</trackRevisions>
    </reviewItem>
    <reviewItem>
      <errorID>f90400e9-190b-40f3-ac4f-181d005357dd</errorID>
      <errorWord>流</errorWord>
      <group>L1_Word</group>
      <groupName>字词问题</groupName>
      <ability>L2_Typo</ability>
      <abilityName>字词错误</abilityName>
      <candidateList>
        <item>流程</item>
      </candidateList>
      <explain/>
      <paraID>218A7002</paraID>
      <start>2</start>
      <end>3</end>
      <status>unmodified</status>
      <modifiedWord/>
      <trackRevisions>false</trackRevisions>
    </reviewItem>
    <reviewItem>
      <errorID>55140da8-6662-4611-8579-96494011c66e</errorID>
      <errorWord>说明的</errorWord>
      <group>L1_Word</group>
      <groupName>字词问题</groupName>
      <ability>L2_Typo</ability>
      <abilityName>字词错误</abilityName>
      <candidateList>
        <item>说明</item>
      </candidateList>
      <explain/>
      <paraID>5DFC6A4E</paraID>
      <start>220</start>
      <end>223</end>
      <status>unmodified</status>
      <modifiedWord/>
      <trackRevisions>false</trackRevisions>
    </reviewItem>
    <reviewItem>
      <errorID>71b14280-1ee1-4927-a46b-f279a629c1f6</errorID>
      <errorWord>机器</errorWord>
      <group>L1_Word</group>
      <groupName>字词问题</groupName>
      <ability>L2_Typo</ability>
      <abilityName>字词错误</abilityName>
      <candidateList>
        <item>极其</item>
      </candidateList>
      <explain>〈副〉非常；极端：～重视｜～光荣｜受到了～深刻的教育。</explain>
      <paraID>784B51BF</paraID>
      <start>9</start>
      <end>11</end>
      <status>unmodified</status>
      <modifiedWord/>
      <trackRevisions>false</trackRevisions>
    </reviewItem>
    <reviewItem>
      <errorID>b511a5e9-73f3-453c-8bcc-e063398f0942</errorID>
      <errorWord>。。</errorWord>
      <group>L1_Punc</group>
      <groupName>标点问题</groupName>
      <ability>L2_Punc</ability>
      <abilityName>标点符号检查</abilityName>
      <candidateList>
        <item>。</item>
      </candidateList>
      <explain/>
      <paraID>1006BF29</paraID>
      <start>170</start>
      <end>172</end>
      <status>unmodified</status>
      <modifiedWord/>
      <trackRevisions>false</trackRevisions>
    </reviewItem>
    <reviewItem>
      <errorID>d33429cd-ea9d-41e5-b1b6-560b72c50da6</errorID>
      <errorWord>过度</errorWord>
      <group>L1_Word</group>
      <groupName>字词问题</groupName>
      <ability>L2_Typo</ability>
      <abilityName>字词错误</abilityName>
      <candidateList>
        <item>过渡</item>
      </candidateList>
      <explain>〈动〉事物由一个阶段或一种状态逐渐发展变化而转入另一个阶段或另一种状态：～时期｜～地带。</explain>
      <paraID>66ABC875</paraID>
      <start>1</start>
      <end>3</end>
      <status>unmodified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9644C-F32D-4626-8FF3-25390B2B985C}">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501379A-70A9-AA4E-85DB-6C36A9DA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TotalTime>
  <Pages>40</Pages>
  <Words>35082</Words>
  <Characters>199969</Characters>
  <Application>Microsoft Office Word</Application>
  <DocSecurity>0</DocSecurity>
  <Lines>1666</Lines>
  <Paragraphs>469</Paragraphs>
  <ScaleCrop>false</ScaleCrop>
  <Company/>
  <LinksUpToDate>false</LinksUpToDate>
  <CharactersWithSpaces>234582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fei zhai</cp:lastModifiedBy>
  <cp:revision>140</cp:revision>
  <cp:lastPrinted>2026-04-08T06:40:00Z</cp:lastPrinted>
  <dcterms:created xsi:type="dcterms:W3CDTF">2026-04-29T06:17:00Z</dcterms:created>
  <dcterms:modified xsi:type="dcterms:W3CDTF">2026-05-06T12:39:00Z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eyJoZGlkIjoiMGQ1ZTA3ZTMxY2FkNzMyY2ZhMTE5MmE4ODM0MDc0NzkiLCJ1c2VySWQiOiIxMTc5MzkzMzI2In0=</vt:lpwstr>
  </property>
  <property fmtid="{D5CDD505-2E9C-101B-9397-08002B2CF9AE}" pid="4" name="ICV">
    <vt:lpwstr>2A6E387971414C7E9861C16AFEC781D5_12</vt:lpwstr>
  </property>
  <property fmtid="{D5CDD505-2E9C-101B-9397-08002B2CF9AE}" pid="5" name="ZOTERO_PREF_1">
    <vt:lpwstr>&lt;data data-version="3" zotero-version="7.0.32"&gt;&lt;session id="1gNbESe7"/&gt;&lt;style id="https://zotero-chinese.com/styles/GB-T-7714—2005（顺序编码，双语）" hasBibliography="1" bibliographyStyleHasBeenSet="1"/&gt;&lt;prefs&gt;&lt;pref name="fieldType" value="Field"/&gt;&lt;pref name="auto</vt:lpwstr>
  </property>
  <property fmtid="{D5CDD505-2E9C-101B-9397-08002B2CF9AE}" pid="6" name="ZOTERO_PREF_2">
    <vt:lpwstr>maticJournalAbbreviations" value="true"/&gt;&lt;/prefs&gt;&lt;/data&gt;</vt:lpwstr>
  </property>
</Properties>
</file>